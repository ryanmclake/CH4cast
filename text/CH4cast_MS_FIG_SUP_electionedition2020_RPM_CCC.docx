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237B0" w14:textId="77777777" w:rsidR="00D512D8" w:rsidRPr="002C7856" w:rsidRDefault="00D512D8" w:rsidP="00D512D8">
      <w:pPr>
        <w:spacing w:after="0" w:line="480" w:lineRule="auto"/>
        <w:jc w:val="center"/>
        <w:rPr>
          <w:rFonts w:ascii="Times New Roman" w:eastAsia="Times New Roman" w:hAnsi="Times New Roman" w:cs="Times New Roman"/>
          <w:b/>
          <w:sz w:val="24"/>
          <w:szCs w:val="24"/>
          <w:lang w:val="en-GB"/>
        </w:rPr>
      </w:pPr>
      <w:r w:rsidRPr="00A24DEF">
        <w:rPr>
          <w:rFonts w:ascii="Times New Roman" w:eastAsia="Times New Roman" w:hAnsi="Times New Roman" w:cs="Times New Roman"/>
          <w:b/>
          <w:sz w:val="24"/>
          <w:szCs w:val="24"/>
          <w:lang w:val="en-GB"/>
        </w:rPr>
        <w:t>Near-term, iterative forecasting suggests high predictability of reservoir methane ebullition at weekly time scales</w:t>
      </w:r>
    </w:p>
    <w:p w14:paraId="72AF2F01" w14:textId="77777777" w:rsidR="00D512D8" w:rsidRDefault="00D512D8" w:rsidP="00D512D8">
      <w:pPr>
        <w:spacing w:after="0" w:line="480" w:lineRule="auto"/>
        <w:rPr>
          <w:rFonts w:ascii="Times New Roman" w:eastAsia="Times New Roman" w:hAnsi="Times New Roman" w:cs="Times New Roman"/>
          <w:bCs/>
          <w:sz w:val="24"/>
          <w:szCs w:val="24"/>
          <w:lang w:val="en-GB"/>
        </w:rPr>
      </w:pPr>
    </w:p>
    <w:p w14:paraId="45AB31EC" w14:textId="77777777" w:rsidR="00D512D8" w:rsidRDefault="00D512D8" w:rsidP="00D512D8">
      <w:pPr>
        <w:spacing w:after="0" w:line="480" w:lineRule="auto"/>
        <w:rPr>
          <w:rFonts w:ascii="Times New Roman" w:eastAsia="Times New Roman" w:hAnsi="Times New Roman" w:cs="Times New Roman"/>
          <w:bCs/>
          <w:sz w:val="24"/>
          <w:szCs w:val="24"/>
          <w:vertAlign w:val="superscript"/>
          <w:lang w:val="en-GB"/>
        </w:rPr>
      </w:pPr>
      <w:r w:rsidRPr="002C7856">
        <w:rPr>
          <w:rFonts w:ascii="Times New Roman" w:eastAsia="Times New Roman" w:hAnsi="Times New Roman" w:cs="Times New Roman"/>
          <w:bCs/>
          <w:sz w:val="24"/>
          <w:szCs w:val="24"/>
          <w:lang w:val="en-GB"/>
        </w:rPr>
        <w:t>Ryan P. McClure</w:t>
      </w:r>
      <w:r w:rsidRPr="002C7856">
        <w:rPr>
          <w:rFonts w:ascii="Times New Roman" w:eastAsia="Times New Roman" w:hAnsi="Times New Roman" w:cs="Times New Roman"/>
          <w:bCs/>
          <w:sz w:val="24"/>
          <w:szCs w:val="24"/>
          <w:vertAlign w:val="superscript"/>
          <w:lang w:val="en-GB"/>
        </w:rPr>
        <w:t>1</w:t>
      </w:r>
      <w:del w:id="0" w:author="Cayelan C. Carey" w:date="2020-11-06T13:51:00Z">
        <w:r w:rsidRPr="002C7856" w:rsidDel="00743048">
          <w:rPr>
            <w:rFonts w:ascii="Times New Roman" w:eastAsia="Times New Roman" w:hAnsi="Times New Roman" w:cs="Times New Roman"/>
            <w:bCs/>
            <w:sz w:val="24"/>
            <w:szCs w:val="24"/>
            <w:lang w:val="en-GB"/>
          </w:rPr>
          <w:delText>,</w:delText>
        </w:r>
      </w:del>
      <w:ins w:id="1" w:author="Cayelan C. Carey" w:date="2020-11-06T13:51:00Z">
        <w:r w:rsidR="00743048">
          <w:rPr>
            <w:rFonts w:ascii="Times New Roman" w:eastAsia="Times New Roman" w:hAnsi="Times New Roman" w:cs="Times New Roman"/>
            <w:bCs/>
            <w:sz w:val="24"/>
            <w:szCs w:val="24"/>
            <w:lang w:val="en-GB"/>
          </w:rPr>
          <w:t>*,</w:t>
        </w:r>
      </w:ins>
      <w:r w:rsidRPr="002C7856">
        <w:rPr>
          <w:rFonts w:ascii="Times New Roman" w:eastAsia="Times New Roman" w:hAnsi="Times New Roman" w:cs="Times New Roman"/>
          <w:bCs/>
          <w:sz w:val="24"/>
          <w:szCs w:val="24"/>
          <w:lang w:val="en-GB"/>
        </w:rPr>
        <w:t xml:space="preserve"> R. Quinn Thomas</w:t>
      </w:r>
      <w:r w:rsidRPr="002C7856">
        <w:rPr>
          <w:rFonts w:ascii="Times New Roman" w:eastAsia="Times New Roman" w:hAnsi="Times New Roman" w:cs="Times New Roman"/>
          <w:bCs/>
          <w:sz w:val="24"/>
          <w:szCs w:val="24"/>
          <w:vertAlign w:val="superscript"/>
          <w:lang w:val="en-GB"/>
        </w:rPr>
        <w:t>2</w:t>
      </w:r>
      <w:r w:rsidRPr="002C7856">
        <w:rPr>
          <w:rFonts w:ascii="Times New Roman" w:eastAsia="Times New Roman" w:hAnsi="Times New Roman" w:cs="Times New Roman"/>
          <w:bCs/>
          <w:sz w:val="24"/>
          <w:szCs w:val="24"/>
          <w:lang w:val="en-GB"/>
        </w:rPr>
        <w:t>, Mary E. Lofton</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Whitney M. Woelmer</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xml:space="preserve"> and Cayelan C. Carey</w:t>
      </w:r>
      <w:r w:rsidRPr="002C7856">
        <w:rPr>
          <w:rFonts w:ascii="Times New Roman" w:eastAsia="Times New Roman" w:hAnsi="Times New Roman" w:cs="Times New Roman"/>
          <w:bCs/>
          <w:sz w:val="24"/>
          <w:szCs w:val="24"/>
          <w:vertAlign w:val="superscript"/>
          <w:lang w:val="en-GB"/>
        </w:rPr>
        <w:t>1</w:t>
      </w:r>
    </w:p>
    <w:p w14:paraId="53A70E9D" w14:textId="77777777" w:rsidR="00D512D8" w:rsidRPr="002C7856" w:rsidRDefault="00D512D8" w:rsidP="00D512D8">
      <w:pPr>
        <w:spacing w:after="0" w:line="480" w:lineRule="auto"/>
        <w:rPr>
          <w:rFonts w:ascii="Times New Roman" w:eastAsia="Times New Roman" w:hAnsi="Times New Roman" w:cs="Times New Roman"/>
          <w:bCs/>
          <w:sz w:val="24"/>
          <w:szCs w:val="24"/>
          <w:lang w:val="en-GB"/>
        </w:rPr>
      </w:pPr>
    </w:p>
    <w:p w14:paraId="4AE87BBF" w14:textId="77777777" w:rsidR="00D512D8" w:rsidRPr="002C7856" w:rsidRDefault="00D512D8" w:rsidP="00D512D8">
      <w:pPr>
        <w:spacing w:after="0" w:line="480" w:lineRule="auto"/>
        <w:rPr>
          <w:rFonts w:ascii="Times New Roman" w:eastAsia="Times New Roman" w:hAnsi="Times New Roman" w:cs="Times New Roman"/>
          <w:bCs/>
          <w:sz w:val="24"/>
          <w:szCs w:val="24"/>
        </w:rPr>
      </w:pP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rPr>
        <w:t>Department of Biological Sciences, Virginia Tech, Blacksburg, VA, 24061, USA</w:t>
      </w:r>
    </w:p>
    <w:p w14:paraId="53E018A4" w14:textId="77777777" w:rsidR="00D512D8" w:rsidRDefault="00D512D8" w:rsidP="00D512D8">
      <w:pPr>
        <w:spacing w:after="0" w:line="480" w:lineRule="auto"/>
        <w:rPr>
          <w:ins w:id="2" w:author="Cayelan C. Carey" w:date="2020-11-06T13:52:00Z"/>
          <w:rFonts w:ascii="Times New Roman" w:eastAsia="Times New Roman" w:hAnsi="Times New Roman" w:cs="Times New Roman"/>
          <w:bCs/>
          <w:sz w:val="24"/>
          <w:szCs w:val="24"/>
        </w:rPr>
      </w:pPr>
      <w:r w:rsidRPr="002C7856">
        <w:rPr>
          <w:rFonts w:ascii="Times New Roman" w:eastAsia="Times New Roman" w:hAnsi="Times New Roman" w:cs="Times New Roman"/>
          <w:bCs/>
          <w:sz w:val="24"/>
          <w:szCs w:val="24"/>
          <w:vertAlign w:val="superscript"/>
          <w:lang w:val="en-GB"/>
        </w:rPr>
        <w:t>2</w:t>
      </w:r>
      <w:r w:rsidRPr="002C7856">
        <w:rPr>
          <w:rFonts w:ascii="Times New Roman" w:eastAsia="Times New Roman" w:hAnsi="Times New Roman" w:cs="Times New Roman"/>
          <w:bCs/>
          <w:sz w:val="24"/>
          <w:szCs w:val="24"/>
        </w:rPr>
        <w:t>Department of Forest Resources and Environmental Conservation, Virginia Tech, Blacksburg, VA, 24061, USA</w:t>
      </w:r>
    </w:p>
    <w:p w14:paraId="571E25A4" w14:textId="77777777" w:rsidR="00743048" w:rsidRDefault="00743048" w:rsidP="00D512D8">
      <w:pPr>
        <w:spacing w:after="0" w:line="480" w:lineRule="auto"/>
        <w:rPr>
          <w:rFonts w:ascii="Times New Roman" w:eastAsia="Times New Roman" w:hAnsi="Times New Roman" w:cs="Times New Roman"/>
          <w:bCs/>
          <w:sz w:val="24"/>
          <w:szCs w:val="24"/>
        </w:rPr>
      </w:pPr>
      <w:ins w:id="3" w:author="Cayelan C. Carey" w:date="2020-11-06T13:52:00Z">
        <w:r>
          <w:rPr>
            <w:rFonts w:ascii="Times New Roman" w:eastAsia="Times New Roman" w:hAnsi="Times New Roman" w:cs="Times New Roman"/>
            <w:bCs/>
            <w:sz w:val="24"/>
            <w:szCs w:val="24"/>
          </w:rPr>
          <w:t>*Corresponding author; CONTACT INFO</w:t>
        </w:r>
      </w:ins>
    </w:p>
    <w:p w14:paraId="3A96EB28"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preparation for submission </w:t>
      </w:r>
      <w:ins w:id="4" w:author="Cayelan C. Carey" w:date="2020-11-06T13:51:00Z">
        <w:r w:rsidR="00743048">
          <w:rPr>
            <w:rFonts w:ascii="Times New Roman" w:eastAsia="Times New Roman" w:hAnsi="Times New Roman" w:cs="Times New Roman"/>
            <w:bCs/>
            <w:sz w:val="24"/>
            <w:szCs w:val="24"/>
          </w:rPr>
          <w:t xml:space="preserve">as an &lt;ARTICLE TYPE&gt; </w:t>
        </w:r>
      </w:ins>
      <w:r>
        <w:rPr>
          <w:rFonts w:ascii="Times New Roman" w:eastAsia="Times New Roman" w:hAnsi="Times New Roman" w:cs="Times New Roman"/>
          <w:bCs/>
          <w:sz w:val="24"/>
          <w:szCs w:val="24"/>
        </w:rPr>
        <w:t xml:space="preserve">to </w:t>
      </w:r>
      <w:proofErr w:type="spellStart"/>
      <w:r w:rsidRPr="002C7856">
        <w:rPr>
          <w:rFonts w:ascii="Times New Roman" w:eastAsia="Times New Roman" w:hAnsi="Times New Roman" w:cs="Times New Roman"/>
          <w:bCs/>
          <w:i/>
          <w:iCs/>
          <w:sz w:val="24"/>
          <w:szCs w:val="24"/>
        </w:rPr>
        <w:t>Biogeosciences</w:t>
      </w:r>
      <w:proofErr w:type="spellEnd"/>
    </w:p>
    <w:p w14:paraId="4AC82A8F" w14:textId="77777777" w:rsidR="00D512D8" w:rsidRDefault="00D512D8" w:rsidP="00D512D8">
      <w:pPr>
        <w:spacing w:after="0" w:line="480" w:lineRule="auto"/>
        <w:rPr>
          <w:ins w:id="5" w:author="Cayelan C. Carey" w:date="2020-11-06T13:51:00Z"/>
          <w:rFonts w:ascii="Times New Roman" w:eastAsia="Times New Roman" w:hAnsi="Times New Roman" w:cs="Times New Roman"/>
          <w:bCs/>
          <w:sz w:val="24"/>
          <w:szCs w:val="24"/>
        </w:rPr>
      </w:pPr>
    </w:p>
    <w:p w14:paraId="7C157F4C" w14:textId="77777777" w:rsidR="00743048" w:rsidRPr="002C7856" w:rsidRDefault="00743048" w:rsidP="00D512D8">
      <w:pPr>
        <w:spacing w:after="0" w:line="480" w:lineRule="auto"/>
        <w:rPr>
          <w:rFonts w:ascii="Times New Roman" w:eastAsia="Times New Roman" w:hAnsi="Times New Roman" w:cs="Times New Roman"/>
          <w:bCs/>
          <w:sz w:val="24"/>
          <w:szCs w:val="24"/>
        </w:rPr>
      </w:pPr>
      <w:ins w:id="6" w:author="Cayelan C. Carey" w:date="2020-11-06T13:51:00Z">
        <w:r>
          <w:rPr>
            <w:rFonts w:ascii="Times New Roman" w:eastAsia="Times New Roman" w:hAnsi="Times New Roman" w:cs="Times New Roman"/>
            <w:bCs/>
            <w:sz w:val="24"/>
            <w:szCs w:val="24"/>
          </w:rPr>
          <w:t>Keywords? Authorship statement? Check what other cover page info is needed?</w:t>
        </w:r>
      </w:ins>
    </w:p>
    <w:p w14:paraId="5FC16E29"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1AABF5EF" w14:textId="77777777" w:rsidR="00D512D8" w:rsidRPr="00441EAA" w:rsidRDefault="00D512D8" w:rsidP="00D512D8">
      <w:pPr>
        <w:spacing w:after="0" w:line="480" w:lineRule="auto"/>
        <w:rPr>
          <w:rFonts w:ascii="Times New Roman" w:eastAsia="Times New Roman" w:hAnsi="Times New Roman" w:cs="Times New Roman"/>
          <w:bCs/>
          <w:sz w:val="24"/>
          <w:szCs w:val="24"/>
          <w:lang w:val="en-GB"/>
        </w:rPr>
      </w:pPr>
      <w:commentRangeStart w:id="7"/>
      <w:r w:rsidRPr="00441EAA">
        <w:rPr>
          <w:rFonts w:ascii="Times New Roman" w:eastAsia="Times New Roman" w:hAnsi="Times New Roman" w:cs="Times New Roman"/>
          <w:b/>
          <w:bCs/>
          <w:sz w:val="24"/>
          <w:szCs w:val="24"/>
          <w:lang w:val="en-GB"/>
        </w:rPr>
        <w:lastRenderedPageBreak/>
        <w:t>Abstract</w:t>
      </w:r>
      <w:r w:rsidRPr="00441EAA">
        <w:rPr>
          <w:rFonts w:ascii="Times New Roman" w:eastAsia="Times New Roman" w:hAnsi="Times New Roman" w:cs="Times New Roman"/>
          <w:bCs/>
          <w:sz w:val="24"/>
          <w:szCs w:val="24"/>
          <w:lang w:val="en-GB"/>
        </w:rPr>
        <w:t xml:space="preserve"> </w:t>
      </w:r>
      <w:commentRangeEnd w:id="7"/>
      <w:r w:rsidR="00743048">
        <w:rPr>
          <w:rStyle w:val="CommentReference"/>
        </w:rPr>
        <w:commentReference w:id="7"/>
      </w:r>
    </w:p>
    <w:p w14:paraId="52069FE6" w14:textId="77777777" w:rsidR="00D512D8" w:rsidRPr="00441EAA" w:rsidRDefault="00D512D8" w:rsidP="00D512D8">
      <w:pPr>
        <w:spacing w:after="0" w:line="480" w:lineRule="auto"/>
        <w:ind w:firstLine="720"/>
        <w:rPr>
          <w:rFonts w:ascii="Times New Roman" w:eastAsia="Times New Roman" w:hAnsi="Times New Roman" w:cs="Times New Roman"/>
          <w:bCs/>
          <w:sz w:val="24"/>
          <w:szCs w:val="24"/>
        </w:rPr>
      </w:pPr>
      <w:r w:rsidRPr="00441EAA">
        <w:rPr>
          <w:rFonts w:ascii="Times New Roman" w:eastAsia="Times New Roman" w:hAnsi="Times New Roman" w:cs="Times New Roman"/>
          <w:bCs/>
          <w:sz w:val="24"/>
          <w:szCs w:val="24"/>
        </w:rPr>
        <w:t>Near-term, iterative ecological forecasting with data</w:t>
      </w:r>
      <w:r w:rsidR="00373012">
        <w:rPr>
          <w:rFonts w:ascii="Times New Roman" w:eastAsia="Times New Roman" w:hAnsi="Times New Roman" w:cs="Times New Roman"/>
          <w:bCs/>
          <w:sz w:val="24"/>
          <w:szCs w:val="24"/>
        </w:rPr>
        <w:t xml:space="preserve"> assimilation</w:t>
      </w:r>
      <w:r w:rsidRPr="00441EAA">
        <w:rPr>
          <w:rFonts w:ascii="Times New Roman" w:eastAsia="Times New Roman" w:hAnsi="Times New Roman" w:cs="Times New Roman"/>
          <w:bCs/>
          <w:sz w:val="24"/>
          <w:szCs w:val="24"/>
        </w:rPr>
        <w:t xml:space="preserve"> </w:t>
      </w:r>
      <w:ins w:id="8" w:author="Cayelan C. Carey" w:date="2020-11-06T13:57:00Z">
        <w:r w:rsidR="00743048">
          <w:rPr>
            <w:rFonts w:ascii="Times New Roman" w:eastAsia="Times New Roman" w:hAnsi="Times New Roman" w:cs="Times New Roman"/>
            <w:bCs/>
            <w:sz w:val="24"/>
            <w:szCs w:val="24"/>
          </w:rPr>
          <w:t>has shown great promise for improving our underst</w:t>
        </w:r>
      </w:ins>
      <w:ins w:id="9" w:author="Cayelan C. Carey" w:date="2020-11-06T13:58:00Z">
        <w:r w:rsidR="00743048">
          <w:rPr>
            <w:rFonts w:ascii="Times New Roman" w:eastAsia="Times New Roman" w:hAnsi="Times New Roman" w:cs="Times New Roman"/>
            <w:bCs/>
            <w:sz w:val="24"/>
            <w:szCs w:val="24"/>
          </w:rPr>
          <w:t xml:space="preserve">anding of ecological dynamics, but to date </w:t>
        </w:r>
      </w:ins>
      <w:ins w:id="10" w:author="Cayelan C. Carey" w:date="2020-11-06T13:59:00Z">
        <w:r w:rsidR="004F700A">
          <w:rPr>
            <w:rFonts w:ascii="Times New Roman" w:eastAsia="Times New Roman" w:hAnsi="Times New Roman" w:cs="Times New Roman"/>
            <w:bCs/>
            <w:sz w:val="24"/>
            <w:szCs w:val="24"/>
          </w:rPr>
          <w:t>has rarely been applied to</w:t>
        </w:r>
      </w:ins>
      <w:ins w:id="11" w:author="Cayelan C. Carey" w:date="2020-11-06T13:58:00Z">
        <w:r w:rsidR="00743048">
          <w:rPr>
            <w:rFonts w:ascii="Times New Roman" w:eastAsia="Times New Roman" w:hAnsi="Times New Roman" w:cs="Times New Roman"/>
            <w:bCs/>
            <w:sz w:val="24"/>
            <w:szCs w:val="24"/>
          </w:rPr>
          <w:t xml:space="preserve"> </w:t>
        </w:r>
      </w:ins>
      <w:del w:id="12" w:author="Cayelan C. Carey" w:date="2020-11-06T13:59:00Z">
        <w:r w:rsidDel="004F700A">
          <w:rPr>
            <w:rFonts w:ascii="Times New Roman" w:eastAsia="Times New Roman" w:hAnsi="Times New Roman" w:cs="Times New Roman"/>
            <w:bCs/>
            <w:sz w:val="24"/>
            <w:szCs w:val="24"/>
          </w:rPr>
          <w:delText>can improve</w:delText>
        </w:r>
        <w:r w:rsidRPr="00441EAA" w:rsidDel="004F700A">
          <w:rPr>
            <w:rFonts w:ascii="Times New Roman" w:eastAsia="Times New Roman" w:hAnsi="Times New Roman" w:cs="Times New Roman"/>
            <w:bCs/>
            <w:sz w:val="24"/>
            <w:szCs w:val="24"/>
          </w:rPr>
          <w:delText xml:space="preserve"> our understanding of</w:delText>
        </w:r>
      </w:del>
      <w:ins w:id="13" w:author="Cayelan C. Carey" w:date="2020-11-06T13:59:00Z">
        <w:r w:rsidR="004F700A">
          <w:rPr>
            <w:rFonts w:ascii="Times New Roman" w:eastAsia="Times New Roman" w:hAnsi="Times New Roman" w:cs="Times New Roman"/>
            <w:bCs/>
            <w:sz w:val="24"/>
            <w:szCs w:val="24"/>
          </w:rPr>
          <w:t>predicting future</w:t>
        </w:r>
      </w:ins>
      <w:r w:rsidRPr="00441EAA">
        <w:rPr>
          <w:rFonts w:ascii="Times New Roman" w:eastAsia="Times New Roman" w:hAnsi="Times New Roman" w:cs="Times New Roman"/>
          <w:bCs/>
          <w:sz w:val="24"/>
          <w:szCs w:val="24"/>
        </w:rPr>
        <w:t xml:space="preserve"> biogeochemical </w:t>
      </w:r>
      <w:del w:id="14" w:author="Cayelan C. Carey" w:date="2020-11-06T14:00:00Z">
        <w:r w:rsidRPr="00441EAA" w:rsidDel="004F700A">
          <w:rPr>
            <w:rFonts w:ascii="Times New Roman" w:eastAsia="Times New Roman" w:hAnsi="Times New Roman" w:cs="Times New Roman"/>
            <w:bCs/>
            <w:sz w:val="24"/>
            <w:szCs w:val="24"/>
          </w:rPr>
          <w:delText>processes</w:delText>
        </w:r>
      </w:del>
      <w:ins w:id="15" w:author="Cayelan C. Carey" w:date="2020-11-06T14:00:00Z">
        <w:r w:rsidR="004F700A">
          <w:rPr>
            <w:rFonts w:ascii="Times New Roman" w:eastAsia="Times New Roman" w:hAnsi="Times New Roman" w:cs="Times New Roman"/>
            <w:bCs/>
            <w:sz w:val="24"/>
            <w:szCs w:val="24"/>
          </w:rPr>
          <w:t>rates</w:t>
        </w:r>
      </w:ins>
      <w:r w:rsidRPr="00441EAA">
        <w:rPr>
          <w:rFonts w:ascii="Times New Roman" w:eastAsia="Times New Roman" w:hAnsi="Times New Roman" w:cs="Times New Roman"/>
          <w:bCs/>
          <w:sz w:val="24"/>
          <w:szCs w:val="24"/>
        </w:rPr>
        <w:t>. Most ecological forecasting workflows use automated, high-frequency sensor data to iteratively update predictions in near-real time as new observations become available. However, many ecosystem-level biogeochemical processes cannot be quantified reliably with automated sensors and instead depend on manually collected samples and laboratory analysis, representing a major</w:t>
      </w:r>
      <w:r>
        <w:rPr>
          <w:rFonts w:ascii="Times New Roman" w:eastAsia="Times New Roman" w:hAnsi="Times New Roman" w:cs="Times New Roman"/>
          <w:bCs/>
          <w:sz w:val="24"/>
          <w:szCs w:val="24"/>
        </w:rPr>
        <w:t xml:space="preserve"> gap</w:t>
      </w:r>
      <w:r w:rsidRPr="00441EA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in our ability to predict</w:t>
      </w:r>
      <w:r w:rsidRPr="00441EAA">
        <w:rPr>
          <w:rFonts w:ascii="Times New Roman" w:eastAsia="Times New Roman" w:hAnsi="Times New Roman" w:cs="Times New Roman"/>
          <w:bCs/>
          <w:sz w:val="24"/>
          <w:szCs w:val="24"/>
        </w:rPr>
        <w:t xml:space="preserve"> some ecosystem-level processes. One important biogeochemical process that near-term, iterative ecological forecasts could potentially improve estimates of – yet is challenging to both monitor and predict – is freshwater methane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ebullition</w:t>
      </w:r>
      <w:r>
        <w:rPr>
          <w:rFonts w:ascii="Times New Roman" w:eastAsia="Times New Roman" w:hAnsi="Times New Roman" w:cs="Times New Roman"/>
          <w:bCs/>
          <w:sz w:val="24"/>
          <w:szCs w:val="24"/>
        </w:rPr>
        <w:t xml:space="preserve"> (CH</w:t>
      </w:r>
      <w:r w:rsidRPr="00D75F2B">
        <w:rPr>
          <w:rFonts w:ascii="Times New Roman" w:eastAsia="Times New Roman" w:hAnsi="Times New Roman" w:cs="Times New Roman"/>
          <w:bCs/>
          <w:sz w:val="24"/>
          <w:szCs w:val="24"/>
          <w:vertAlign w:val="subscript"/>
        </w:rPr>
        <w:t>4</w:t>
      </w:r>
      <w:r>
        <w:rPr>
          <w:rFonts w:ascii="Times New Roman" w:eastAsia="Times New Roman" w:hAnsi="Times New Roman" w:cs="Times New Roman"/>
          <w:bCs/>
          <w:sz w:val="24"/>
          <w:szCs w:val="24"/>
        </w:rPr>
        <w:t xml:space="preserve"> bubbling from the sediments)</w:t>
      </w:r>
      <w:r w:rsidRPr="00441EAA">
        <w:rPr>
          <w:rFonts w:ascii="Times New Roman" w:eastAsia="Times New Roman" w:hAnsi="Times New Roman" w:cs="Times New Roman"/>
          <w:bCs/>
          <w:sz w:val="24"/>
          <w:szCs w:val="24"/>
        </w:rPr>
        <w:t xml:space="preserve">. We developed a forecasting and data assimilation workflow that generated real-time </w:t>
      </w:r>
      <w:r w:rsidR="00373012">
        <w:rPr>
          <w:rFonts w:ascii="Times New Roman" w:eastAsia="Times New Roman" w:hAnsi="Times New Roman" w:cs="Times New Roman"/>
          <w:bCs/>
          <w:sz w:val="24"/>
          <w:szCs w:val="24"/>
        </w:rPr>
        <w:t xml:space="preserve">weekly </w:t>
      </w:r>
      <w:r w:rsidRPr="00441EAA">
        <w:rPr>
          <w:rFonts w:ascii="Times New Roman" w:eastAsia="Times New Roman" w:hAnsi="Times New Roman" w:cs="Times New Roman"/>
          <w:bCs/>
          <w:sz w:val="24"/>
          <w:szCs w:val="24"/>
        </w:rPr>
        <w:t>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rate forecasts</w:t>
      </w:r>
      <w:del w:id="16" w:author="Cayelan C. Carey" w:date="2020-11-06T14:03:00Z">
        <w:r w:rsidRPr="00441EAA" w:rsidDel="004F700A">
          <w:rPr>
            <w:rFonts w:ascii="Times New Roman" w:eastAsia="Times New Roman" w:hAnsi="Times New Roman" w:cs="Times New Roman"/>
            <w:bCs/>
            <w:sz w:val="24"/>
            <w:szCs w:val="24"/>
          </w:rPr>
          <w:delText xml:space="preserve">. The forecast </w:delText>
        </w:r>
        <w:r w:rsidDel="004F700A">
          <w:rPr>
            <w:rFonts w:ascii="Times New Roman" w:eastAsia="Times New Roman" w:hAnsi="Times New Roman" w:cs="Times New Roman"/>
            <w:bCs/>
            <w:sz w:val="24"/>
            <w:szCs w:val="24"/>
          </w:rPr>
          <w:delText>was</w:delText>
        </w:r>
        <w:r w:rsidRPr="00441EAA" w:rsidDel="004F700A">
          <w:rPr>
            <w:rFonts w:ascii="Times New Roman" w:eastAsia="Times New Roman" w:hAnsi="Times New Roman" w:cs="Times New Roman"/>
            <w:bCs/>
            <w:sz w:val="24"/>
            <w:szCs w:val="24"/>
          </w:rPr>
          <w:delText xml:space="preserve"> updated as manually collected ebullition data became available, and we quantified</w:delText>
        </w:r>
      </w:del>
      <w:r w:rsidRPr="00441EAA">
        <w:rPr>
          <w:rFonts w:ascii="Times New Roman" w:eastAsia="Times New Roman" w:hAnsi="Times New Roman" w:cs="Times New Roman"/>
          <w:bCs/>
          <w:sz w:val="24"/>
          <w:szCs w:val="24"/>
        </w:rPr>
        <w:t xml:space="preserve"> and partitioned </w:t>
      </w:r>
      <w:del w:id="17" w:author="Cayelan C. Carey" w:date="2020-11-06T14:03:00Z">
        <w:r w:rsidRPr="00441EAA" w:rsidDel="004F700A">
          <w:rPr>
            <w:rFonts w:ascii="Times New Roman" w:eastAsia="Times New Roman" w:hAnsi="Times New Roman" w:cs="Times New Roman"/>
            <w:bCs/>
            <w:sz w:val="24"/>
            <w:szCs w:val="24"/>
          </w:rPr>
          <w:delText xml:space="preserve">the total </w:delText>
        </w:r>
      </w:del>
      <w:r w:rsidRPr="00441EAA">
        <w:rPr>
          <w:rFonts w:ascii="Times New Roman" w:eastAsia="Times New Roman" w:hAnsi="Times New Roman" w:cs="Times New Roman"/>
          <w:bCs/>
          <w:sz w:val="24"/>
          <w:szCs w:val="24"/>
        </w:rPr>
        <w:t>forecast uncertainty among different sources (</w:t>
      </w:r>
      <w:commentRangeStart w:id="18"/>
      <w:r w:rsidRPr="00441EAA">
        <w:rPr>
          <w:rFonts w:ascii="Times New Roman" w:eastAsia="Times New Roman" w:hAnsi="Times New Roman" w:cs="Times New Roman"/>
          <w:bCs/>
          <w:sz w:val="24"/>
          <w:szCs w:val="24"/>
        </w:rPr>
        <w:t>parameters, model process,</w:t>
      </w:r>
      <w:r w:rsidR="00373012">
        <w:rPr>
          <w:rFonts w:ascii="Times New Roman" w:eastAsia="Times New Roman" w:hAnsi="Times New Roman" w:cs="Times New Roman"/>
          <w:bCs/>
          <w:sz w:val="24"/>
          <w:szCs w:val="24"/>
        </w:rPr>
        <w:t xml:space="preserve"> initial condition</w:t>
      </w:r>
      <w:ins w:id="19" w:author="Cayelan C. Carey" w:date="2020-11-06T14:01:00Z">
        <w:r w:rsidR="004F700A">
          <w:rPr>
            <w:rFonts w:ascii="Times New Roman" w:eastAsia="Times New Roman" w:hAnsi="Times New Roman" w:cs="Times New Roman"/>
            <w:bCs/>
            <w:sz w:val="24"/>
            <w:szCs w:val="24"/>
          </w:rPr>
          <w:t>s</w:t>
        </w:r>
      </w:ins>
      <w:r w:rsidR="00373012">
        <w:rPr>
          <w:rFonts w:ascii="Times New Roman" w:eastAsia="Times New Roman" w:hAnsi="Times New Roman" w:cs="Times New Roman"/>
          <w:bCs/>
          <w:sz w:val="24"/>
          <w:szCs w:val="24"/>
        </w:rPr>
        <w:t>,</w:t>
      </w:r>
      <w:r w:rsidRPr="00441EAA">
        <w:rPr>
          <w:rFonts w:ascii="Times New Roman" w:eastAsia="Times New Roman" w:hAnsi="Times New Roman" w:cs="Times New Roman"/>
          <w:bCs/>
          <w:sz w:val="24"/>
          <w:szCs w:val="24"/>
        </w:rPr>
        <w:t xml:space="preserve"> and driver data</w:t>
      </w:r>
      <w:commentRangeEnd w:id="18"/>
      <w:r w:rsidR="004F700A">
        <w:rPr>
          <w:rStyle w:val="CommentReference"/>
        </w:rPr>
        <w:commentReference w:id="18"/>
      </w:r>
      <w:r w:rsidRPr="00441EAA">
        <w:rPr>
          <w:rFonts w:ascii="Times New Roman" w:eastAsia="Times New Roman" w:hAnsi="Times New Roman" w:cs="Times New Roman"/>
          <w:bCs/>
          <w:sz w:val="24"/>
          <w:szCs w:val="24"/>
        </w:rPr>
        <w:t>). Our near-term, iterative forecast workflow successfully predicted an ensemble of future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rates that encompassed </w:t>
      </w:r>
      <w:del w:id="20" w:author="Cayelan C. Carey" w:date="2020-11-06T14:02:00Z">
        <w:r w:rsidR="00373012" w:rsidDel="004F700A">
          <w:rPr>
            <w:rFonts w:ascii="Times New Roman" w:eastAsia="Times New Roman" w:hAnsi="Times New Roman" w:cs="Times New Roman"/>
            <w:bCs/>
            <w:sz w:val="24"/>
            <w:szCs w:val="24"/>
          </w:rPr>
          <w:delText xml:space="preserve">the </w:delText>
        </w:r>
      </w:del>
      <w:r w:rsidRPr="00441EAA">
        <w:rPr>
          <w:rFonts w:ascii="Times New Roman" w:eastAsia="Times New Roman" w:hAnsi="Times New Roman" w:cs="Times New Roman"/>
          <w:bCs/>
          <w:sz w:val="24"/>
          <w:szCs w:val="24"/>
        </w:rPr>
        <w:t>observations</w:t>
      </w:r>
      <w:ins w:id="21" w:author="Cayelan C. Carey" w:date="2020-11-06T14:02:00Z">
        <w:r w:rsidR="004F700A">
          <w:rPr>
            <w:rFonts w:ascii="Times New Roman" w:eastAsia="Times New Roman" w:hAnsi="Times New Roman" w:cs="Times New Roman"/>
            <w:bCs/>
            <w:sz w:val="24"/>
            <w:szCs w:val="24"/>
          </w:rPr>
          <w:t>,</w:t>
        </w:r>
      </w:ins>
      <w:r w:rsidR="00373012">
        <w:rPr>
          <w:rFonts w:ascii="Times New Roman" w:eastAsia="Times New Roman" w:hAnsi="Times New Roman" w:cs="Times New Roman"/>
          <w:bCs/>
          <w:sz w:val="24"/>
          <w:szCs w:val="24"/>
        </w:rPr>
        <w:t xml:space="preserve"> and </w:t>
      </w:r>
      <w:del w:id="22" w:author="Cayelan C. Carey" w:date="2020-11-06T14:02:00Z">
        <w:r w:rsidR="00373012" w:rsidDel="004F700A">
          <w:rPr>
            <w:rFonts w:ascii="Times New Roman" w:eastAsia="Times New Roman" w:hAnsi="Times New Roman" w:cs="Times New Roman"/>
            <w:bCs/>
            <w:sz w:val="24"/>
            <w:szCs w:val="24"/>
          </w:rPr>
          <w:delText>t</w:delText>
        </w:r>
        <w:r w:rsidDel="004F700A">
          <w:rPr>
            <w:rFonts w:ascii="Times New Roman" w:eastAsia="Times New Roman" w:hAnsi="Times New Roman" w:cs="Times New Roman"/>
            <w:bCs/>
            <w:sz w:val="24"/>
            <w:szCs w:val="24"/>
          </w:rPr>
          <w:delText xml:space="preserve">he </w:delText>
        </w:r>
      </w:del>
      <w:r w:rsidRPr="00441EAA">
        <w:rPr>
          <w:rFonts w:ascii="Times New Roman" w:eastAsia="Times New Roman" w:hAnsi="Times New Roman" w:cs="Times New Roman"/>
          <w:bCs/>
          <w:sz w:val="24"/>
          <w:szCs w:val="24"/>
        </w:rPr>
        <w:t>total forecast uncertainty decreased with each iterative forecasting cycle</w:t>
      </w:r>
      <w:r>
        <w:rPr>
          <w:rFonts w:ascii="Times New Roman" w:eastAsia="Times New Roman" w:hAnsi="Times New Roman" w:cs="Times New Roman"/>
          <w:bCs/>
          <w:sz w:val="24"/>
          <w:szCs w:val="24"/>
        </w:rPr>
        <w:t>.</w:t>
      </w:r>
      <w:r w:rsidRPr="00441EA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Forecasts</w:t>
      </w:r>
      <w:r w:rsidRPr="00441EA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with data assimilation </w:t>
      </w:r>
      <w:r w:rsidRPr="00441EAA">
        <w:rPr>
          <w:rFonts w:ascii="Times New Roman" w:eastAsia="Times New Roman" w:hAnsi="Times New Roman" w:cs="Times New Roman"/>
          <w:bCs/>
          <w:sz w:val="24"/>
          <w:szCs w:val="24"/>
        </w:rPr>
        <w:t>better replicat</w:t>
      </w:r>
      <w:r>
        <w:rPr>
          <w:rFonts w:ascii="Times New Roman" w:eastAsia="Times New Roman" w:hAnsi="Times New Roman" w:cs="Times New Roman"/>
          <w:bCs/>
          <w:sz w:val="24"/>
          <w:szCs w:val="24"/>
        </w:rPr>
        <w:t>ed</w:t>
      </w:r>
      <w:r w:rsidRPr="00441EAA">
        <w:rPr>
          <w:rFonts w:ascii="Times New Roman" w:eastAsia="Times New Roman" w:hAnsi="Times New Roman" w:cs="Times New Roman"/>
          <w:bCs/>
          <w:sz w:val="24"/>
          <w:szCs w:val="24"/>
        </w:rPr>
        <w:t xml:space="preserve"> observations </w:t>
      </w:r>
      <w:r>
        <w:rPr>
          <w:rFonts w:ascii="Times New Roman" w:eastAsia="Times New Roman" w:hAnsi="Times New Roman" w:cs="Times New Roman"/>
          <w:bCs/>
          <w:sz w:val="24"/>
          <w:szCs w:val="24"/>
        </w:rPr>
        <w:t xml:space="preserve">throughout a 19-week summer period </w:t>
      </w:r>
      <w:r w:rsidRPr="00441EAA">
        <w:rPr>
          <w:rFonts w:ascii="Times New Roman" w:eastAsia="Times New Roman" w:hAnsi="Times New Roman" w:cs="Times New Roman"/>
          <w:bCs/>
          <w:sz w:val="24"/>
          <w:szCs w:val="24"/>
        </w:rPr>
        <w:t xml:space="preserve">than </w:t>
      </w:r>
      <w:r>
        <w:rPr>
          <w:rFonts w:ascii="Times New Roman" w:eastAsia="Times New Roman" w:hAnsi="Times New Roman" w:cs="Times New Roman"/>
          <w:bCs/>
          <w:sz w:val="24"/>
          <w:szCs w:val="24"/>
        </w:rPr>
        <w:t xml:space="preserve">forecasts </w:t>
      </w:r>
      <w:r w:rsidRPr="00441EAA">
        <w:rPr>
          <w:rFonts w:ascii="Times New Roman" w:eastAsia="Times New Roman" w:hAnsi="Times New Roman" w:cs="Times New Roman"/>
          <w:bCs/>
          <w:sz w:val="24"/>
          <w:szCs w:val="24"/>
        </w:rPr>
        <w:t xml:space="preserve">without data assimilation and </w:t>
      </w:r>
      <w:r>
        <w:rPr>
          <w:rFonts w:ascii="Times New Roman" w:eastAsia="Times New Roman" w:hAnsi="Times New Roman" w:cs="Times New Roman"/>
          <w:bCs/>
          <w:sz w:val="24"/>
          <w:szCs w:val="24"/>
        </w:rPr>
        <w:t>a persistence null</w:t>
      </w:r>
      <w:r w:rsidRPr="00441EAA">
        <w:rPr>
          <w:rFonts w:ascii="Times New Roman" w:eastAsia="Times New Roman" w:hAnsi="Times New Roman" w:cs="Times New Roman"/>
          <w:bCs/>
          <w:sz w:val="24"/>
          <w:szCs w:val="24"/>
        </w:rPr>
        <w:t xml:space="preserve"> model. </w:t>
      </w:r>
      <w:ins w:id="23" w:author="Cayelan C. Carey" w:date="2020-11-06T14:04:00Z">
        <w:r w:rsidR="004F700A">
          <w:rPr>
            <w:rFonts w:ascii="Times New Roman" w:eastAsia="Times New Roman" w:hAnsi="Times New Roman" w:cs="Times New Roman"/>
            <w:bCs/>
            <w:sz w:val="24"/>
            <w:szCs w:val="24"/>
          </w:rPr>
          <w:t>ADD 1-2 SENTENCES MORE ON WHAT EXACTLY WAS LEARNED ABOUT EBULLITION FROM FORECASTS</w:t>
        </w:r>
        <w:r w:rsidR="004F700A" w:rsidRPr="00441EAA">
          <w:rPr>
            <w:rFonts w:ascii="Times New Roman" w:eastAsia="Times New Roman" w:hAnsi="Times New Roman" w:cs="Times New Roman"/>
            <w:bCs/>
            <w:sz w:val="24"/>
            <w:szCs w:val="24"/>
          </w:rPr>
          <w:t xml:space="preserve"> </w:t>
        </w:r>
      </w:ins>
      <w:r w:rsidRPr="00441EAA">
        <w:rPr>
          <w:rFonts w:ascii="Times New Roman" w:eastAsia="Times New Roman" w:hAnsi="Times New Roman" w:cs="Times New Roman"/>
          <w:bCs/>
          <w:sz w:val="24"/>
          <w:szCs w:val="24"/>
        </w:rPr>
        <w:t>Despite the high variability of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emissions in freshwater ecosystems, our iterative forecasting workflow demonstrates that ebullition </w:t>
      </w:r>
      <w:r>
        <w:rPr>
          <w:rFonts w:ascii="Times New Roman" w:eastAsia="Times New Roman" w:hAnsi="Times New Roman" w:cs="Times New Roman"/>
          <w:bCs/>
          <w:sz w:val="24"/>
          <w:szCs w:val="24"/>
        </w:rPr>
        <w:t xml:space="preserve">within a reservoir </w:t>
      </w:r>
      <w:r w:rsidRPr="00441EAA">
        <w:rPr>
          <w:rFonts w:ascii="Times New Roman" w:eastAsia="Times New Roman" w:hAnsi="Times New Roman" w:cs="Times New Roman"/>
          <w:bCs/>
          <w:sz w:val="24"/>
          <w:szCs w:val="24"/>
        </w:rPr>
        <w:t xml:space="preserve">can be successfully forecasted and has high predictability on </w:t>
      </w:r>
      <w:r>
        <w:rPr>
          <w:rFonts w:ascii="Times New Roman" w:eastAsia="Times New Roman" w:hAnsi="Times New Roman" w:cs="Times New Roman"/>
          <w:bCs/>
          <w:sz w:val="24"/>
          <w:szCs w:val="24"/>
        </w:rPr>
        <w:t xml:space="preserve">a </w:t>
      </w:r>
      <w:r w:rsidRPr="00441EAA">
        <w:rPr>
          <w:rFonts w:ascii="Times New Roman" w:eastAsia="Times New Roman" w:hAnsi="Times New Roman" w:cs="Times New Roman"/>
          <w:bCs/>
          <w:sz w:val="24"/>
          <w:szCs w:val="24"/>
        </w:rPr>
        <w:t>weekly time</w:t>
      </w:r>
      <w:r>
        <w:rPr>
          <w:rFonts w:ascii="Times New Roman" w:eastAsia="Times New Roman" w:hAnsi="Times New Roman" w:cs="Times New Roman"/>
          <w:bCs/>
          <w:sz w:val="24"/>
          <w:szCs w:val="24"/>
        </w:rPr>
        <w:t xml:space="preserve"> </w:t>
      </w:r>
      <w:r w:rsidRPr="00441EAA">
        <w:rPr>
          <w:rFonts w:ascii="Times New Roman" w:eastAsia="Times New Roman" w:hAnsi="Times New Roman" w:cs="Times New Roman"/>
          <w:bCs/>
          <w:sz w:val="24"/>
          <w:szCs w:val="24"/>
        </w:rPr>
        <w:t>scale</w:t>
      </w:r>
      <w:r>
        <w:rPr>
          <w:rFonts w:ascii="Times New Roman" w:eastAsia="Times New Roman" w:hAnsi="Times New Roman" w:cs="Times New Roman"/>
          <w:bCs/>
          <w:sz w:val="24"/>
          <w:szCs w:val="24"/>
        </w:rPr>
        <w:t xml:space="preserve">. </w:t>
      </w:r>
    </w:p>
    <w:p w14:paraId="63311EBB"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6E74E684" w14:textId="77777777" w:rsidR="00D512D8" w:rsidRPr="00441EAA" w:rsidRDefault="00D512D8" w:rsidP="00D512D8">
      <w:pPr>
        <w:spacing w:after="0" w:line="480" w:lineRule="auto"/>
        <w:rPr>
          <w:rFonts w:ascii="Times New Roman" w:eastAsia="Times New Roman" w:hAnsi="Times New Roman" w:cs="Times New Roman"/>
          <w:bCs/>
          <w:iCs/>
          <w:sz w:val="24"/>
          <w:szCs w:val="24"/>
          <w:lang w:val="en-GB"/>
        </w:rPr>
      </w:pPr>
      <w:r w:rsidRPr="00441EAA">
        <w:rPr>
          <w:rFonts w:ascii="Times New Roman" w:eastAsia="Times New Roman" w:hAnsi="Times New Roman" w:cs="Times New Roman"/>
          <w:b/>
          <w:bCs/>
          <w:iCs/>
          <w:sz w:val="24"/>
          <w:szCs w:val="24"/>
          <w:lang w:val="en-GB"/>
        </w:rPr>
        <w:lastRenderedPageBreak/>
        <w:t xml:space="preserve">Introduction </w:t>
      </w:r>
    </w:p>
    <w:p w14:paraId="15BC3617" w14:textId="77777777" w:rsidR="00D512D8" w:rsidRPr="00441EAA" w:rsidRDefault="00D512D8" w:rsidP="00D512D8">
      <w:pPr>
        <w:spacing w:after="0" w:line="480" w:lineRule="auto"/>
        <w:ind w:firstLine="720"/>
        <w:rPr>
          <w:rFonts w:ascii="Times New Roman" w:eastAsia="Times New Roman" w:hAnsi="Times New Roman" w:cs="Times New Roman"/>
          <w:bCs/>
          <w:iCs/>
          <w:sz w:val="24"/>
          <w:szCs w:val="24"/>
        </w:rPr>
      </w:pPr>
      <w:r w:rsidRPr="00441EAA">
        <w:rPr>
          <w:rFonts w:ascii="Times New Roman" w:eastAsia="Times New Roman" w:hAnsi="Times New Roman" w:cs="Times New Roman"/>
          <w:bCs/>
          <w:iCs/>
          <w:sz w:val="24"/>
          <w:szCs w:val="24"/>
        </w:rPr>
        <w:t>Near-term, iterative ecological forecast</w:t>
      </w:r>
      <w:r>
        <w:rPr>
          <w:rFonts w:ascii="Times New Roman" w:eastAsia="Times New Roman" w:hAnsi="Times New Roman" w:cs="Times New Roman"/>
          <w:bCs/>
          <w:iCs/>
          <w:sz w:val="24"/>
          <w:szCs w:val="24"/>
        </w:rPr>
        <w:t>ing</w:t>
      </w:r>
      <w:r w:rsidRPr="00441EAA">
        <w:rPr>
          <w:rFonts w:ascii="Times New Roman" w:eastAsia="Times New Roman" w:hAnsi="Times New Roman" w:cs="Times New Roman"/>
          <w:bCs/>
          <w:iCs/>
          <w:sz w:val="24"/>
          <w:szCs w:val="24"/>
        </w:rPr>
        <w:t xml:space="preserve"> with data assimilation is a </w:t>
      </w:r>
      <w:r>
        <w:rPr>
          <w:rFonts w:ascii="Times New Roman" w:eastAsia="Times New Roman" w:hAnsi="Times New Roman" w:cs="Times New Roman"/>
          <w:bCs/>
          <w:iCs/>
          <w:sz w:val="24"/>
          <w:szCs w:val="24"/>
        </w:rPr>
        <w:t>novel</w:t>
      </w:r>
      <w:r w:rsidRPr="00441EAA">
        <w:rPr>
          <w:rFonts w:ascii="Times New Roman" w:eastAsia="Times New Roman" w:hAnsi="Times New Roman" w:cs="Times New Roman"/>
          <w:bCs/>
          <w:iCs/>
          <w:sz w:val="24"/>
          <w:szCs w:val="24"/>
        </w:rPr>
        <w:t xml:space="preserve"> approach </w:t>
      </w:r>
      <w:r>
        <w:rPr>
          <w:rFonts w:ascii="Times New Roman" w:eastAsia="Times New Roman" w:hAnsi="Times New Roman" w:cs="Times New Roman"/>
          <w:bCs/>
          <w:iCs/>
          <w:sz w:val="24"/>
          <w:szCs w:val="24"/>
        </w:rPr>
        <w:t>to improve</w:t>
      </w:r>
      <w:r w:rsidRPr="00441EAA">
        <w:rPr>
          <w:rFonts w:ascii="Times New Roman" w:eastAsia="Times New Roman" w:hAnsi="Times New Roman" w:cs="Times New Roman"/>
          <w:bCs/>
          <w:iCs/>
          <w:sz w:val="24"/>
          <w:szCs w:val="24"/>
        </w:rPr>
        <w:t xml:space="preserve"> our understanding and quantification of ecosystem processes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et al. 2018). Here, we define an ecological forecast as a prediction with specified uncertainties of the future state of an ecosystem in the near-term (days to months) that is iteratively updated as new data become available (Clark et al. 2001</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2017</w:t>
      </w:r>
      <w:r w:rsidRPr="00441EAA">
        <w:rPr>
          <w:rFonts w:ascii="Times New Roman" w:eastAsia="Times New Roman" w:hAnsi="Times New Roman" w:cs="Times New Roman"/>
          <w:bCs/>
          <w:i/>
          <w:sz w:val="24"/>
          <w:szCs w:val="24"/>
        </w:rPr>
        <w:t>a</w:t>
      </w:r>
      <w:r w:rsidRPr="00441EAA">
        <w:rPr>
          <w:rFonts w:ascii="Times New Roman" w:eastAsia="Times New Roman" w:hAnsi="Times New Roman" w:cs="Times New Roman"/>
          <w:bCs/>
          <w:iCs/>
          <w:sz w:val="24"/>
          <w:szCs w:val="24"/>
        </w:rPr>
        <w:t xml:space="preserve">). Similarly, we define data assimilation as iteratively incorporating observations </w:t>
      </w:r>
      <w:ins w:id="24" w:author="Cayelan C. Carey" w:date="2020-11-06T14:06:00Z">
        <w:r w:rsidR="00711CED" w:rsidRPr="00441EAA">
          <w:rPr>
            <w:rFonts w:ascii="Times New Roman" w:eastAsia="Times New Roman" w:hAnsi="Times New Roman" w:cs="Times New Roman"/>
            <w:bCs/>
            <w:iCs/>
            <w:sz w:val="24"/>
            <w:szCs w:val="24"/>
          </w:rPr>
          <w:t xml:space="preserve">as they are collected </w:t>
        </w:r>
      </w:ins>
      <w:r w:rsidRPr="00441EAA">
        <w:rPr>
          <w:rFonts w:ascii="Times New Roman" w:eastAsia="Times New Roman" w:hAnsi="Times New Roman" w:cs="Times New Roman"/>
          <w:bCs/>
          <w:iCs/>
          <w:sz w:val="24"/>
          <w:szCs w:val="24"/>
        </w:rPr>
        <w:t xml:space="preserve">into </w:t>
      </w:r>
      <w:del w:id="25" w:author="Cayelan C. Carey" w:date="2020-11-06T14:06:00Z">
        <w:r w:rsidRPr="00441EAA" w:rsidDel="00711CED">
          <w:rPr>
            <w:rFonts w:ascii="Times New Roman" w:eastAsia="Times New Roman" w:hAnsi="Times New Roman" w:cs="Times New Roman"/>
            <w:bCs/>
            <w:iCs/>
            <w:sz w:val="24"/>
            <w:szCs w:val="24"/>
          </w:rPr>
          <w:delText>the</w:delText>
        </w:r>
      </w:del>
      <w:ins w:id="26" w:author="McClure, Ryan" w:date="2020-10-26T08:50:00Z">
        <w:del w:id="27" w:author="Cayelan C. Carey" w:date="2020-11-06T14:06:00Z">
          <w:r w:rsidR="003C39D7" w:rsidDel="00711CED">
            <w:rPr>
              <w:rFonts w:ascii="Times New Roman" w:eastAsia="Times New Roman" w:hAnsi="Times New Roman" w:cs="Times New Roman"/>
              <w:bCs/>
              <w:iCs/>
              <w:sz w:val="24"/>
              <w:szCs w:val="24"/>
            </w:rPr>
            <w:delText xml:space="preserve"> </w:delText>
          </w:r>
        </w:del>
      </w:ins>
      <w:ins w:id="28" w:author="Cayelan C. Carey" w:date="2020-11-06T14:06:00Z">
        <w:r w:rsidR="00711CED">
          <w:rPr>
            <w:rFonts w:ascii="Times New Roman" w:eastAsia="Times New Roman" w:hAnsi="Times New Roman" w:cs="Times New Roman"/>
            <w:bCs/>
            <w:iCs/>
            <w:sz w:val="24"/>
            <w:szCs w:val="24"/>
          </w:rPr>
          <w:t xml:space="preserve">a </w:t>
        </w:r>
      </w:ins>
      <w:ins w:id="29" w:author="McClure, Ryan" w:date="2020-10-26T08:50:00Z">
        <w:r w:rsidR="003C39D7">
          <w:rPr>
            <w:rFonts w:ascii="Times New Roman" w:eastAsia="Times New Roman" w:hAnsi="Times New Roman" w:cs="Times New Roman"/>
            <w:bCs/>
            <w:iCs/>
            <w:sz w:val="24"/>
            <w:szCs w:val="24"/>
          </w:rPr>
          <w:t>forecast</w:t>
        </w:r>
      </w:ins>
      <w:r w:rsidRPr="00441EAA">
        <w:rPr>
          <w:rFonts w:ascii="Times New Roman" w:eastAsia="Times New Roman" w:hAnsi="Times New Roman" w:cs="Times New Roman"/>
          <w:bCs/>
          <w:iCs/>
          <w:sz w:val="24"/>
          <w:szCs w:val="24"/>
        </w:rPr>
        <w:t xml:space="preserve"> model </w:t>
      </w:r>
      <w:del w:id="30" w:author="Cayelan C. Carey" w:date="2020-11-06T14:06:00Z">
        <w:r w:rsidRPr="00441EAA" w:rsidDel="00711CED">
          <w:rPr>
            <w:rFonts w:ascii="Times New Roman" w:eastAsia="Times New Roman" w:hAnsi="Times New Roman" w:cs="Times New Roman"/>
            <w:bCs/>
            <w:iCs/>
            <w:sz w:val="24"/>
            <w:szCs w:val="24"/>
          </w:rPr>
          <w:delText xml:space="preserve">as they are collected </w:delText>
        </w:r>
      </w:del>
      <w:r w:rsidRPr="00441EAA">
        <w:rPr>
          <w:rFonts w:ascii="Times New Roman" w:eastAsia="Times New Roman" w:hAnsi="Times New Roman" w:cs="Times New Roman"/>
          <w:bCs/>
          <w:iCs/>
          <w:sz w:val="24"/>
          <w:szCs w:val="24"/>
        </w:rPr>
        <w:t xml:space="preserve">by updating model states and parameter estimates (Luo et al. 2011). The </w:t>
      </w:r>
      <w:del w:id="31" w:author="McClure, Ryan" w:date="2020-10-26T08:50:00Z">
        <w:r w:rsidRPr="00441EAA" w:rsidDel="003C39D7">
          <w:rPr>
            <w:rFonts w:ascii="Times New Roman" w:eastAsia="Times New Roman" w:hAnsi="Times New Roman" w:cs="Times New Roman"/>
            <w:bCs/>
            <w:iCs/>
            <w:sz w:val="24"/>
            <w:szCs w:val="24"/>
          </w:rPr>
          <w:delText xml:space="preserve">repeated </w:delText>
        </w:r>
      </w:del>
      <w:ins w:id="32" w:author="McClure, Ryan" w:date="2020-10-26T08:50:00Z">
        <w:r w:rsidR="003C39D7">
          <w:rPr>
            <w:rFonts w:ascii="Times New Roman" w:eastAsia="Times New Roman" w:hAnsi="Times New Roman" w:cs="Times New Roman"/>
            <w:bCs/>
            <w:iCs/>
            <w:sz w:val="24"/>
            <w:szCs w:val="24"/>
          </w:rPr>
          <w:t>iterative</w:t>
        </w:r>
        <w:r w:rsidR="003C39D7" w:rsidRPr="00441EAA">
          <w:rPr>
            <w:rFonts w:ascii="Times New Roman" w:eastAsia="Times New Roman" w:hAnsi="Times New Roman" w:cs="Times New Roman"/>
            <w:bCs/>
            <w:iCs/>
            <w:sz w:val="24"/>
            <w:szCs w:val="24"/>
          </w:rPr>
          <w:t xml:space="preserve"> </w:t>
        </w:r>
      </w:ins>
      <w:r w:rsidRPr="00441EAA">
        <w:rPr>
          <w:rFonts w:ascii="Times New Roman" w:eastAsia="Times New Roman" w:hAnsi="Times New Roman" w:cs="Times New Roman"/>
          <w:bCs/>
          <w:iCs/>
          <w:sz w:val="24"/>
          <w:szCs w:val="24"/>
        </w:rPr>
        <w:t xml:space="preserve">process of making </w:t>
      </w:r>
      <w:del w:id="33" w:author="Cayelan C. Carey" w:date="2020-11-06T14:07:00Z">
        <w:r w:rsidRPr="00441EAA" w:rsidDel="00711CED">
          <w:rPr>
            <w:rFonts w:ascii="Times New Roman" w:eastAsia="Times New Roman" w:hAnsi="Times New Roman" w:cs="Times New Roman"/>
            <w:bCs/>
            <w:iCs/>
            <w:sz w:val="24"/>
            <w:szCs w:val="24"/>
          </w:rPr>
          <w:delText>future predictions and</w:delText>
        </w:r>
      </w:del>
      <w:ins w:id="34" w:author="Cayelan C. Carey" w:date="2020-11-06T14:07:00Z">
        <w:r w:rsidR="00711CED">
          <w:rPr>
            <w:rFonts w:ascii="Times New Roman" w:eastAsia="Times New Roman" w:hAnsi="Times New Roman" w:cs="Times New Roman"/>
            <w:bCs/>
            <w:iCs/>
            <w:sz w:val="24"/>
            <w:szCs w:val="24"/>
          </w:rPr>
          <w:t>forecasts, collecting observations to comp</w:t>
        </w:r>
      </w:ins>
      <w:ins w:id="35" w:author="Cayelan C. Carey" w:date="2020-11-06T14:08:00Z">
        <w:r w:rsidR="00711CED">
          <w:rPr>
            <w:rFonts w:ascii="Times New Roman" w:eastAsia="Times New Roman" w:hAnsi="Times New Roman" w:cs="Times New Roman"/>
            <w:bCs/>
            <w:iCs/>
            <w:sz w:val="24"/>
            <w:szCs w:val="24"/>
          </w:rPr>
          <w:t>are with the forecast,</w:t>
        </w:r>
      </w:ins>
      <w:ins w:id="36" w:author="Cayelan C. Carey" w:date="2020-11-06T14:07:00Z">
        <w:r w:rsidR="00711CED">
          <w:rPr>
            <w:rFonts w:ascii="Times New Roman" w:eastAsia="Times New Roman" w:hAnsi="Times New Roman" w:cs="Times New Roman"/>
            <w:bCs/>
            <w:iCs/>
            <w:sz w:val="24"/>
            <w:szCs w:val="24"/>
          </w:rPr>
          <w:t xml:space="preserve"> and</w:t>
        </w:r>
      </w:ins>
      <w:r w:rsidRPr="00441EAA">
        <w:rPr>
          <w:rFonts w:ascii="Times New Roman" w:eastAsia="Times New Roman" w:hAnsi="Times New Roman" w:cs="Times New Roman"/>
          <w:bCs/>
          <w:iCs/>
          <w:sz w:val="24"/>
          <w:szCs w:val="24"/>
        </w:rPr>
        <w:t xml:space="preserve"> </w:t>
      </w:r>
      <w:ins w:id="37" w:author="Cayelan C. Carey" w:date="2020-11-06T14:08:00Z">
        <w:r w:rsidR="00711CED">
          <w:rPr>
            <w:rFonts w:ascii="Times New Roman" w:eastAsia="Times New Roman" w:hAnsi="Times New Roman" w:cs="Times New Roman"/>
            <w:bCs/>
            <w:iCs/>
            <w:sz w:val="24"/>
            <w:szCs w:val="24"/>
          </w:rPr>
          <w:t xml:space="preserve">then </w:t>
        </w:r>
      </w:ins>
      <w:r w:rsidRPr="00441EAA">
        <w:rPr>
          <w:rFonts w:ascii="Times New Roman" w:eastAsia="Times New Roman" w:hAnsi="Times New Roman" w:cs="Times New Roman"/>
          <w:bCs/>
          <w:iCs/>
          <w:sz w:val="24"/>
          <w:szCs w:val="24"/>
        </w:rPr>
        <w:t xml:space="preserve">updating </w:t>
      </w:r>
      <w:del w:id="38" w:author="Cayelan C. Carey" w:date="2020-11-06T14:07:00Z">
        <w:r w:rsidRPr="00441EAA" w:rsidDel="00711CED">
          <w:rPr>
            <w:rFonts w:ascii="Times New Roman" w:eastAsia="Times New Roman" w:hAnsi="Times New Roman" w:cs="Times New Roman"/>
            <w:bCs/>
            <w:iCs/>
            <w:sz w:val="24"/>
            <w:szCs w:val="24"/>
          </w:rPr>
          <w:delText xml:space="preserve">predictive </w:delText>
        </w:r>
      </w:del>
      <w:ins w:id="39" w:author="Cayelan C. Carey" w:date="2020-11-06T14:07:00Z">
        <w:r w:rsidR="00711CED">
          <w:rPr>
            <w:rFonts w:ascii="Times New Roman" w:eastAsia="Times New Roman" w:hAnsi="Times New Roman" w:cs="Times New Roman"/>
            <w:bCs/>
            <w:iCs/>
            <w:sz w:val="24"/>
            <w:szCs w:val="24"/>
          </w:rPr>
          <w:t>forecast</w:t>
        </w:r>
        <w:r w:rsidR="00711CED" w:rsidRPr="00441EAA">
          <w:rPr>
            <w:rFonts w:ascii="Times New Roman" w:eastAsia="Times New Roman" w:hAnsi="Times New Roman" w:cs="Times New Roman"/>
            <w:bCs/>
            <w:iCs/>
            <w:sz w:val="24"/>
            <w:szCs w:val="24"/>
          </w:rPr>
          <w:t xml:space="preserve"> </w:t>
        </w:r>
      </w:ins>
      <w:r w:rsidRPr="00441EAA">
        <w:rPr>
          <w:rFonts w:ascii="Times New Roman" w:eastAsia="Times New Roman" w:hAnsi="Times New Roman" w:cs="Times New Roman"/>
          <w:bCs/>
          <w:iCs/>
          <w:sz w:val="24"/>
          <w:szCs w:val="24"/>
        </w:rPr>
        <w:t xml:space="preserve">models via data assimilation before </w:t>
      </w:r>
      <w:r>
        <w:rPr>
          <w:rFonts w:ascii="Times New Roman" w:eastAsia="Times New Roman" w:hAnsi="Times New Roman" w:cs="Times New Roman"/>
          <w:bCs/>
          <w:iCs/>
          <w:sz w:val="24"/>
          <w:szCs w:val="24"/>
        </w:rPr>
        <w:t xml:space="preserve">making a new </w:t>
      </w:r>
      <w:r w:rsidRPr="00441EAA">
        <w:rPr>
          <w:rFonts w:ascii="Times New Roman" w:eastAsia="Times New Roman" w:hAnsi="Times New Roman" w:cs="Times New Roman"/>
          <w:bCs/>
          <w:iCs/>
          <w:sz w:val="24"/>
          <w:szCs w:val="24"/>
        </w:rPr>
        <w:t>forecast is a forecast cycle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2017</w:t>
      </w:r>
      <w:r w:rsidRPr="00441EAA">
        <w:rPr>
          <w:rFonts w:ascii="Times New Roman" w:eastAsia="Times New Roman" w:hAnsi="Times New Roman" w:cs="Times New Roman"/>
          <w:bCs/>
          <w:i/>
          <w:sz w:val="24"/>
          <w:szCs w:val="24"/>
        </w:rPr>
        <w:t>a</w:t>
      </w:r>
      <w:r w:rsidRPr="00441EAA">
        <w:rPr>
          <w:rFonts w:ascii="Times New Roman" w:eastAsia="Times New Roman" w:hAnsi="Times New Roman" w:cs="Times New Roman"/>
          <w:bCs/>
          <w:iCs/>
          <w:sz w:val="24"/>
          <w:szCs w:val="24"/>
        </w:rPr>
        <w:t>). Iterative ecological forecasting can substantially improve our understanding of ecosystem processes because it embodies the scientific method: our hypotheses about ecosystem functioning are instantiated in a model, which generates predictions of the future that are then tested with observed data when they become available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et al. 2018). Thus, near-term, iterative ecological forecasting creates a model-data feedback loop that evaluates how effectively a model predicts future ecosystem states, with the forecasts evolving as the ecosystem experiences different environmental conditions. </w:t>
      </w:r>
    </w:p>
    <w:p w14:paraId="7073C5A0" w14:textId="77777777" w:rsidR="00D512D8" w:rsidRPr="00441EAA" w:rsidRDefault="00D512D8" w:rsidP="00D512D8">
      <w:pPr>
        <w:spacing w:after="0" w:line="480" w:lineRule="auto"/>
        <w:ind w:firstLine="720"/>
        <w:rPr>
          <w:rFonts w:ascii="Times New Roman" w:eastAsia="Times New Roman" w:hAnsi="Times New Roman" w:cs="Times New Roman"/>
          <w:bCs/>
          <w:iCs/>
          <w:sz w:val="24"/>
          <w:szCs w:val="24"/>
        </w:rPr>
      </w:pPr>
      <w:r w:rsidRPr="00441EAA">
        <w:rPr>
          <w:rFonts w:ascii="Times New Roman" w:eastAsia="Times New Roman" w:hAnsi="Times New Roman" w:cs="Times New Roman"/>
          <w:bCs/>
          <w:iCs/>
          <w:sz w:val="24"/>
          <w:szCs w:val="24"/>
        </w:rPr>
        <w:t xml:space="preserve">Because of the need to constantly update forecasts with new data as they become available, most </w:t>
      </w:r>
      <w:ins w:id="40" w:author="Cayelan C. Carey" w:date="2020-11-06T14:16:00Z">
        <w:r w:rsidR="004671EE">
          <w:rPr>
            <w:rFonts w:ascii="Times New Roman" w:eastAsia="Times New Roman" w:hAnsi="Times New Roman" w:cs="Times New Roman"/>
            <w:bCs/>
            <w:iCs/>
            <w:sz w:val="24"/>
            <w:szCs w:val="24"/>
          </w:rPr>
          <w:t xml:space="preserve">sub-daily to weekly </w:t>
        </w:r>
      </w:ins>
      <w:del w:id="41" w:author="Cayelan C. Carey" w:date="2020-11-06T14:14:00Z">
        <w:r w:rsidRPr="00441EAA" w:rsidDel="009A770B">
          <w:rPr>
            <w:rFonts w:ascii="Times New Roman" w:eastAsia="Times New Roman" w:hAnsi="Times New Roman" w:cs="Times New Roman"/>
            <w:bCs/>
            <w:iCs/>
            <w:sz w:val="24"/>
            <w:szCs w:val="24"/>
          </w:rPr>
          <w:delText xml:space="preserve">near-term, </w:delText>
        </w:r>
      </w:del>
      <w:r w:rsidRPr="00441EAA">
        <w:rPr>
          <w:rFonts w:ascii="Times New Roman" w:eastAsia="Times New Roman" w:hAnsi="Times New Roman" w:cs="Times New Roman"/>
          <w:bCs/>
          <w:iCs/>
          <w:sz w:val="24"/>
          <w:szCs w:val="24"/>
        </w:rPr>
        <w:t xml:space="preserve">iterative ecological forecasts </w:t>
      </w:r>
      <w:del w:id="42" w:author="Cayelan C. Carey" w:date="2020-11-06T14:14:00Z">
        <w:r w:rsidRPr="00441EAA" w:rsidDel="004671EE">
          <w:rPr>
            <w:rFonts w:ascii="Times New Roman" w:eastAsia="Times New Roman" w:hAnsi="Times New Roman" w:cs="Times New Roman"/>
            <w:bCs/>
            <w:iCs/>
            <w:sz w:val="24"/>
            <w:szCs w:val="24"/>
          </w:rPr>
          <w:delText xml:space="preserve">to date </w:delText>
        </w:r>
      </w:del>
      <w:r w:rsidRPr="00441EAA">
        <w:rPr>
          <w:rFonts w:ascii="Times New Roman" w:eastAsia="Times New Roman" w:hAnsi="Times New Roman" w:cs="Times New Roman"/>
          <w:bCs/>
          <w:iCs/>
          <w:sz w:val="24"/>
          <w:szCs w:val="24"/>
        </w:rPr>
        <w:t xml:space="preserve">have been generated for variables that can be measured with high-frequency sensors providing data in real-time or near real-time, thereby enabling rapid forecast updating on </w:t>
      </w:r>
      <w:del w:id="43" w:author="McClure, Ryan" w:date="2020-10-26T08:52:00Z">
        <w:r w:rsidRPr="00441EAA" w:rsidDel="003C39D7">
          <w:rPr>
            <w:rFonts w:ascii="Times New Roman" w:eastAsia="Times New Roman" w:hAnsi="Times New Roman" w:cs="Times New Roman"/>
            <w:bCs/>
            <w:iCs/>
            <w:sz w:val="24"/>
            <w:szCs w:val="24"/>
          </w:rPr>
          <w:delText xml:space="preserve">the </w:delText>
        </w:r>
      </w:del>
      <w:r w:rsidRPr="00441EAA">
        <w:rPr>
          <w:rFonts w:ascii="Times New Roman" w:eastAsia="Times New Roman" w:hAnsi="Times New Roman" w:cs="Times New Roman"/>
          <w:bCs/>
          <w:iCs/>
          <w:sz w:val="24"/>
          <w:szCs w:val="24"/>
        </w:rPr>
        <w:t>minute to da</w:t>
      </w:r>
      <w:ins w:id="44" w:author="McClure, Ryan" w:date="2020-11-03T12:02:00Z">
        <w:r w:rsidR="00D74A47">
          <w:rPr>
            <w:rFonts w:ascii="Times New Roman" w:eastAsia="Times New Roman" w:hAnsi="Times New Roman" w:cs="Times New Roman"/>
            <w:bCs/>
            <w:iCs/>
            <w:sz w:val="24"/>
            <w:szCs w:val="24"/>
          </w:rPr>
          <w:t>il</w:t>
        </w:r>
      </w:ins>
      <w:r w:rsidRPr="00441EAA">
        <w:rPr>
          <w:rFonts w:ascii="Times New Roman" w:eastAsia="Times New Roman" w:hAnsi="Times New Roman" w:cs="Times New Roman"/>
          <w:bCs/>
          <w:iCs/>
          <w:sz w:val="24"/>
          <w:szCs w:val="24"/>
        </w:rPr>
        <w:t xml:space="preserve">y </w:t>
      </w:r>
      <w:ins w:id="45" w:author="McClure, Ryan" w:date="2020-10-26T08:52:00Z">
        <w:r w:rsidR="003C39D7">
          <w:rPr>
            <w:rFonts w:ascii="Times New Roman" w:eastAsia="Times New Roman" w:hAnsi="Times New Roman" w:cs="Times New Roman"/>
            <w:bCs/>
            <w:iCs/>
            <w:sz w:val="24"/>
            <w:szCs w:val="24"/>
          </w:rPr>
          <w:t>time scales</w:t>
        </w:r>
      </w:ins>
      <w:del w:id="46" w:author="McClure, Ryan" w:date="2020-10-26T08:52:00Z">
        <w:r w:rsidRPr="00441EAA" w:rsidDel="003C39D7">
          <w:rPr>
            <w:rFonts w:ascii="Times New Roman" w:eastAsia="Times New Roman" w:hAnsi="Times New Roman" w:cs="Times New Roman"/>
            <w:bCs/>
            <w:iCs/>
            <w:sz w:val="24"/>
            <w:szCs w:val="24"/>
          </w:rPr>
          <w:delText>scale</w:delText>
        </w:r>
      </w:del>
      <w:r w:rsidRPr="00441EAA">
        <w:rPr>
          <w:rFonts w:ascii="Times New Roman" w:eastAsia="Times New Roman" w:hAnsi="Times New Roman" w:cs="Times New Roman"/>
          <w:bCs/>
          <w:iCs/>
          <w:sz w:val="24"/>
          <w:szCs w:val="24"/>
        </w:rPr>
        <w:t xml:space="preserve"> (e.g.,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2017</w:t>
      </w:r>
      <w:r w:rsidRPr="00441EAA">
        <w:rPr>
          <w:rFonts w:ascii="Times New Roman" w:eastAsia="Times New Roman" w:hAnsi="Times New Roman" w:cs="Times New Roman"/>
          <w:bCs/>
          <w:i/>
          <w:sz w:val="24"/>
          <w:szCs w:val="24"/>
        </w:rPr>
        <w:t>b</w:t>
      </w:r>
      <w:r>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Barachinni</w:t>
      </w:r>
      <w:proofErr w:type="spellEnd"/>
      <w:r w:rsidRPr="00441EAA">
        <w:rPr>
          <w:rFonts w:ascii="Times New Roman" w:eastAsia="Times New Roman" w:hAnsi="Times New Roman" w:cs="Times New Roman"/>
          <w:bCs/>
          <w:iCs/>
          <w:sz w:val="24"/>
          <w:szCs w:val="24"/>
        </w:rPr>
        <w:t xml:space="preserve"> et al. 2020</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Nickl</w:t>
      </w:r>
      <w:proofErr w:type="spellEnd"/>
      <w:r w:rsidRPr="00441EAA">
        <w:rPr>
          <w:rFonts w:ascii="Times New Roman" w:eastAsia="Times New Roman" w:hAnsi="Times New Roman" w:cs="Times New Roman"/>
          <w:bCs/>
          <w:iCs/>
          <w:sz w:val="24"/>
          <w:szCs w:val="24"/>
        </w:rPr>
        <w:t xml:space="preserve"> et al. 2020</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For example,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(2017</w:t>
      </w:r>
      <w:r w:rsidRPr="00441EAA">
        <w:rPr>
          <w:rFonts w:ascii="Times New Roman" w:eastAsia="Times New Roman" w:hAnsi="Times New Roman" w:cs="Times New Roman"/>
          <w:bCs/>
          <w:i/>
          <w:sz w:val="24"/>
          <w:szCs w:val="24"/>
        </w:rPr>
        <w:t>b</w:t>
      </w:r>
      <w:r w:rsidRPr="00441EAA">
        <w:rPr>
          <w:rFonts w:ascii="Times New Roman" w:eastAsia="Times New Roman" w:hAnsi="Times New Roman" w:cs="Times New Roman"/>
          <w:bCs/>
          <w:iCs/>
          <w:sz w:val="24"/>
          <w:szCs w:val="24"/>
        </w:rPr>
        <w:t xml:space="preserve">) used automated, high-frequency eddy-flux covariance sensor estimates of carbon fluxes in a deciduous forest to </w:t>
      </w:r>
      <w:r w:rsidRPr="00441EAA">
        <w:rPr>
          <w:rFonts w:ascii="Times New Roman" w:eastAsia="Times New Roman" w:hAnsi="Times New Roman" w:cs="Times New Roman"/>
          <w:bCs/>
          <w:iCs/>
          <w:sz w:val="24"/>
          <w:szCs w:val="24"/>
        </w:rPr>
        <w:lastRenderedPageBreak/>
        <w:t xml:space="preserve">iteratively forecast net ecosystem exchange. Data were collected by sensors </w:t>
      </w:r>
      <w:del w:id="47" w:author="McClure, Ryan" w:date="2020-10-26T08:53:00Z">
        <w:r w:rsidDel="003C39D7">
          <w:rPr>
            <w:rFonts w:ascii="Times New Roman" w:eastAsia="Times New Roman" w:hAnsi="Times New Roman" w:cs="Times New Roman"/>
            <w:bCs/>
            <w:iCs/>
            <w:sz w:val="24"/>
            <w:szCs w:val="24"/>
          </w:rPr>
          <w:delText>every</w:delText>
        </w:r>
        <w:r w:rsidRPr="00441EAA" w:rsidDel="003C39D7">
          <w:rPr>
            <w:rFonts w:ascii="Times New Roman" w:eastAsia="Times New Roman" w:hAnsi="Times New Roman" w:cs="Times New Roman"/>
            <w:bCs/>
            <w:iCs/>
            <w:sz w:val="24"/>
            <w:szCs w:val="24"/>
          </w:rPr>
          <w:delText xml:space="preserve"> 30</w:delText>
        </w:r>
        <w:r w:rsidDel="003C39D7">
          <w:rPr>
            <w:rFonts w:ascii="Times New Roman" w:eastAsia="Times New Roman" w:hAnsi="Times New Roman" w:cs="Times New Roman"/>
            <w:bCs/>
            <w:iCs/>
            <w:sz w:val="24"/>
            <w:szCs w:val="24"/>
          </w:rPr>
          <w:delText xml:space="preserve"> </w:delText>
        </w:r>
        <w:r w:rsidRPr="00441EAA" w:rsidDel="003C39D7">
          <w:rPr>
            <w:rFonts w:ascii="Times New Roman" w:eastAsia="Times New Roman" w:hAnsi="Times New Roman" w:cs="Times New Roman"/>
            <w:bCs/>
            <w:iCs/>
            <w:sz w:val="24"/>
            <w:szCs w:val="24"/>
          </w:rPr>
          <w:delText>minutes</w:delText>
        </w:r>
      </w:del>
      <w:ins w:id="48" w:author="McClure, Ryan" w:date="2020-10-26T08:53:00Z">
        <w:r w:rsidR="003C39D7">
          <w:rPr>
            <w:rFonts w:ascii="Times New Roman" w:eastAsia="Times New Roman" w:hAnsi="Times New Roman" w:cs="Times New Roman"/>
            <w:bCs/>
            <w:iCs/>
            <w:sz w:val="24"/>
            <w:szCs w:val="24"/>
          </w:rPr>
          <w:t xml:space="preserve">on </w:t>
        </w:r>
      </w:ins>
      <w:ins w:id="49" w:author="McClure, Ryan" w:date="2020-11-03T12:02:00Z">
        <w:r w:rsidR="00D74A47">
          <w:rPr>
            <w:rFonts w:ascii="Times New Roman" w:eastAsia="Times New Roman" w:hAnsi="Times New Roman" w:cs="Times New Roman"/>
            <w:bCs/>
            <w:iCs/>
            <w:sz w:val="24"/>
            <w:szCs w:val="24"/>
          </w:rPr>
          <w:t>30-minute</w:t>
        </w:r>
      </w:ins>
      <w:ins w:id="50" w:author="McClure, Ryan" w:date="2020-10-26T08:53:00Z">
        <w:r w:rsidR="003C39D7">
          <w:rPr>
            <w:rFonts w:ascii="Times New Roman" w:eastAsia="Times New Roman" w:hAnsi="Times New Roman" w:cs="Times New Roman"/>
            <w:bCs/>
            <w:iCs/>
            <w:sz w:val="24"/>
            <w:szCs w:val="24"/>
          </w:rPr>
          <w:t xml:space="preserve"> intervals</w:t>
        </w:r>
      </w:ins>
      <w:r w:rsidRPr="00441EAA">
        <w:rPr>
          <w:rFonts w:ascii="Times New Roman" w:eastAsia="Times New Roman" w:hAnsi="Times New Roman" w:cs="Times New Roman"/>
          <w:bCs/>
          <w:iCs/>
          <w:sz w:val="24"/>
          <w:szCs w:val="24"/>
        </w:rPr>
        <w:t xml:space="preserve"> and transmitted wirelessly through </w:t>
      </w:r>
      <w:r>
        <w:rPr>
          <w:rFonts w:ascii="Times New Roman" w:eastAsia="Times New Roman" w:hAnsi="Times New Roman" w:cs="Times New Roman"/>
          <w:bCs/>
          <w:iCs/>
          <w:sz w:val="24"/>
          <w:szCs w:val="24"/>
        </w:rPr>
        <w:t>automated</w:t>
      </w:r>
      <w:r w:rsidRPr="00441EAA">
        <w:rPr>
          <w:rFonts w:ascii="Times New Roman" w:eastAsia="Times New Roman" w:hAnsi="Times New Roman" w:cs="Times New Roman"/>
          <w:bCs/>
          <w:iCs/>
          <w:sz w:val="24"/>
          <w:szCs w:val="24"/>
        </w:rPr>
        <w:t xml:space="preserve"> cyberinfrastructure to update future forecasts. </w:t>
      </w:r>
      <w:ins w:id="51" w:author="Cayelan C. Carey" w:date="2020-11-06T14:17:00Z">
        <w:r w:rsidR="004671EE">
          <w:rPr>
            <w:rFonts w:ascii="Times New Roman" w:eastAsia="Times New Roman" w:hAnsi="Times New Roman" w:cs="Times New Roman"/>
            <w:bCs/>
            <w:iCs/>
            <w:sz w:val="24"/>
            <w:szCs w:val="24"/>
          </w:rPr>
          <w:t xml:space="preserve">Similar </w:t>
        </w:r>
      </w:ins>
      <w:del w:id="52" w:author="McClure, Ryan" w:date="2020-10-26T08:53:00Z">
        <w:r w:rsidDel="003C39D7">
          <w:rPr>
            <w:rFonts w:ascii="Times New Roman" w:eastAsia="Times New Roman" w:hAnsi="Times New Roman" w:cs="Times New Roman"/>
            <w:bCs/>
            <w:iCs/>
            <w:sz w:val="24"/>
            <w:szCs w:val="24"/>
          </w:rPr>
          <w:delText>This type of automated system has been</w:delText>
        </w:r>
      </w:del>
      <w:ins w:id="53" w:author="Cayelan C. Carey" w:date="2020-11-06T14:17:00Z">
        <w:r w:rsidR="004671EE">
          <w:rPr>
            <w:rFonts w:ascii="Times New Roman" w:eastAsia="Times New Roman" w:hAnsi="Times New Roman" w:cs="Times New Roman"/>
            <w:bCs/>
            <w:iCs/>
            <w:sz w:val="24"/>
            <w:szCs w:val="24"/>
          </w:rPr>
          <w:t>a</w:t>
        </w:r>
      </w:ins>
      <w:ins w:id="54" w:author="McClure, Ryan" w:date="2020-10-26T08:53:00Z">
        <w:del w:id="55" w:author="Cayelan C. Carey" w:date="2020-11-06T14:17:00Z">
          <w:r w:rsidR="003C39D7" w:rsidDel="004671EE">
            <w:rPr>
              <w:rFonts w:ascii="Times New Roman" w:eastAsia="Times New Roman" w:hAnsi="Times New Roman" w:cs="Times New Roman"/>
              <w:bCs/>
              <w:iCs/>
              <w:sz w:val="24"/>
              <w:szCs w:val="24"/>
            </w:rPr>
            <w:delText>A</w:delText>
          </w:r>
        </w:del>
        <w:r w:rsidR="003C39D7">
          <w:rPr>
            <w:rFonts w:ascii="Times New Roman" w:eastAsia="Times New Roman" w:hAnsi="Times New Roman" w:cs="Times New Roman"/>
            <w:bCs/>
            <w:iCs/>
            <w:sz w:val="24"/>
            <w:szCs w:val="24"/>
          </w:rPr>
          <w:t xml:space="preserve">utomated workflows </w:t>
        </w:r>
        <w:del w:id="56" w:author="Cayelan C. Carey" w:date="2020-11-06T14:17:00Z">
          <w:r w:rsidR="003C39D7" w:rsidDel="004671EE">
            <w:rPr>
              <w:rFonts w:ascii="Times New Roman" w:eastAsia="Times New Roman" w:hAnsi="Times New Roman" w:cs="Times New Roman"/>
              <w:bCs/>
              <w:iCs/>
              <w:sz w:val="24"/>
              <w:szCs w:val="24"/>
            </w:rPr>
            <w:delText xml:space="preserve">like this </w:delText>
          </w:r>
        </w:del>
        <w:r w:rsidR="003C39D7">
          <w:rPr>
            <w:rFonts w:ascii="Times New Roman" w:eastAsia="Times New Roman" w:hAnsi="Times New Roman" w:cs="Times New Roman"/>
            <w:bCs/>
            <w:iCs/>
            <w:sz w:val="24"/>
            <w:szCs w:val="24"/>
          </w:rPr>
          <w:t>have been</w:t>
        </w:r>
      </w:ins>
      <w:r>
        <w:rPr>
          <w:rFonts w:ascii="Times New Roman" w:eastAsia="Times New Roman" w:hAnsi="Times New Roman" w:cs="Times New Roman"/>
          <w:bCs/>
          <w:iCs/>
          <w:sz w:val="24"/>
          <w:szCs w:val="24"/>
        </w:rPr>
        <w:t xml:space="preserve"> implemented to forecast other variables that can be monitored with sensors, such as chlorophyll a (Page et al. 2018), water temperature (</w:t>
      </w:r>
      <w:proofErr w:type="spellStart"/>
      <w:r w:rsidRPr="00441EAA">
        <w:rPr>
          <w:rFonts w:ascii="Times New Roman" w:eastAsia="Times New Roman" w:hAnsi="Times New Roman" w:cs="Times New Roman"/>
          <w:bCs/>
          <w:iCs/>
          <w:sz w:val="24"/>
          <w:szCs w:val="24"/>
        </w:rPr>
        <w:t>Barac</w:t>
      </w:r>
      <w:ins w:id="57" w:author="Cayelan C. Carey" w:date="2020-11-06T14:17:00Z">
        <w:r w:rsidR="004671EE">
          <w:rPr>
            <w:rFonts w:ascii="Times New Roman" w:eastAsia="Times New Roman" w:hAnsi="Times New Roman" w:cs="Times New Roman"/>
            <w:bCs/>
            <w:iCs/>
            <w:sz w:val="24"/>
            <w:szCs w:val="24"/>
          </w:rPr>
          <w:t>c</w:t>
        </w:r>
      </w:ins>
      <w:r w:rsidRPr="00441EAA">
        <w:rPr>
          <w:rFonts w:ascii="Times New Roman" w:eastAsia="Times New Roman" w:hAnsi="Times New Roman" w:cs="Times New Roman"/>
          <w:bCs/>
          <w:iCs/>
          <w:sz w:val="24"/>
          <w:szCs w:val="24"/>
        </w:rPr>
        <w:t>hi</w:t>
      </w:r>
      <w:del w:id="58" w:author="Cayelan C. Carey" w:date="2020-11-06T14:17:00Z">
        <w:r w:rsidRPr="00441EAA" w:rsidDel="004671EE">
          <w:rPr>
            <w:rFonts w:ascii="Times New Roman" w:eastAsia="Times New Roman" w:hAnsi="Times New Roman" w:cs="Times New Roman"/>
            <w:bCs/>
            <w:iCs/>
            <w:sz w:val="24"/>
            <w:szCs w:val="24"/>
          </w:rPr>
          <w:delText>n</w:delText>
        </w:r>
      </w:del>
      <w:r w:rsidRPr="00441EAA">
        <w:rPr>
          <w:rFonts w:ascii="Times New Roman" w:eastAsia="Times New Roman" w:hAnsi="Times New Roman" w:cs="Times New Roman"/>
          <w:bCs/>
          <w:iCs/>
          <w:sz w:val="24"/>
          <w:szCs w:val="24"/>
        </w:rPr>
        <w:t>ni</w:t>
      </w:r>
      <w:proofErr w:type="spellEnd"/>
      <w:r w:rsidRPr="00441EAA">
        <w:rPr>
          <w:rFonts w:ascii="Times New Roman" w:eastAsia="Times New Roman" w:hAnsi="Times New Roman" w:cs="Times New Roman"/>
          <w:bCs/>
          <w:iCs/>
          <w:sz w:val="24"/>
          <w:szCs w:val="24"/>
        </w:rPr>
        <w:t xml:space="preserve"> et al. 2020</w:t>
      </w:r>
      <w:r>
        <w:rPr>
          <w:rFonts w:ascii="Times New Roman" w:eastAsia="Times New Roman" w:hAnsi="Times New Roman" w:cs="Times New Roman"/>
          <w:bCs/>
          <w:iCs/>
          <w:sz w:val="24"/>
          <w:szCs w:val="24"/>
        </w:rPr>
        <w:t>, Thomas et al. 2020), and discharge (</w:t>
      </w:r>
      <w:r w:rsidRPr="00A100C1">
        <w:rPr>
          <w:rFonts w:ascii="Times New Roman" w:eastAsia="Times New Roman" w:hAnsi="Times New Roman" w:cs="Times New Roman"/>
          <w:bCs/>
          <w:iCs/>
          <w:sz w:val="24"/>
          <w:szCs w:val="24"/>
        </w:rPr>
        <w:t>Ouellet-Proulx</w:t>
      </w:r>
      <w:r>
        <w:rPr>
          <w:rFonts w:ascii="Times New Roman" w:eastAsia="Times New Roman" w:hAnsi="Times New Roman" w:cs="Times New Roman"/>
          <w:bCs/>
          <w:iCs/>
          <w:sz w:val="24"/>
          <w:szCs w:val="24"/>
        </w:rPr>
        <w:t xml:space="preserve"> et al. 2017). </w:t>
      </w:r>
      <w:r w:rsidRPr="00441EAA">
        <w:rPr>
          <w:rFonts w:ascii="Times New Roman" w:eastAsia="Times New Roman" w:hAnsi="Times New Roman" w:cs="Times New Roman"/>
          <w:bCs/>
          <w:iCs/>
          <w:sz w:val="24"/>
          <w:szCs w:val="24"/>
        </w:rPr>
        <w:t>However, many ecosystem-level biogeochemical states and processes (e.g., nutrient and carbon concentrations and fluxes) are still quantified using manual data collection, not sensors (</w:t>
      </w:r>
      <w:proofErr w:type="spellStart"/>
      <w:r w:rsidRPr="00441EAA">
        <w:rPr>
          <w:rFonts w:ascii="Times New Roman" w:eastAsia="Times New Roman" w:hAnsi="Times New Roman" w:cs="Times New Roman"/>
          <w:bCs/>
          <w:iCs/>
          <w:sz w:val="24"/>
          <w:szCs w:val="24"/>
        </w:rPr>
        <w:t>Marcé</w:t>
      </w:r>
      <w:proofErr w:type="spellEnd"/>
      <w:r w:rsidRPr="00441EAA">
        <w:rPr>
          <w:rFonts w:ascii="Times New Roman" w:eastAsia="Times New Roman" w:hAnsi="Times New Roman" w:cs="Times New Roman"/>
          <w:bCs/>
          <w:iCs/>
          <w:sz w:val="24"/>
          <w:szCs w:val="24"/>
        </w:rPr>
        <w:t xml:space="preserve"> et al. 2016). </w:t>
      </w:r>
      <w:ins w:id="59" w:author="McClure, Ryan" w:date="2020-10-26T08:54:00Z">
        <w:r w:rsidR="003C39D7">
          <w:rPr>
            <w:rFonts w:ascii="Times New Roman" w:eastAsia="Times New Roman" w:hAnsi="Times New Roman" w:cs="Times New Roman"/>
            <w:bCs/>
            <w:iCs/>
            <w:sz w:val="24"/>
            <w:szCs w:val="24"/>
          </w:rPr>
          <w:t>Additionally, b</w:t>
        </w:r>
      </w:ins>
      <w:del w:id="60" w:author="McClure, Ryan" w:date="2020-10-26T08:54:00Z">
        <w:r w:rsidRPr="00441EAA" w:rsidDel="003C39D7">
          <w:rPr>
            <w:rFonts w:ascii="Times New Roman" w:eastAsia="Times New Roman" w:hAnsi="Times New Roman" w:cs="Times New Roman"/>
            <w:bCs/>
            <w:iCs/>
            <w:sz w:val="24"/>
            <w:szCs w:val="24"/>
          </w:rPr>
          <w:delText>B</w:delText>
        </w:r>
      </w:del>
      <w:r w:rsidRPr="00441EAA">
        <w:rPr>
          <w:rFonts w:ascii="Times New Roman" w:eastAsia="Times New Roman" w:hAnsi="Times New Roman" w:cs="Times New Roman"/>
          <w:bCs/>
          <w:iCs/>
          <w:sz w:val="24"/>
          <w:szCs w:val="24"/>
        </w:rPr>
        <w:t xml:space="preserve">ecause </w:t>
      </w:r>
      <w:del w:id="61" w:author="Cayelan C. Carey" w:date="2020-11-06T14:19:00Z">
        <w:r w:rsidRPr="00441EAA" w:rsidDel="00573F1F">
          <w:rPr>
            <w:rFonts w:ascii="Times New Roman" w:eastAsia="Times New Roman" w:hAnsi="Times New Roman" w:cs="Times New Roman"/>
            <w:bCs/>
            <w:iCs/>
            <w:sz w:val="24"/>
            <w:szCs w:val="24"/>
          </w:rPr>
          <w:delText xml:space="preserve">affordable </w:delText>
        </w:r>
      </w:del>
      <w:r w:rsidRPr="00441EAA">
        <w:rPr>
          <w:rFonts w:ascii="Times New Roman" w:eastAsia="Times New Roman" w:hAnsi="Times New Roman" w:cs="Times New Roman"/>
          <w:bCs/>
          <w:iCs/>
          <w:sz w:val="24"/>
          <w:szCs w:val="24"/>
        </w:rPr>
        <w:t xml:space="preserve">technology for automated high-frequency monitoring of many ecosystem processes is not </w:t>
      </w:r>
      <w:ins w:id="62" w:author="Cayelan C. Carey" w:date="2020-11-06T14:19:00Z">
        <w:r w:rsidR="00573F1F" w:rsidRPr="00441EAA">
          <w:rPr>
            <w:rFonts w:ascii="Times New Roman" w:eastAsia="Times New Roman" w:hAnsi="Times New Roman" w:cs="Times New Roman"/>
            <w:bCs/>
            <w:iCs/>
            <w:sz w:val="24"/>
            <w:szCs w:val="24"/>
          </w:rPr>
          <w:t xml:space="preserve">affordable </w:t>
        </w:r>
        <w:r w:rsidR="00573F1F">
          <w:rPr>
            <w:rFonts w:ascii="Times New Roman" w:eastAsia="Times New Roman" w:hAnsi="Times New Roman" w:cs="Times New Roman"/>
            <w:bCs/>
            <w:iCs/>
            <w:sz w:val="24"/>
            <w:szCs w:val="24"/>
          </w:rPr>
          <w:t xml:space="preserve">or </w:t>
        </w:r>
      </w:ins>
      <w:r w:rsidRPr="00441EAA">
        <w:rPr>
          <w:rFonts w:ascii="Times New Roman" w:eastAsia="Times New Roman" w:hAnsi="Times New Roman" w:cs="Times New Roman"/>
          <w:bCs/>
          <w:iCs/>
          <w:sz w:val="24"/>
          <w:szCs w:val="24"/>
        </w:rPr>
        <w:t>fully developed (e.g., Porter et al. 2009</w:t>
      </w:r>
      <w:r>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Marcé</w:t>
      </w:r>
      <w:proofErr w:type="spellEnd"/>
      <w:r w:rsidRPr="00441EAA">
        <w:rPr>
          <w:rFonts w:ascii="Times New Roman" w:eastAsia="Times New Roman" w:hAnsi="Times New Roman" w:cs="Times New Roman"/>
          <w:bCs/>
          <w:iCs/>
          <w:sz w:val="24"/>
          <w:szCs w:val="24"/>
        </w:rPr>
        <w:t xml:space="preserve"> et al. 2016), there is a major need to develop new </w:t>
      </w:r>
      <w:ins w:id="63" w:author="McClure, Ryan" w:date="2020-10-26T08:54:00Z">
        <w:r w:rsidR="003C39D7">
          <w:rPr>
            <w:rFonts w:ascii="Times New Roman" w:eastAsia="Times New Roman" w:hAnsi="Times New Roman" w:cs="Times New Roman"/>
            <w:bCs/>
            <w:iCs/>
            <w:sz w:val="24"/>
            <w:szCs w:val="24"/>
          </w:rPr>
          <w:t xml:space="preserve">forecasting </w:t>
        </w:r>
      </w:ins>
      <w:r w:rsidRPr="00441EAA">
        <w:rPr>
          <w:rFonts w:ascii="Times New Roman" w:eastAsia="Times New Roman" w:hAnsi="Times New Roman" w:cs="Times New Roman"/>
          <w:bCs/>
          <w:iCs/>
          <w:sz w:val="24"/>
          <w:szCs w:val="24"/>
        </w:rPr>
        <w:t>workflows which integrate manually collected data streams for iterative forecasting and thus advance</w:t>
      </w:r>
      <w:ins w:id="64" w:author="McClure, Ryan" w:date="2020-11-04T07:27:00Z">
        <w:del w:id="65" w:author="Cayelan C. Carey" w:date="2020-11-06T14:20:00Z">
          <w:r w:rsidR="00CF3F2C" w:rsidDel="00573F1F">
            <w:rPr>
              <w:rFonts w:ascii="Times New Roman" w:eastAsia="Times New Roman" w:hAnsi="Times New Roman" w:cs="Times New Roman"/>
              <w:bCs/>
              <w:iCs/>
              <w:sz w:val="24"/>
              <w:szCs w:val="24"/>
            </w:rPr>
            <w:delText>and</w:delText>
          </w:r>
        </w:del>
      </w:ins>
      <w:ins w:id="66" w:author="McClure, Ryan" w:date="2020-10-26T08:55:00Z">
        <w:r w:rsidR="003C39D7">
          <w:rPr>
            <w:rFonts w:ascii="Times New Roman" w:eastAsia="Times New Roman" w:hAnsi="Times New Roman" w:cs="Times New Roman"/>
            <w:bCs/>
            <w:iCs/>
            <w:sz w:val="24"/>
            <w:szCs w:val="24"/>
          </w:rPr>
          <w:t xml:space="preserve"> improve</w:t>
        </w:r>
      </w:ins>
      <w:r w:rsidRPr="00441EAA">
        <w:rPr>
          <w:rFonts w:ascii="Times New Roman" w:eastAsia="Times New Roman" w:hAnsi="Times New Roman" w:cs="Times New Roman"/>
          <w:bCs/>
          <w:iCs/>
          <w:sz w:val="24"/>
          <w:szCs w:val="24"/>
        </w:rPr>
        <w:t xml:space="preserve"> our understanding of the predictability of ecosystem dynamics.</w:t>
      </w:r>
    </w:p>
    <w:p w14:paraId="247190F3" w14:textId="77777777" w:rsidR="00D512D8" w:rsidRPr="00441EAA" w:rsidRDefault="00D512D8" w:rsidP="00D512D8">
      <w:pPr>
        <w:spacing w:after="0" w:line="480" w:lineRule="auto"/>
        <w:ind w:firstLine="720"/>
        <w:rPr>
          <w:rFonts w:ascii="Times New Roman" w:eastAsia="Times New Roman" w:hAnsi="Times New Roman" w:cs="Times New Roman"/>
          <w:b/>
          <w:bCs/>
          <w:iCs/>
          <w:sz w:val="24"/>
          <w:szCs w:val="24"/>
        </w:rPr>
      </w:pPr>
      <w:r w:rsidRPr="00441EAA">
        <w:rPr>
          <w:rFonts w:ascii="Times New Roman" w:eastAsia="Times New Roman" w:hAnsi="Times New Roman" w:cs="Times New Roman"/>
          <w:bCs/>
          <w:iCs/>
          <w:sz w:val="24"/>
          <w:szCs w:val="24"/>
        </w:rPr>
        <w:t xml:space="preserve">One biogeochemical process that near-term, iterative ecological forecasts could potentially improve estimates of </w:t>
      </w:r>
      <w:r w:rsidRPr="00441EAA">
        <w:rPr>
          <w:rFonts w:ascii="Times New Roman" w:eastAsia="Times New Roman" w:hAnsi="Times New Roman" w:cs="Times New Roman"/>
          <w:b/>
          <w:bCs/>
          <w:iCs/>
          <w:sz w:val="24"/>
          <w:szCs w:val="24"/>
        </w:rPr>
        <w:t>–</w:t>
      </w:r>
      <w:r w:rsidRPr="00441EAA">
        <w:rPr>
          <w:rFonts w:ascii="Times New Roman" w:eastAsia="Times New Roman" w:hAnsi="Times New Roman" w:cs="Times New Roman"/>
          <w:bCs/>
          <w:iCs/>
          <w:sz w:val="24"/>
          <w:szCs w:val="24"/>
        </w:rPr>
        <w:t xml:space="preserve"> yet is challenging to both monitor and predict </w:t>
      </w:r>
      <w:r w:rsidRPr="00441EAA">
        <w:rPr>
          <w:rFonts w:ascii="Times New Roman" w:eastAsia="Times New Roman" w:hAnsi="Times New Roman" w:cs="Times New Roman"/>
          <w:b/>
          <w:bCs/>
          <w:iCs/>
          <w:sz w:val="24"/>
          <w:szCs w:val="24"/>
        </w:rPr>
        <w:t>–</w:t>
      </w:r>
      <w:r w:rsidRPr="00441EAA">
        <w:rPr>
          <w:rFonts w:ascii="Times New Roman" w:eastAsia="Times New Roman" w:hAnsi="Times New Roman" w:cs="Times New Roman"/>
          <w:bCs/>
          <w:iCs/>
          <w:sz w:val="24"/>
          <w:szCs w:val="24"/>
        </w:rPr>
        <w:t xml:space="preserve"> is freshwater methane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ebullition, or bubble fluxes of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from organic-rich sediments to the waterbody's surface. Freshwater ecosystems emit large quantities of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to the atmosphere (currently estimated between 117 and 212 </w:t>
      </w:r>
      <w:proofErr w:type="spellStart"/>
      <w:r w:rsidRPr="00441EAA">
        <w:rPr>
          <w:rFonts w:ascii="Times New Roman" w:eastAsia="Times New Roman" w:hAnsi="Times New Roman" w:cs="Times New Roman"/>
          <w:bCs/>
          <w:iCs/>
          <w:sz w:val="24"/>
          <w:szCs w:val="24"/>
        </w:rPr>
        <w:t>Tg</w:t>
      </w:r>
      <w:proofErr w:type="spellEnd"/>
      <w:r w:rsidRPr="00441EAA">
        <w:rPr>
          <w:rFonts w:ascii="Times New Roman" w:eastAsia="Times New Roman" w:hAnsi="Times New Roman" w:cs="Times New Roman"/>
          <w:bCs/>
          <w:iCs/>
          <w:sz w:val="24"/>
          <w:szCs w:val="24"/>
        </w:rPr>
        <w:t xml:space="preserve">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yr</w:t>
      </w:r>
      <w:r w:rsidRPr="00441EAA">
        <w:rPr>
          <w:rFonts w:ascii="Times New Roman" w:eastAsia="Times New Roman" w:hAnsi="Times New Roman" w:cs="Times New Roman"/>
          <w:bCs/>
          <w:iCs/>
          <w:sz w:val="24"/>
          <w:szCs w:val="24"/>
          <w:vertAlign w:val="superscript"/>
        </w:rPr>
        <w:t>-1</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Among the different types of freshwater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emissions, estimates of ebullition are considered one of the most uncertain in regional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budgets because of ebullition's high spatial and temporal variability within and among freshwater ecosystems (</w:t>
      </w:r>
      <w:proofErr w:type="spellStart"/>
      <w:r w:rsidRPr="00441EAA">
        <w:rPr>
          <w:rFonts w:ascii="Times New Roman" w:eastAsia="Times New Roman" w:hAnsi="Times New Roman" w:cs="Times New Roman"/>
          <w:bCs/>
          <w:iCs/>
          <w:sz w:val="24"/>
          <w:szCs w:val="24"/>
        </w:rPr>
        <w:t>Wik</w:t>
      </w:r>
      <w:proofErr w:type="spellEnd"/>
      <w:r w:rsidRPr="00441EAA">
        <w:rPr>
          <w:rFonts w:ascii="Times New Roman" w:eastAsia="Times New Roman" w:hAnsi="Times New Roman" w:cs="Times New Roman"/>
          <w:bCs/>
          <w:iCs/>
          <w:sz w:val="24"/>
          <w:szCs w:val="24"/>
        </w:rPr>
        <w:t xml:space="preserve">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Spatially, ebullition rates can vary substantially at sites located just a few meters apart (</w:t>
      </w:r>
      <w:proofErr w:type="spellStart"/>
      <w:r w:rsidRPr="00441EAA">
        <w:rPr>
          <w:rFonts w:ascii="Times New Roman" w:eastAsia="Times New Roman" w:hAnsi="Times New Roman" w:cs="Times New Roman"/>
          <w:bCs/>
          <w:iCs/>
          <w:sz w:val="24"/>
          <w:szCs w:val="24"/>
        </w:rPr>
        <w:t>DelSontro</w:t>
      </w:r>
      <w:proofErr w:type="spellEnd"/>
      <w:r w:rsidRPr="00441EAA">
        <w:rPr>
          <w:rFonts w:ascii="Times New Roman" w:eastAsia="Times New Roman" w:hAnsi="Times New Roman" w:cs="Times New Roman"/>
          <w:bCs/>
          <w:iCs/>
          <w:sz w:val="24"/>
          <w:szCs w:val="24"/>
        </w:rPr>
        <w:t xml:space="preserve"> et al. 201</w:t>
      </w:r>
      <w:r>
        <w:rPr>
          <w:rFonts w:ascii="Times New Roman" w:eastAsia="Times New Roman" w:hAnsi="Times New Roman" w:cs="Times New Roman"/>
          <w:bCs/>
          <w:iCs/>
          <w:sz w:val="24"/>
          <w:szCs w:val="24"/>
        </w:rPr>
        <w:t xml:space="preserve">1, </w:t>
      </w:r>
      <w:r w:rsidRPr="00441EAA">
        <w:rPr>
          <w:rFonts w:ascii="Times New Roman" w:eastAsia="Times New Roman" w:hAnsi="Times New Roman" w:cs="Times New Roman"/>
          <w:bCs/>
          <w:iCs/>
          <w:sz w:val="24"/>
          <w:szCs w:val="24"/>
        </w:rPr>
        <w:t>Beaulieu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Wik</w:t>
      </w:r>
      <w:proofErr w:type="spellEnd"/>
      <w:r w:rsidRPr="00441EAA">
        <w:rPr>
          <w:rFonts w:ascii="Times New Roman" w:eastAsia="Times New Roman" w:hAnsi="Times New Roman" w:cs="Times New Roman"/>
          <w:bCs/>
          <w:iCs/>
          <w:sz w:val="24"/>
          <w:szCs w:val="24"/>
        </w:rPr>
        <w:t xml:space="preserve">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McClure et al. 2020, </w:t>
      </w:r>
      <w:proofErr w:type="spellStart"/>
      <w:r w:rsidRPr="00441EAA">
        <w:rPr>
          <w:rFonts w:ascii="Times New Roman" w:eastAsia="Times New Roman" w:hAnsi="Times New Roman" w:cs="Times New Roman"/>
          <w:bCs/>
          <w:iCs/>
          <w:sz w:val="24"/>
          <w:szCs w:val="24"/>
        </w:rPr>
        <w:t>Linkhorst</w:t>
      </w:r>
      <w:proofErr w:type="spellEnd"/>
      <w:r w:rsidRPr="00441EAA">
        <w:rPr>
          <w:rFonts w:ascii="Times New Roman" w:eastAsia="Times New Roman" w:hAnsi="Times New Roman" w:cs="Times New Roman"/>
          <w:bCs/>
          <w:iCs/>
          <w:sz w:val="24"/>
          <w:szCs w:val="24"/>
        </w:rPr>
        <w:t xml:space="preserve"> et al. 2020). Temporally, </w:t>
      </w:r>
      <w:r>
        <w:rPr>
          <w:rFonts w:ascii="Times New Roman" w:eastAsia="Times New Roman" w:hAnsi="Times New Roman" w:cs="Times New Roman"/>
          <w:bCs/>
          <w:iCs/>
          <w:sz w:val="24"/>
          <w:szCs w:val="24"/>
        </w:rPr>
        <w:t>CH</w:t>
      </w:r>
      <w:r w:rsidRPr="00963D8B">
        <w:rPr>
          <w:rFonts w:ascii="Times New Roman" w:eastAsia="Times New Roman" w:hAnsi="Times New Roman" w:cs="Times New Roman"/>
          <w:bCs/>
          <w:iCs/>
          <w:sz w:val="24"/>
          <w:szCs w:val="24"/>
          <w:vertAlign w:val="subscript"/>
        </w:rPr>
        <w:t>4</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ebullition rates within the same waterbody can vary substantially over monthly </w:t>
      </w:r>
      <w:r w:rsidRPr="00441EAA">
        <w:rPr>
          <w:rFonts w:ascii="Times New Roman" w:eastAsia="Times New Roman" w:hAnsi="Times New Roman" w:cs="Times New Roman"/>
          <w:bCs/>
          <w:iCs/>
          <w:sz w:val="24"/>
          <w:szCs w:val="24"/>
        </w:rPr>
        <w:lastRenderedPageBreak/>
        <w:t>to interannual time scales (</w:t>
      </w:r>
      <w:ins w:id="67" w:author="McClure, Ryan" w:date="2020-11-04T07:28:00Z">
        <w:r w:rsidR="00CF3F2C">
          <w:rPr>
            <w:rFonts w:ascii="Times New Roman" w:eastAsia="Times New Roman" w:hAnsi="Times New Roman" w:cs="Times New Roman"/>
            <w:bCs/>
            <w:iCs/>
            <w:sz w:val="24"/>
            <w:szCs w:val="24"/>
          </w:rPr>
          <w:t xml:space="preserve">Burke et al., 2019, </w:t>
        </w:r>
      </w:ins>
      <w:proofErr w:type="spellStart"/>
      <w:r w:rsidRPr="00441EAA">
        <w:rPr>
          <w:rFonts w:ascii="Times New Roman" w:eastAsia="Times New Roman" w:hAnsi="Times New Roman" w:cs="Times New Roman"/>
          <w:bCs/>
          <w:iCs/>
          <w:sz w:val="24"/>
          <w:szCs w:val="24"/>
        </w:rPr>
        <w:t>Männistö</w:t>
      </w:r>
      <w:proofErr w:type="spellEnd"/>
      <w:r w:rsidRPr="00441EAA">
        <w:rPr>
          <w:rFonts w:ascii="Times New Roman" w:eastAsia="Times New Roman" w:hAnsi="Times New Roman" w:cs="Times New Roman"/>
          <w:bCs/>
          <w:iCs/>
          <w:sz w:val="24"/>
          <w:szCs w:val="24"/>
        </w:rPr>
        <w:t xml:space="preserve"> et al. 2019</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Linkhorst</w:t>
      </w:r>
      <w:proofErr w:type="spellEnd"/>
      <w:r w:rsidRPr="00441EAA">
        <w:rPr>
          <w:rFonts w:ascii="Times New Roman" w:eastAsia="Times New Roman" w:hAnsi="Times New Roman" w:cs="Times New Roman"/>
          <w:bCs/>
          <w:iCs/>
          <w:sz w:val="24"/>
          <w:szCs w:val="24"/>
        </w:rPr>
        <w:t xml:space="preserve"> et al. 2020). Because of the high spatiotemporal variation of ebullition</w:t>
      </w:r>
      <w:del w:id="68" w:author="McClure, Ryan" w:date="2020-11-04T07:29:00Z">
        <w:r w:rsidRPr="00441EAA" w:rsidDel="00CF3F2C">
          <w:rPr>
            <w:rFonts w:ascii="Times New Roman" w:eastAsia="Times New Roman" w:hAnsi="Times New Roman" w:cs="Times New Roman"/>
            <w:bCs/>
            <w:iCs/>
            <w:sz w:val="24"/>
            <w:szCs w:val="24"/>
          </w:rPr>
          <w:delText xml:space="preserve"> (Wik et al. 2016</w:delText>
        </w:r>
        <w:r w:rsidDel="00CF3F2C">
          <w:rPr>
            <w:rFonts w:ascii="Times New Roman" w:eastAsia="Times New Roman" w:hAnsi="Times New Roman" w:cs="Times New Roman"/>
            <w:bCs/>
            <w:iCs/>
            <w:sz w:val="24"/>
            <w:szCs w:val="24"/>
          </w:rPr>
          <w:delText>, McClure et al. 2020</w:delText>
        </w:r>
        <w:r w:rsidRPr="00441EAA" w:rsidDel="00CF3F2C">
          <w:rPr>
            <w:rFonts w:ascii="Times New Roman" w:eastAsia="Times New Roman" w:hAnsi="Times New Roman" w:cs="Times New Roman"/>
            <w:bCs/>
            <w:iCs/>
            <w:sz w:val="24"/>
            <w:szCs w:val="24"/>
          </w:rPr>
          <w:delText>)</w:delText>
        </w:r>
      </w:del>
      <w:r w:rsidRPr="00441EAA">
        <w:rPr>
          <w:rFonts w:ascii="Times New Roman" w:eastAsia="Times New Roman" w:hAnsi="Times New Roman" w:cs="Times New Roman"/>
          <w:bCs/>
          <w:iCs/>
          <w:sz w:val="24"/>
          <w:szCs w:val="24"/>
        </w:rPr>
        <w:t>, it is extremely challenging to monitor and predict ebullition, which is important for upscaling estimates</w:t>
      </w:r>
      <w:ins w:id="69" w:author="McClure, Ryan" w:date="2020-11-04T07:29:00Z">
        <w:r w:rsidR="00CF3F2C">
          <w:rPr>
            <w:rFonts w:ascii="Times New Roman" w:eastAsia="Times New Roman" w:hAnsi="Times New Roman" w:cs="Times New Roman"/>
            <w:bCs/>
            <w:iCs/>
            <w:sz w:val="24"/>
            <w:szCs w:val="24"/>
          </w:rPr>
          <w:t xml:space="preserve"> (</w:t>
        </w:r>
        <w:proofErr w:type="spellStart"/>
        <w:r w:rsidR="00CF3F2C" w:rsidRPr="00441EAA">
          <w:rPr>
            <w:rFonts w:ascii="Times New Roman" w:eastAsia="Times New Roman" w:hAnsi="Times New Roman" w:cs="Times New Roman"/>
            <w:bCs/>
            <w:iCs/>
            <w:sz w:val="24"/>
            <w:szCs w:val="24"/>
          </w:rPr>
          <w:t>Wik</w:t>
        </w:r>
        <w:proofErr w:type="spellEnd"/>
        <w:r w:rsidR="00CF3F2C" w:rsidRPr="00441EAA">
          <w:rPr>
            <w:rFonts w:ascii="Times New Roman" w:eastAsia="Times New Roman" w:hAnsi="Times New Roman" w:cs="Times New Roman"/>
            <w:bCs/>
            <w:iCs/>
            <w:sz w:val="24"/>
            <w:szCs w:val="24"/>
          </w:rPr>
          <w:t xml:space="preserve"> et al. 2016</w:t>
        </w:r>
        <w:r w:rsidR="00CF3F2C">
          <w:rPr>
            <w:rFonts w:ascii="Times New Roman" w:eastAsia="Times New Roman" w:hAnsi="Times New Roman" w:cs="Times New Roman"/>
            <w:bCs/>
            <w:iCs/>
            <w:sz w:val="24"/>
            <w:szCs w:val="24"/>
          </w:rPr>
          <w:t>)</w:t>
        </w:r>
      </w:ins>
      <w:r w:rsidRPr="00441EAA">
        <w:rPr>
          <w:rFonts w:ascii="Times New Roman" w:eastAsia="Times New Roman" w:hAnsi="Times New Roman" w:cs="Times New Roman"/>
          <w:bCs/>
          <w:iCs/>
          <w:sz w:val="24"/>
          <w:szCs w:val="24"/>
        </w:rPr>
        <w:t>. As a result, freshwater ebullition remains unaccounted for in the current global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budget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w:t>
      </w:r>
    </w:p>
    <w:p w14:paraId="33D27DA4" w14:textId="77777777" w:rsidR="00D512D8" w:rsidRPr="00441EAA" w:rsidRDefault="00D512D8" w:rsidP="00D512D8">
      <w:pPr>
        <w:spacing w:after="0" w:line="480" w:lineRule="auto"/>
        <w:ind w:firstLine="720"/>
        <w:rPr>
          <w:rFonts w:ascii="Times New Roman" w:eastAsia="Times New Roman" w:hAnsi="Times New Roman" w:cs="Times New Roman"/>
          <w:bCs/>
          <w:iCs/>
          <w:sz w:val="24"/>
          <w:szCs w:val="24"/>
        </w:rPr>
      </w:pPr>
      <w:r w:rsidRPr="00441EAA">
        <w:rPr>
          <w:rFonts w:ascii="Times New Roman" w:eastAsia="Times New Roman" w:hAnsi="Times New Roman" w:cs="Times New Roman"/>
          <w:bCs/>
          <w:iCs/>
          <w:sz w:val="24"/>
          <w:szCs w:val="24"/>
        </w:rPr>
        <w:t>Because freshwater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is </w:t>
      </w:r>
      <w:r>
        <w:rPr>
          <w:rFonts w:ascii="Times New Roman" w:eastAsia="Times New Roman" w:hAnsi="Times New Roman" w:cs="Times New Roman"/>
          <w:bCs/>
          <w:iCs/>
          <w:sz w:val="24"/>
          <w:szCs w:val="24"/>
        </w:rPr>
        <w:t>a</w:t>
      </w:r>
      <w:r w:rsidRPr="00441EAA">
        <w:rPr>
          <w:rFonts w:ascii="Times New Roman" w:eastAsia="Times New Roman" w:hAnsi="Times New Roman" w:cs="Times New Roman"/>
          <w:bCs/>
          <w:iCs/>
          <w:sz w:val="24"/>
          <w:szCs w:val="24"/>
        </w:rPr>
        <w:t xml:space="preserve"> highly variable flux for global emission estimates (Maher et al. 201</w:t>
      </w:r>
      <w:r>
        <w:rPr>
          <w:rFonts w:ascii="Times New Roman" w:eastAsia="Times New Roman" w:hAnsi="Times New Roman" w:cs="Times New Roman"/>
          <w:bCs/>
          <w:iCs/>
          <w:sz w:val="24"/>
          <w:szCs w:val="24"/>
        </w:rPr>
        <w:t>9,</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new methods are needed to evaluate how predictable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emission rates are over shorter time scales (</w:t>
      </w:r>
      <w:proofErr w:type="spellStart"/>
      <w:r w:rsidRPr="00441EAA">
        <w:rPr>
          <w:rFonts w:ascii="Times New Roman" w:eastAsia="Times New Roman" w:hAnsi="Times New Roman" w:cs="Times New Roman"/>
          <w:bCs/>
          <w:iCs/>
          <w:sz w:val="24"/>
          <w:szCs w:val="24"/>
        </w:rPr>
        <w:t>Butman</w:t>
      </w:r>
      <w:proofErr w:type="spellEnd"/>
      <w:r w:rsidRPr="00441EAA">
        <w:rPr>
          <w:rFonts w:ascii="Times New Roman" w:eastAsia="Times New Roman" w:hAnsi="Times New Roman" w:cs="Times New Roman"/>
          <w:bCs/>
          <w:iCs/>
          <w:sz w:val="24"/>
          <w:szCs w:val="24"/>
        </w:rPr>
        <w:t xml:space="preserve"> et al. 2018</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Near-term iterative forecasting with data assimilation may be a particularly valuable method for estimating and evaluating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predictability because this approach has been shown to successfully predict other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emission pathways. For example, </w:t>
      </w:r>
      <w:proofErr w:type="spellStart"/>
      <w:r w:rsidRPr="00441EAA">
        <w:rPr>
          <w:rFonts w:ascii="Times New Roman" w:eastAsia="Times New Roman" w:hAnsi="Times New Roman" w:cs="Times New Roman"/>
          <w:bCs/>
          <w:iCs/>
          <w:sz w:val="24"/>
          <w:szCs w:val="24"/>
        </w:rPr>
        <w:t>Nickl</w:t>
      </w:r>
      <w:proofErr w:type="spellEnd"/>
      <w:r w:rsidRPr="00441EAA">
        <w:rPr>
          <w:rFonts w:ascii="Times New Roman" w:eastAsia="Times New Roman" w:hAnsi="Times New Roman" w:cs="Times New Roman"/>
          <w:bCs/>
          <w:iCs/>
          <w:sz w:val="24"/>
          <w:szCs w:val="24"/>
        </w:rPr>
        <w:t xml:space="preserve"> et al. (2020) developed iterative forecasts of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emissions to the atmosphere from coal mining regions in Poland that predicted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plumes up to four days into the future at the 7 km</w:t>
      </w:r>
      <w:r w:rsidRPr="00441EAA">
        <w:rPr>
          <w:rFonts w:ascii="Times New Roman" w:eastAsia="Times New Roman" w:hAnsi="Times New Roman" w:cs="Times New Roman"/>
          <w:bCs/>
          <w:iCs/>
          <w:sz w:val="24"/>
          <w:szCs w:val="24"/>
          <w:vertAlign w:val="superscript"/>
        </w:rPr>
        <w:t>2</w:t>
      </w:r>
      <w:r w:rsidRPr="00441EAA">
        <w:rPr>
          <w:rFonts w:ascii="Times New Roman" w:eastAsia="Times New Roman" w:hAnsi="Times New Roman" w:cs="Times New Roman"/>
          <w:bCs/>
          <w:iCs/>
          <w:sz w:val="24"/>
          <w:szCs w:val="24"/>
        </w:rPr>
        <w:t xml:space="preserve"> scale. Their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emission forecast workflow used Earth system models that were updated with remote sensing data and airborne sampling quantifying atmospheric concentrations of CH</w:t>
      </w:r>
      <w:r w:rsidRPr="00441EAA">
        <w:rPr>
          <w:rFonts w:ascii="Times New Roman" w:eastAsia="Times New Roman" w:hAnsi="Times New Roman" w:cs="Times New Roman"/>
          <w:bCs/>
          <w:iCs/>
          <w:sz w:val="24"/>
          <w:szCs w:val="24"/>
          <w:vertAlign w:val="subscript"/>
        </w:rPr>
        <w:t>4</w:t>
      </w:r>
      <w:r w:rsidRPr="00F2083B">
        <w:rPr>
          <w:rFonts w:ascii="Times New Roman" w:eastAsia="Times New Roman" w:hAnsi="Times New Roman" w:cs="Times New Roman"/>
          <w:bCs/>
          <w:iCs/>
          <w:sz w:val="24"/>
          <w:szCs w:val="24"/>
          <w:rPrChange w:id="70" w:author="McClure, Ryan" w:date="2020-11-04T07:30:00Z">
            <w:rPr>
              <w:rFonts w:ascii="Times New Roman" w:eastAsia="Times New Roman" w:hAnsi="Times New Roman" w:cs="Times New Roman"/>
              <w:bCs/>
              <w:iCs/>
              <w:sz w:val="24"/>
              <w:szCs w:val="24"/>
              <w:vertAlign w:val="subscript"/>
            </w:rPr>
          </w:rPrChange>
        </w:rPr>
        <w:t xml:space="preserve"> </w:t>
      </w:r>
      <w:r w:rsidRPr="00441EAA">
        <w:rPr>
          <w:rFonts w:ascii="Times New Roman" w:eastAsia="Times New Roman" w:hAnsi="Times New Roman" w:cs="Times New Roman"/>
          <w:bCs/>
          <w:iCs/>
          <w:sz w:val="24"/>
          <w:szCs w:val="24"/>
        </w:rPr>
        <w:t>(</w:t>
      </w:r>
      <w:proofErr w:type="spellStart"/>
      <w:r w:rsidRPr="00441EAA">
        <w:rPr>
          <w:rFonts w:ascii="Times New Roman" w:eastAsia="Times New Roman" w:hAnsi="Times New Roman" w:cs="Times New Roman"/>
          <w:bCs/>
          <w:iCs/>
          <w:sz w:val="24"/>
          <w:szCs w:val="24"/>
        </w:rPr>
        <w:t>Nickl</w:t>
      </w:r>
      <w:proofErr w:type="spellEnd"/>
      <w:r w:rsidRPr="00441EAA">
        <w:rPr>
          <w:rFonts w:ascii="Times New Roman" w:eastAsia="Times New Roman" w:hAnsi="Times New Roman" w:cs="Times New Roman"/>
          <w:bCs/>
          <w:iCs/>
          <w:sz w:val="24"/>
          <w:szCs w:val="24"/>
        </w:rPr>
        <w:t xml:space="preserve"> et al. 2020).</w:t>
      </w:r>
      <w:del w:id="71" w:author="McClure, Ryan" w:date="2020-11-04T07:35:00Z">
        <w:r w:rsidRPr="00441EAA" w:rsidDel="002825D9">
          <w:rPr>
            <w:rFonts w:ascii="Times New Roman" w:eastAsia="Times New Roman" w:hAnsi="Times New Roman" w:cs="Times New Roman"/>
            <w:bCs/>
            <w:iCs/>
            <w:sz w:val="24"/>
            <w:szCs w:val="24"/>
          </w:rPr>
          <w:delText xml:space="preserve"> </w:delText>
        </w:r>
      </w:del>
    </w:p>
    <w:p w14:paraId="2D2ABB5F" w14:textId="77777777" w:rsidR="00D512D8" w:rsidRPr="00441EAA" w:rsidRDefault="00D512D8" w:rsidP="00D512D8">
      <w:pPr>
        <w:spacing w:after="0" w:line="480" w:lineRule="auto"/>
        <w:ind w:firstLine="720"/>
        <w:rPr>
          <w:rFonts w:ascii="Times New Roman" w:eastAsia="Times New Roman" w:hAnsi="Times New Roman" w:cs="Times New Roman"/>
          <w:b/>
          <w:bCs/>
          <w:iCs/>
          <w:sz w:val="24"/>
          <w:szCs w:val="24"/>
        </w:rPr>
      </w:pPr>
      <w:r w:rsidRPr="00441EAA">
        <w:rPr>
          <w:rFonts w:ascii="Times New Roman" w:eastAsia="Times New Roman" w:hAnsi="Times New Roman" w:cs="Times New Roman"/>
          <w:bCs/>
          <w:iCs/>
          <w:sz w:val="24"/>
          <w:szCs w:val="24"/>
        </w:rPr>
        <w:t>In addition to improving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predictions, near-term iterative forecasting using data assimilation also has the potential to improve our basic understanding of the drivers of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dynamics. There are multiple variables which drive freshwater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rates at different time scales, including water temperature (</w:t>
      </w:r>
      <w:proofErr w:type="spellStart"/>
      <w:r w:rsidRPr="00441EAA">
        <w:rPr>
          <w:rFonts w:ascii="Times New Roman" w:eastAsia="Times New Roman" w:hAnsi="Times New Roman" w:cs="Times New Roman"/>
          <w:bCs/>
          <w:iCs/>
          <w:sz w:val="24"/>
          <w:szCs w:val="24"/>
        </w:rPr>
        <w:t>DelSontro</w:t>
      </w:r>
      <w:proofErr w:type="spellEnd"/>
      <w:r w:rsidRPr="00441EAA">
        <w:rPr>
          <w:rFonts w:ascii="Times New Roman" w:eastAsia="Times New Roman" w:hAnsi="Times New Roman" w:cs="Times New Roman"/>
          <w:bCs/>
          <w:iCs/>
          <w:sz w:val="24"/>
          <w:szCs w:val="24"/>
        </w:rPr>
        <w:t xml:space="preserve">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Davidson et al. 2018, McClure et al. 2020), hydrostatic pressure and water table depth (Harrison et al. 2016</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Liu et al. 2019), primary productivity (West et al. 2016), water turbulence (Joyce </w:t>
      </w:r>
      <w:r>
        <w:rPr>
          <w:rFonts w:ascii="Times New Roman" w:eastAsia="Times New Roman" w:hAnsi="Times New Roman" w:cs="Times New Roman"/>
          <w:bCs/>
          <w:iCs/>
          <w:sz w:val="24"/>
          <w:szCs w:val="24"/>
        </w:rPr>
        <w:t>and</w:t>
      </w:r>
      <w:r w:rsidRPr="00441EAA">
        <w:rPr>
          <w:rFonts w:ascii="Times New Roman" w:eastAsia="Times New Roman" w:hAnsi="Times New Roman" w:cs="Times New Roman"/>
          <w:bCs/>
          <w:iCs/>
          <w:sz w:val="24"/>
          <w:szCs w:val="24"/>
        </w:rPr>
        <w:t xml:space="preserve"> Jewel 2002), sediment organic matter and organic matter quality (</w:t>
      </w:r>
      <w:proofErr w:type="spellStart"/>
      <w:r w:rsidRPr="00441EAA">
        <w:rPr>
          <w:rFonts w:ascii="Times New Roman" w:eastAsia="Times New Roman" w:hAnsi="Times New Roman" w:cs="Times New Roman"/>
          <w:bCs/>
          <w:iCs/>
          <w:sz w:val="24"/>
          <w:szCs w:val="24"/>
        </w:rPr>
        <w:t>Wik</w:t>
      </w:r>
      <w:proofErr w:type="spellEnd"/>
      <w:r w:rsidRPr="00441EAA">
        <w:rPr>
          <w:rFonts w:ascii="Times New Roman" w:eastAsia="Times New Roman" w:hAnsi="Times New Roman" w:cs="Times New Roman"/>
          <w:bCs/>
          <w:iCs/>
          <w:sz w:val="24"/>
          <w:szCs w:val="24"/>
        </w:rPr>
        <w:t xml:space="preserve"> et al. 2018</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Zhou et al. 2019), plant </w:t>
      </w:r>
      <w:r w:rsidRPr="00441EAA">
        <w:rPr>
          <w:rFonts w:ascii="Times New Roman" w:eastAsia="Times New Roman" w:hAnsi="Times New Roman" w:cs="Times New Roman"/>
          <w:bCs/>
          <w:iCs/>
          <w:sz w:val="24"/>
          <w:szCs w:val="24"/>
        </w:rPr>
        <w:lastRenderedPageBreak/>
        <w:t>abundance (Davidson et al. 2019), and zooplankton bioturbation (</w:t>
      </w:r>
      <w:proofErr w:type="spellStart"/>
      <w:r w:rsidRPr="00441EAA">
        <w:rPr>
          <w:rFonts w:ascii="Times New Roman" w:eastAsia="Times New Roman" w:hAnsi="Times New Roman" w:cs="Times New Roman"/>
          <w:bCs/>
          <w:iCs/>
          <w:sz w:val="24"/>
          <w:szCs w:val="24"/>
        </w:rPr>
        <w:t>Bezerra</w:t>
      </w:r>
      <w:proofErr w:type="spellEnd"/>
      <w:r w:rsidRPr="00441EAA">
        <w:rPr>
          <w:rFonts w:ascii="Times New Roman" w:eastAsia="Times New Roman" w:hAnsi="Times New Roman" w:cs="Times New Roman"/>
          <w:bCs/>
          <w:iCs/>
          <w:sz w:val="24"/>
          <w:szCs w:val="24"/>
        </w:rPr>
        <w:t xml:space="preserve"> et al. 2020). The relative importance of these predictor variables can vary substantially over days (Maher et al. 201</w:t>
      </w:r>
      <w:r>
        <w:rPr>
          <w:rFonts w:ascii="Times New Roman" w:eastAsia="Times New Roman" w:hAnsi="Times New Roman" w:cs="Times New Roman"/>
          <w:bCs/>
          <w:iCs/>
          <w:sz w:val="24"/>
          <w:szCs w:val="24"/>
        </w:rPr>
        <w:t xml:space="preserve">9, </w:t>
      </w:r>
      <w:proofErr w:type="spellStart"/>
      <w:r w:rsidRPr="00441EAA">
        <w:rPr>
          <w:rFonts w:ascii="Times New Roman" w:eastAsia="Times New Roman" w:hAnsi="Times New Roman" w:cs="Times New Roman"/>
          <w:bCs/>
          <w:iCs/>
          <w:sz w:val="24"/>
          <w:szCs w:val="24"/>
        </w:rPr>
        <w:t>Bezerra</w:t>
      </w:r>
      <w:proofErr w:type="spellEnd"/>
      <w:r w:rsidRPr="00441EAA">
        <w:rPr>
          <w:rFonts w:ascii="Times New Roman" w:eastAsia="Times New Roman" w:hAnsi="Times New Roman" w:cs="Times New Roman"/>
          <w:bCs/>
          <w:iCs/>
          <w:sz w:val="24"/>
          <w:szCs w:val="24"/>
        </w:rPr>
        <w:t xml:space="preserve"> et al. 2020), seasons (</w:t>
      </w:r>
      <w:proofErr w:type="spellStart"/>
      <w:r w:rsidRPr="00441EAA">
        <w:rPr>
          <w:rFonts w:ascii="Times New Roman" w:eastAsia="Times New Roman" w:hAnsi="Times New Roman" w:cs="Times New Roman"/>
          <w:bCs/>
          <w:iCs/>
          <w:sz w:val="24"/>
          <w:szCs w:val="24"/>
        </w:rPr>
        <w:t>DelSontro</w:t>
      </w:r>
      <w:proofErr w:type="spellEnd"/>
      <w:r w:rsidRPr="00441EAA">
        <w:rPr>
          <w:rFonts w:ascii="Times New Roman" w:eastAsia="Times New Roman" w:hAnsi="Times New Roman" w:cs="Times New Roman"/>
          <w:bCs/>
          <w:iCs/>
          <w:sz w:val="24"/>
          <w:szCs w:val="24"/>
        </w:rPr>
        <w:t xml:space="preserve"> et al. 2016</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McClure et al. 2020), and years (</w:t>
      </w:r>
      <w:proofErr w:type="spellStart"/>
      <w:r w:rsidRPr="00441EAA">
        <w:rPr>
          <w:rFonts w:ascii="Times New Roman" w:eastAsia="Times New Roman" w:hAnsi="Times New Roman" w:cs="Times New Roman"/>
          <w:bCs/>
          <w:iCs/>
          <w:sz w:val="24"/>
          <w:szCs w:val="24"/>
        </w:rPr>
        <w:t>Männistö</w:t>
      </w:r>
      <w:proofErr w:type="spellEnd"/>
      <w:r w:rsidRPr="00441EAA">
        <w:rPr>
          <w:rFonts w:ascii="Times New Roman" w:eastAsia="Times New Roman" w:hAnsi="Times New Roman" w:cs="Times New Roman"/>
          <w:bCs/>
          <w:iCs/>
          <w:sz w:val="24"/>
          <w:szCs w:val="24"/>
        </w:rPr>
        <w:t xml:space="preserve"> et al. 2019</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Linkhorst</w:t>
      </w:r>
      <w:proofErr w:type="spellEnd"/>
      <w:r w:rsidRPr="00441EAA">
        <w:rPr>
          <w:rFonts w:ascii="Times New Roman" w:eastAsia="Times New Roman" w:hAnsi="Times New Roman" w:cs="Times New Roman"/>
          <w:bCs/>
          <w:iCs/>
          <w:sz w:val="24"/>
          <w:szCs w:val="24"/>
        </w:rPr>
        <w:t xml:space="preserve"> et al. 2020). Developing iterative, near-term forecasts in which new observations regularly update a forecasting model could provide useful information on how the importance of different predictors changes under different environmental conditions,</w:t>
      </w:r>
      <w:r w:rsidRPr="00441EAA" w:rsidDel="007A4F02">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as indicated by the evolution of the model parameters over time.</w:t>
      </w:r>
    </w:p>
    <w:p w14:paraId="5B62E73A" w14:textId="77777777" w:rsidR="00D512D8" w:rsidRPr="00441EAA" w:rsidRDefault="00D512D8" w:rsidP="00D512D8">
      <w:pPr>
        <w:spacing w:after="0" w:line="480" w:lineRule="auto"/>
        <w:ind w:firstLine="720"/>
        <w:rPr>
          <w:rFonts w:ascii="Times New Roman" w:eastAsia="Times New Roman" w:hAnsi="Times New Roman" w:cs="Times New Roman"/>
          <w:b/>
          <w:bCs/>
          <w:iCs/>
          <w:sz w:val="24"/>
          <w:szCs w:val="24"/>
        </w:rPr>
      </w:pPr>
      <w:r w:rsidRPr="00441EAA">
        <w:rPr>
          <w:rFonts w:ascii="Times New Roman" w:eastAsia="Times New Roman" w:hAnsi="Times New Roman" w:cs="Times New Roman"/>
          <w:bCs/>
          <w:iCs/>
          <w:sz w:val="24"/>
          <w:szCs w:val="24"/>
        </w:rPr>
        <w:t xml:space="preserve">In contrast to atmospheric </w:t>
      </w:r>
      <w:r w:rsidR="002825D9" w:rsidRPr="00441EAA">
        <w:rPr>
          <w:rFonts w:ascii="Times New Roman" w:eastAsia="Times New Roman" w:hAnsi="Times New Roman" w:cs="Times New Roman"/>
          <w:bCs/>
          <w:iCs/>
          <w:sz w:val="24"/>
          <w:szCs w:val="24"/>
        </w:rPr>
        <w:t>CH</w:t>
      </w:r>
      <w:r w:rsidR="002825D9" w:rsidRPr="002825D9">
        <w:rPr>
          <w:rFonts w:ascii="Times New Roman" w:eastAsia="Times New Roman" w:hAnsi="Times New Roman" w:cs="Times New Roman"/>
          <w:sz w:val="24"/>
          <w:szCs w:val="24"/>
          <w:vertAlign w:val="subscript"/>
          <w:rPrChange w:id="72" w:author="McClure, Ryan" w:date="2020-11-04T07:36:00Z">
            <w:rPr>
              <w:rFonts w:ascii="Times New Roman" w:eastAsia="Times New Roman" w:hAnsi="Times New Roman" w:cs="Times New Roman"/>
              <w:b/>
              <w:bCs/>
              <w:sz w:val="24"/>
              <w:szCs w:val="24"/>
              <w:vertAlign w:val="subscript"/>
            </w:rPr>
          </w:rPrChange>
        </w:rPr>
        <w:t>4</w:t>
      </w:r>
      <w:r w:rsidR="002825D9" w:rsidRPr="00441EAA">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plume estimates spanning large regions (e.g., </w:t>
      </w:r>
      <w:proofErr w:type="spellStart"/>
      <w:r w:rsidRPr="00441EAA">
        <w:rPr>
          <w:rFonts w:ascii="Times New Roman" w:eastAsia="Times New Roman" w:hAnsi="Times New Roman" w:cs="Times New Roman"/>
          <w:bCs/>
          <w:iCs/>
          <w:sz w:val="24"/>
          <w:szCs w:val="24"/>
        </w:rPr>
        <w:t>Nickl</w:t>
      </w:r>
      <w:proofErr w:type="spellEnd"/>
      <w:r w:rsidRPr="00441EAA">
        <w:rPr>
          <w:rFonts w:ascii="Times New Roman" w:eastAsia="Times New Roman" w:hAnsi="Times New Roman" w:cs="Times New Roman"/>
          <w:bCs/>
          <w:iCs/>
          <w:sz w:val="24"/>
          <w:szCs w:val="24"/>
        </w:rPr>
        <w:t xml:space="preserve"> et al. 2020), freshwater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w:t>
      </w:r>
      <w:ins w:id="73" w:author="McClure, Ryan" w:date="2020-10-26T09:04:00Z">
        <w:r w:rsidR="00867D7C">
          <w:rPr>
            <w:rFonts w:ascii="Times New Roman" w:eastAsia="Times New Roman" w:hAnsi="Times New Roman" w:cs="Times New Roman"/>
            <w:bCs/>
            <w:iCs/>
            <w:sz w:val="24"/>
            <w:szCs w:val="24"/>
          </w:rPr>
          <w:t>rates</w:t>
        </w:r>
      </w:ins>
      <w:ins w:id="74" w:author="McClure, Ryan" w:date="2020-10-26T09:05:00Z">
        <w:r w:rsidR="00867D7C">
          <w:rPr>
            <w:rFonts w:ascii="Times New Roman" w:eastAsia="Times New Roman" w:hAnsi="Times New Roman" w:cs="Times New Roman"/>
            <w:bCs/>
            <w:iCs/>
            <w:sz w:val="24"/>
            <w:szCs w:val="24"/>
          </w:rPr>
          <w:t xml:space="preserve"> are</w:t>
        </w:r>
      </w:ins>
      <w:ins w:id="75" w:author="McClure, Ryan" w:date="2020-10-26T09:04:00Z">
        <w:r w:rsidR="00867D7C">
          <w:rPr>
            <w:rFonts w:ascii="Times New Roman" w:eastAsia="Times New Roman" w:hAnsi="Times New Roman" w:cs="Times New Roman"/>
            <w:bCs/>
            <w:iCs/>
            <w:sz w:val="24"/>
            <w:szCs w:val="24"/>
          </w:rPr>
          <w:t xml:space="preserve"> </w:t>
        </w:r>
      </w:ins>
      <w:ins w:id="76" w:author="McClure, Ryan" w:date="2020-10-26T09:05:00Z">
        <w:del w:id="77" w:author="Cayelan C. Carey" w:date="2020-11-06T14:21:00Z">
          <w:r w:rsidR="00867D7C" w:rsidDel="00664FF3">
            <w:rPr>
              <w:rFonts w:ascii="Times New Roman" w:eastAsia="Times New Roman" w:hAnsi="Times New Roman" w:cs="Times New Roman"/>
              <w:bCs/>
              <w:iCs/>
              <w:sz w:val="24"/>
              <w:szCs w:val="24"/>
            </w:rPr>
            <w:delText>generally</w:delText>
          </w:r>
        </w:del>
      </w:ins>
      <w:ins w:id="78" w:author="Cayelan C. Carey" w:date="2020-11-06T14:21:00Z">
        <w:r w:rsidR="00664FF3">
          <w:rPr>
            <w:rFonts w:ascii="Times New Roman" w:eastAsia="Times New Roman" w:hAnsi="Times New Roman" w:cs="Times New Roman"/>
            <w:bCs/>
            <w:iCs/>
            <w:sz w:val="24"/>
            <w:szCs w:val="24"/>
          </w:rPr>
          <w:t>usually</w:t>
        </w:r>
      </w:ins>
      <w:ins w:id="79" w:author="McClure, Ryan" w:date="2020-10-26T09:05:00Z">
        <w:r w:rsidR="00867D7C">
          <w:rPr>
            <w:rFonts w:ascii="Times New Roman" w:eastAsia="Times New Roman" w:hAnsi="Times New Roman" w:cs="Times New Roman"/>
            <w:bCs/>
            <w:iCs/>
            <w:sz w:val="24"/>
            <w:szCs w:val="24"/>
          </w:rPr>
          <w:t xml:space="preserve"> </w:t>
        </w:r>
      </w:ins>
      <w:del w:id="80" w:author="McClure, Ryan" w:date="2020-10-26T09:05:00Z">
        <w:r w:rsidRPr="00441EAA" w:rsidDel="00867D7C">
          <w:rPr>
            <w:rFonts w:ascii="Times New Roman" w:eastAsia="Times New Roman" w:hAnsi="Times New Roman" w:cs="Times New Roman"/>
            <w:bCs/>
            <w:iCs/>
            <w:sz w:val="24"/>
            <w:szCs w:val="24"/>
          </w:rPr>
          <w:delText xml:space="preserve">estimates </w:delText>
        </w:r>
      </w:del>
      <w:ins w:id="81" w:author="McClure, Ryan" w:date="2020-10-26T09:05:00Z">
        <w:r w:rsidR="00867D7C" w:rsidRPr="00441EAA">
          <w:rPr>
            <w:rFonts w:ascii="Times New Roman" w:eastAsia="Times New Roman" w:hAnsi="Times New Roman" w:cs="Times New Roman"/>
            <w:bCs/>
            <w:iCs/>
            <w:sz w:val="24"/>
            <w:szCs w:val="24"/>
          </w:rPr>
          <w:t>estimate</w:t>
        </w:r>
        <w:r w:rsidR="00867D7C">
          <w:rPr>
            <w:rFonts w:ascii="Times New Roman" w:eastAsia="Times New Roman" w:hAnsi="Times New Roman" w:cs="Times New Roman"/>
            <w:bCs/>
            <w:iCs/>
            <w:sz w:val="24"/>
            <w:szCs w:val="24"/>
          </w:rPr>
          <w:t>d</w:t>
        </w:r>
        <w:r w:rsidR="00867D7C" w:rsidRPr="00441EAA">
          <w:rPr>
            <w:rFonts w:ascii="Times New Roman" w:eastAsia="Times New Roman" w:hAnsi="Times New Roman" w:cs="Times New Roman"/>
            <w:bCs/>
            <w:iCs/>
            <w:sz w:val="24"/>
            <w:szCs w:val="24"/>
          </w:rPr>
          <w:t xml:space="preserve"> </w:t>
        </w:r>
      </w:ins>
      <w:ins w:id="82" w:author="Cayelan C. Carey" w:date="2020-11-06T14:27:00Z">
        <w:r w:rsidR="00164A52">
          <w:rPr>
            <w:rFonts w:ascii="Times New Roman" w:eastAsia="Times New Roman" w:hAnsi="Times New Roman" w:cs="Times New Roman"/>
            <w:bCs/>
            <w:iCs/>
            <w:sz w:val="24"/>
            <w:szCs w:val="24"/>
          </w:rPr>
          <w:t xml:space="preserve">individually </w:t>
        </w:r>
      </w:ins>
      <w:del w:id="83" w:author="McClure, Ryan" w:date="2020-10-26T09:05:00Z">
        <w:r w:rsidRPr="00441EAA" w:rsidDel="00867D7C">
          <w:rPr>
            <w:rFonts w:ascii="Times New Roman" w:eastAsia="Times New Roman" w:hAnsi="Times New Roman" w:cs="Times New Roman"/>
            <w:bCs/>
            <w:iCs/>
            <w:sz w:val="24"/>
            <w:szCs w:val="24"/>
          </w:rPr>
          <w:delText xml:space="preserve">are generally generated </w:delText>
        </w:r>
      </w:del>
      <w:r w:rsidRPr="00441EAA">
        <w:rPr>
          <w:rFonts w:ascii="Times New Roman" w:eastAsia="Times New Roman" w:hAnsi="Times New Roman" w:cs="Times New Roman"/>
          <w:bCs/>
          <w:iCs/>
          <w:sz w:val="24"/>
          <w:szCs w:val="24"/>
        </w:rPr>
        <w:t>for single ecosystems and rarely are monitored using continuous remote sensing or live-streaming sensor data, necessitating a simpler iterative forecasting workflow using manually collected data and empirical models. While there have been recent advances in automated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rate sensors (</w:t>
      </w:r>
      <w:proofErr w:type="spellStart"/>
      <w:r w:rsidRPr="00441EAA">
        <w:rPr>
          <w:rFonts w:ascii="Times New Roman" w:eastAsia="Times New Roman" w:hAnsi="Times New Roman" w:cs="Times New Roman"/>
          <w:bCs/>
          <w:iCs/>
          <w:sz w:val="24"/>
          <w:szCs w:val="24"/>
        </w:rPr>
        <w:t>Delwiche</w:t>
      </w:r>
      <w:proofErr w:type="spellEnd"/>
      <w:r w:rsidRPr="00441EAA">
        <w:rPr>
          <w:rFonts w:ascii="Times New Roman" w:eastAsia="Times New Roman" w:hAnsi="Times New Roman" w:cs="Times New Roman"/>
          <w:bCs/>
          <w:iCs/>
          <w:sz w:val="24"/>
          <w:szCs w:val="24"/>
        </w:rPr>
        <w:t xml:space="preserve"> et al. 2017,</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Maher et al. 201</w:t>
      </w:r>
      <w:r>
        <w:rPr>
          <w:rFonts w:ascii="Times New Roman" w:eastAsia="Times New Roman" w:hAnsi="Times New Roman" w:cs="Times New Roman"/>
          <w:bCs/>
          <w:iCs/>
          <w:sz w:val="24"/>
          <w:szCs w:val="24"/>
        </w:rPr>
        <w:t>9</w:t>
      </w:r>
      <w:r w:rsidRPr="00441EAA">
        <w:rPr>
          <w:rFonts w:ascii="Times New Roman" w:eastAsia="Times New Roman" w:hAnsi="Times New Roman" w:cs="Times New Roman"/>
          <w:bCs/>
          <w:iCs/>
          <w:sz w:val="24"/>
          <w:szCs w:val="24"/>
        </w:rPr>
        <w:t>) and methods to estimate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rates via remote sensing in freshwater ecosystems (Engram et al. 2020), the vast majority of lake and reservoir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emissions are still measured with passive traps that are deployed in one waterbody, retrieved manually, and later analyzed on a gas chromatograph (GC) in the laboratory (e.g., </w:t>
      </w:r>
      <w:proofErr w:type="spellStart"/>
      <w:r w:rsidRPr="00441EAA">
        <w:rPr>
          <w:rFonts w:ascii="Times New Roman" w:eastAsia="Times New Roman" w:hAnsi="Times New Roman" w:cs="Times New Roman"/>
          <w:bCs/>
          <w:iCs/>
          <w:sz w:val="24"/>
          <w:szCs w:val="24"/>
        </w:rPr>
        <w:t>Klapstein</w:t>
      </w:r>
      <w:proofErr w:type="spellEnd"/>
      <w:r w:rsidRPr="00441EAA">
        <w:rPr>
          <w:rFonts w:ascii="Times New Roman" w:eastAsia="Times New Roman" w:hAnsi="Times New Roman" w:cs="Times New Roman"/>
          <w:bCs/>
          <w:iCs/>
          <w:sz w:val="24"/>
          <w:szCs w:val="24"/>
        </w:rPr>
        <w:t xml:space="preserve"> et al. 2014</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Beaulieu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Männistö</w:t>
      </w:r>
      <w:proofErr w:type="spellEnd"/>
      <w:r w:rsidRPr="00441EAA">
        <w:rPr>
          <w:rFonts w:ascii="Times New Roman" w:eastAsia="Times New Roman" w:hAnsi="Times New Roman" w:cs="Times New Roman"/>
          <w:bCs/>
          <w:iCs/>
          <w:sz w:val="24"/>
          <w:szCs w:val="24"/>
        </w:rPr>
        <w:t xml:space="preserve"> et al. 2019</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McClure et al. 2020). Consequently, to advance iterative forecasting of manually sampled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new iterative forecasting and data assimilation workflows must be developed.</w:t>
      </w:r>
    </w:p>
    <w:p w14:paraId="7C4D935A" w14:textId="77777777" w:rsidR="00D512D8" w:rsidRDefault="00D512D8" w:rsidP="00D512D8">
      <w:pPr>
        <w:spacing w:after="0" w:line="480" w:lineRule="auto"/>
        <w:ind w:firstLine="720"/>
        <w:rPr>
          <w:rFonts w:ascii="Times New Roman" w:eastAsia="Times New Roman" w:hAnsi="Times New Roman" w:cs="Times New Roman"/>
          <w:bCs/>
          <w:sz w:val="24"/>
          <w:szCs w:val="24"/>
        </w:rPr>
      </w:pPr>
      <w:r w:rsidRPr="00441EAA">
        <w:rPr>
          <w:rFonts w:ascii="Times New Roman" w:eastAsia="Times New Roman" w:hAnsi="Times New Roman" w:cs="Times New Roman"/>
          <w:bCs/>
          <w:sz w:val="24"/>
          <w:szCs w:val="24"/>
        </w:rPr>
        <w:t>We developed the first (to our knowledge) iterative forecast workflow for near-term (1 to 16-day horizon)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rates in a freshwater ecosystem, using manually collected ebullition data. We used sequential data assimilation (Luo et al. 2011</w:t>
      </w:r>
      <w:r>
        <w:rPr>
          <w:rFonts w:ascii="Times New Roman" w:eastAsia="Times New Roman" w:hAnsi="Times New Roman" w:cs="Times New Roman"/>
          <w:bCs/>
          <w:sz w:val="24"/>
          <w:szCs w:val="24"/>
        </w:rPr>
        <w:t xml:space="preserve">, </w:t>
      </w:r>
      <w:proofErr w:type="spellStart"/>
      <w:r w:rsidRPr="00441EAA">
        <w:rPr>
          <w:rFonts w:ascii="Times New Roman" w:eastAsia="Times New Roman" w:hAnsi="Times New Roman" w:cs="Times New Roman"/>
          <w:bCs/>
          <w:sz w:val="24"/>
          <w:szCs w:val="24"/>
        </w:rPr>
        <w:t>Dietze</w:t>
      </w:r>
      <w:proofErr w:type="spellEnd"/>
      <w:r w:rsidRPr="00441EAA">
        <w:rPr>
          <w:rFonts w:ascii="Times New Roman" w:eastAsia="Times New Roman" w:hAnsi="Times New Roman" w:cs="Times New Roman"/>
          <w:bCs/>
          <w:sz w:val="24"/>
          <w:szCs w:val="24"/>
        </w:rPr>
        <w:t xml:space="preserve"> 2017</w:t>
      </w:r>
      <w:r w:rsidRPr="00441EAA">
        <w:rPr>
          <w:rFonts w:ascii="Times New Roman" w:eastAsia="Times New Roman" w:hAnsi="Times New Roman" w:cs="Times New Roman"/>
          <w:bCs/>
          <w:i/>
          <w:iCs/>
          <w:sz w:val="24"/>
          <w:szCs w:val="24"/>
        </w:rPr>
        <w:t>a</w:t>
      </w:r>
      <w:r w:rsidRPr="00441EAA">
        <w:rPr>
          <w:rFonts w:ascii="Times New Roman" w:eastAsia="Times New Roman" w:hAnsi="Times New Roman" w:cs="Times New Roman"/>
          <w:bCs/>
          <w:sz w:val="24"/>
          <w:szCs w:val="24"/>
        </w:rPr>
        <w:t xml:space="preserve">) to update an empirical ebullition model's states and parameters on each model time step before generating the </w:t>
      </w:r>
      <w:r w:rsidRPr="00441EAA">
        <w:rPr>
          <w:rFonts w:ascii="Times New Roman" w:eastAsia="Times New Roman" w:hAnsi="Times New Roman" w:cs="Times New Roman"/>
          <w:bCs/>
          <w:sz w:val="24"/>
          <w:szCs w:val="24"/>
        </w:rPr>
        <w:lastRenderedPageBreak/>
        <w:t>next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rate forecast. </w:t>
      </w:r>
      <w:r>
        <w:rPr>
          <w:rFonts w:ascii="Times New Roman" w:eastAsia="Times New Roman" w:hAnsi="Times New Roman" w:cs="Times New Roman"/>
          <w:bCs/>
          <w:sz w:val="24"/>
          <w:szCs w:val="24"/>
        </w:rPr>
        <w:t>Here, s</w:t>
      </w:r>
      <w:r w:rsidRPr="00441EAA">
        <w:rPr>
          <w:rFonts w:ascii="Times New Roman" w:eastAsia="Times New Roman" w:hAnsi="Times New Roman" w:cs="Times New Roman"/>
          <w:bCs/>
          <w:sz w:val="24"/>
          <w:szCs w:val="24"/>
        </w:rPr>
        <w:t xml:space="preserve">equential data assimilation is </w:t>
      </w:r>
      <w:r>
        <w:rPr>
          <w:rFonts w:ascii="Times New Roman" w:eastAsia="Times New Roman" w:hAnsi="Times New Roman" w:cs="Times New Roman"/>
          <w:bCs/>
          <w:sz w:val="24"/>
          <w:szCs w:val="24"/>
        </w:rPr>
        <w:t>a method</w:t>
      </w:r>
      <w:r w:rsidRPr="00441EAA">
        <w:rPr>
          <w:rFonts w:ascii="Times New Roman" w:eastAsia="Times New Roman" w:hAnsi="Times New Roman" w:cs="Times New Roman"/>
          <w:bCs/>
          <w:sz w:val="24"/>
          <w:szCs w:val="24"/>
        </w:rPr>
        <w:t xml:space="preserve"> in which newly acquired observations are used to refit a model before generating a new forecast (</w:t>
      </w:r>
      <w:proofErr w:type="spellStart"/>
      <w:r w:rsidRPr="00441EAA">
        <w:rPr>
          <w:rFonts w:ascii="Times New Roman" w:eastAsia="Times New Roman" w:hAnsi="Times New Roman" w:cs="Times New Roman"/>
          <w:bCs/>
          <w:sz w:val="24"/>
          <w:szCs w:val="24"/>
        </w:rPr>
        <w:t>Dietze</w:t>
      </w:r>
      <w:proofErr w:type="spellEnd"/>
      <w:r w:rsidRPr="00441EAA">
        <w:rPr>
          <w:rFonts w:ascii="Times New Roman" w:eastAsia="Times New Roman" w:hAnsi="Times New Roman" w:cs="Times New Roman"/>
          <w:bCs/>
          <w:sz w:val="24"/>
          <w:szCs w:val="24"/>
        </w:rPr>
        <w:t xml:space="preserve"> 2017</w:t>
      </w:r>
      <w:r w:rsidRPr="00441EAA">
        <w:rPr>
          <w:rFonts w:ascii="Times New Roman" w:eastAsia="Times New Roman" w:hAnsi="Times New Roman" w:cs="Times New Roman"/>
          <w:bCs/>
          <w:i/>
          <w:iCs/>
          <w:sz w:val="24"/>
          <w:szCs w:val="24"/>
        </w:rPr>
        <w:t>a</w:t>
      </w:r>
      <w:r w:rsidRPr="00441EAA">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p>
    <w:p w14:paraId="471AEA7E" w14:textId="77777777" w:rsidR="00D512D8" w:rsidRPr="00441EAA" w:rsidRDefault="00D512D8" w:rsidP="00D512D8">
      <w:pPr>
        <w:spacing w:after="0" w:line="480" w:lineRule="auto"/>
        <w:ind w:firstLine="720"/>
        <w:rPr>
          <w:rFonts w:ascii="Times New Roman" w:eastAsia="Times New Roman" w:hAnsi="Times New Roman" w:cs="Times New Roman"/>
          <w:bCs/>
          <w:sz w:val="24"/>
          <w:szCs w:val="24"/>
          <w:lang w:val="en-GB"/>
        </w:rPr>
      </w:pPr>
      <w:r w:rsidRPr="00441EAA">
        <w:rPr>
          <w:rFonts w:ascii="Times New Roman" w:eastAsia="Times New Roman" w:hAnsi="Times New Roman" w:cs="Times New Roman"/>
          <w:bCs/>
          <w:sz w:val="24"/>
          <w:szCs w:val="24"/>
        </w:rPr>
        <w:t xml:space="preserve">We </w:t>
      </w:r>
      <w:r>
        <w:rPr>
          <w:rFonts w:ascii="Times New Roman" w:eastAsia="Times New Roman" w:hAnsi="Times New Roman" w:cs="Times New Roman"/>
          <w:bCs/>
          <w:sz w:val="24"/>
          <w:szCs w:val="24"/>
        </w:rPr>
        <w:t>tested our forecast workflow in a</w:t>
      </w:r>
      <w:r w:rsidRPr="00441EA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small, eutrophic </w:t>
      </w:r>
      <w:r w:rsidRPr="00441EAA">
        <w:rPr>
          <w:rFonts w:ascii="Times New Roman" w:eastAsia="Times New Roman" w:hAnsi="Times New Roman" w:cs="Times New Roman"/>
          <w:bCs/>
          <w:sz w:val="24"/>
          <w:szCs w:val="24"/>
        </w:rPr>
        <w:t>freshwater reservoir</w:t>
      </w:r>
      <w:r>
        <w:rPr>
          <w:rFonts w:ascii="Times New Roman" w:eastAsia="Times New Roman" w:hAnsi="Times New Roman" w:cs="Times New Roman"/>
          <w:bCs/>
          <w:sz w:val="24"/>
          <w:szCs w:val="24"/>
        </w:rPr>
        <w:t xml:space="preserve"> in southwestern Virginia, USA. </w:t>
      </w:r>
      <w:r w:rsidRPr="00441EAA">
        <w:rPr>
          <w:rFonts w:ascii="Times New Roman" w:eastAsia="Times New Roman" w:hAnsi="Times New Roman" w:cs="Times New Roman"/>
          <w:bCs/>
          <w:sz w:val="24"/>
          <w:szCs w:val="24"/>
        </w:rPr>
        <w:t>Our objectives were: 1) develop an iterative, near-term forecasting workflow for manually collected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rates; 2) assess how well near-term forecasts with sequential data assimilation could predict future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in comparison to </w:t>
      </w:r>
      <w:r>
        <w:rPr>
          <w:rFonts w:ascii="Times New Roman" w:eastAsia="Times New Roman" w:hAnsi="Times New Roman" w:cs="Times New Roman"/>
          <w:bCs/>
          <w:sz w:val="24"/>
          <w:szCs w:val="24"/>
        </w:rPr>
        <w:t xml:space="preserve">forecasts </w:t>
      </w:r>
      <w:r w:rsidRPr="00441EAA">
        <w:rPr>
          <w:rFonts w:ascii="Times New Roman" w:eastAsia="Times New Roman" w:hAnsi="Times New Roman" w:cs="Times New Roman"/>
          <w:bCs/>
          <w:sz w:val="24"/>
          <w:szCs w:val="24"/>
        </w:rPr>
        <w:t>without data assimilation</w:t>
      </w:r>
      <w:r>
        <w:rPr>
          <w:rFonts w:ascii="Times New Roman" w:eastAsia="Times New Roman" w:hAnsi="Times New Roman" w:cs="Times New Roman"/>
          <w:bCs/>
          <w:sz w:val="24"/>
          <w:szCs w:val="24"/>
        </w:rPr>
        <w:t xml:space="preserve"> as well as a persistence null model</w:t>
      </w:r>
      <w:r w:rsidRPr="00441EAA">
        <w:rPr>
          <w:rFonts w:ascii="Times New Roman" w:eastAsia="Times New Roman" w:hAnsi="Times New Roman" w:cs="Times New Roman"/>
          <w:bCs/>
          <w:sz w:val="24"/>
          <w:szCs w:val="24"/>
        </w:rPr>
        <w:t>; and 3)</w:t>
      </w:r>
      <w:r w:rsidRPr="00441EAA">
        <w:rPr>
          <w:rFonts w:ascii="Times New Roman" w:eastAsia="Times New Roman" w:hAnsi="Times New Roman" w:cs="Times New Roman"/>
          <w:b/>
          <w:bCs/>
          <w:sz w:val="24"/>
          <w:szCs w:val="24"/>
        </w:rPr>
        <w:t xml:space="preserve"> </w:t>
      </w:r>
      <w:r w:rsidRPr="00441EAA">
        <w:rPr>
          <w:rFonts w:ascii="Times New Roman" w:eastAsia="Times New Roman" w:hAnsi="Times New Roman" w:cs="Times New Roman"/>
          <w:bCs/>
          <w:sz w:val="24"/>
          <w:szCs w:val="24"/>
        </w:rPr>
        <w:t>quantify how forecast uncertainty estimates changed over a summer season as a metric of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rate predictability.</w:t>
      </w:r>
      <w:ins w:id="84" w:author="Cayelan C. Carey" w:date="2020-11-06T14:28:00Z">
        <w:r w:rsidR="00E4184A">
          <w:rPr>
            <w:rFonts w:ascii="Times New Roman" w:eastAsia="Times New Roman" w:hAnsi="Times New Roman" w:cs="Times New Roman"/>
            <w:bCs/>
            <w:sz w:val="24"/>
            <w:szCs w:val="24"/>
          </w:rPr>
          <w:t xml:space="preserve"> Our goal was to use near-term forecasting </w:t>
        </w:r>
      </w:ins>
      <w:ins w:id="85" w:author="Cayelan C. Carey" w:date="2020-11-06T14:32:00Z">
        <w:r w:rsidR="00E4184A">
          <w:rPr>
            <w:rFonts w:ascii="Times New Roman" w:eastAsia="Times New Roman" w:hAnsi="Times New Roman" w:cs="Times New Roman"/>
            <w:bCs/>
            <w:sz w:val="24"/>
            <w:szCs w:val="24"/>
          </w:rPr>
          <w:t xml:space="preserve">to see if we can </w:t>
        </w:r>
      </w:ins>
      <w:ins w:id="86" w:author="Cayelan C. Carey" w:date="2020-11-06T14:28:00Z">
        <w:r w:rsidR="00E4184A">
          <w:rPr>
            <w:rFonts w:ascii="Times New Roman" w:eastAsia="Times New Roman" w:hAnsi="Times New Roman" w:cs="Times New Roman"/>
            <w:bCs/>
            <w:sz w:val="24"/>
            <w:szCs w:val="24"/>
          </w:rPr>
          <w:t>advance our understanding of</w:t>
        </w:r>
        <w:r w:rsidR="00E4184A" w:rsidRPr="00E4184A">
          <w:rPr>
            <w:rFonts w:ascii="Times New Roman" w:eastAsia="Times New Roman" w:hAnsi="Times New Roman" w:cs="Times New Roman"/>
            <w:bCs/>
            <w:sz w:val="24"/>
            <w:szCs w:val="24"/>
          </w:rPr>
          <w:t xml:space="preserve"> </w:t>
        </w:r>
        <w:r w:rsidR="00E4184A" w:rsidRPr="00441EAA">
          <w:rPr>
            <w:rFonts w:ascii="Times New Roman" w:eastAsia="Times New Roman" w:hAnsi="Times New Roman" w:cs="Times New Roman"/>
            <w:bCs/>
            <w:sz w:val="24"/>
            <w:szCs w:val="24"/>
          </w:rPr>
          <w:t>CH</w:t>
        </w:r>
        <w:r w:rsidR="00E4184A" w:rsidRPr="00441EAA">
          <w:rPr>
            <w:rFonts w:ascii="Times New Roman" w:eastAsia="Times New Roman" w:hAnsi="Times New Roman" w:cs="Times New Roman"/>
            <w:bCs/>
            <w:sz w:val="24"/>
            <w:szCs w:val="24"/>
            <w:vertAlign w:val="subscript"/>
          </w:rPr>
          <w:t>4</w:t>
        </w:r>
      </w:ins>
      <w:ins w:id="87" w:author="Cayelan C. Carey" w:date="2020-11-06T14:32:00Z">
        <w:r w:rsidR="00E4184A">
          <w:rPr>
            <w:rFonts w:ascii="Times New Roman" w:eastAsia="Times New Roman" w:hAnsi="Times New Roman" w:cs="Times New Roman"/>
            <w:bCs/>
            <w:sz w:val="24"/>
            <w:szCs w:val="24"/>
            <w:vertAlign w:val="subscript"/>
          </w:rPr>
          <w:t xml:space="preserve"> </w:t>
        </w:r>
        <w:r w:rsidR="00E4184A" w:rsidRPr="00E4184A">
          <w:rPr>
            <w:rFonts w:ascii="Times New Roman" w:eastAsia="Times New Roman" w:hAnsi="Times New Roman" w:cs="Times New Roman"/>
            <w:bCs/>
            <w:sz w:val="24"/>
            <w:szCs w:val="24"/>
            <w:rPrChange w:id="88" w:author="Cayelan C. Carey" w:date="2020-11-06T14:32:00Z">
              <w:rPr>
                <w:rFonts w:ascii="Times New Roman" w:eastAsia="Times New Roman" w:hAnsi="Times New Roman" w:cs="Times New Roman"/>
                <w:bCs/>
                <w:sz w:val="24"/>
                <w:szCs w:val="24"/>
                <w:vertAlign w:val="subscript"/>
              </w:rPr>
            </w:rPrChange>
          </w:rPr>
          <w:t>ebullition, specifically</w:t>
        </w:r>
        <w:r w:rsidR="00E4184A">
          <w:rPr>
            <w:rFonts w:ascii="Times New Roman" w:eastAsia="Times New Roman" w:hAnsi="Times New Roman" w:cs="Times New Roman"/>
            <w:bCs/>
            <w:sz w:val="24"/>
            <w:szCs w:val="24"/>
          </w:rPr>
          <w:t xml:space="preserve"> to</w:t>
        </w:r>
      </w:ins>
      <w:ins w:id="89" w:author="Cayelan C. Carey" w:date="2020-11-06T14:33:00Z">
        <w:r w:rsidR="00E4184A">
          <w:rPr>
            <w:rFonts w:ascii="Times New Roman" w:eastAsia="Times New Roman" w:hAnsi="Times New Roman" w:cs="Times New Roman"/>
            <w:bCs/>
            <w:sz w:val="24"/>
            <w:szCs w:val="24"/>
          </w:rPr>
          <w:t xml:space="preserve"> as to both </w:t>
        </w:r>
      </w:ins>
      <w:ins w:id="90" w:author="Cayelan C. Carey" w:date="2020-11-06T14:34:00Z">
        <w:r w:rsidR="00E4184A">
          <w:rPr>
            <w:rFonts w:ascii="Times New Roman" w:eastAsia="Times New Roman" w:hAnsi="Times New Roman" w:cs="Times New Roman"/>
            <w:bCs/>
            <w:sz w:val="24"/>
            <w:szCs w:val="24"/>
          </w:rPr>
          <w:t xml:space="preserve">quantify </w:t>
        </w:r>
      </w:ins>
      <w:ins w:id="91" w:author="Cayelan C. Carey" w:date="2020-11-06T14:33:00Z">
        <w:r w:rsidR="00E4184A">
          <w:rPr>
            <w:rFonts w:ascii="Times New Roman" w:eastAsia="Times New Roman" w:hAnsi="Times New Roman" w:cs="Times New Roman"/>
            <w:bCs/>
            <w:sz w:val="24"/>
            <w:szCs w:val="24"/>
          </w:rPr>
          <w:t xml:space="preserve">the </w:t>
        </w:r>
      </w:ins>
      <w:ins w:id="92" w:author="Cayelan C. Carey" w:date="2020-11-06T14:34:00Z">
        <w:r w:rsidR="00E4184A">
          <w:rPr>
            <w:rFonts w:ascii="Times New Roman" w:eastAsia="Times New Roman" w:hAnsi="Times New Roman" w:cs="Times New Roman"/>
            <w:bCs/>
            <w:sz w:val="24"/>
            <w:szCs w:val="24"/>
          </w:rPr>
          <w:t>predictability of ebullition as well as examine how its drivers change over time.</w:t>
        </w:r>
      </w:ins>
      <w:ins w:id="93" w:author="Cayelan C. Carey" w:date="2020-11-06T14:33:00Z">
        <w:r w:rsidR="00E4184A">
          <w:rPr>
            <w:rFonts w:ascii="Times New Roman" w:eastAsia="Times New Roman" w:hAnsi="Times New Roman" w:cs="Times New Roman"/>
            <w:bCs/>
            <w:sz w:val="24"/>
            <w:szCs w:val="24"/>
          </w:rPr>
          <w:t xml:space="preserve"> </w:t>
        </w:r>
      </w:ins>
    </w:p>
    <w:p w14:paraId="6EA2B4EB" w14:textId="77777777" w:rsidR="00D512D8" w:rsidRDefault="00D512D8" w:rsidP="00D512D8">
      <w:pPr>
        <w:spacing w:after="0" w:line="480" w:lineRule="auto"/>
        <w:rPr>
          <w:rFonts w:ascii="Times New Roman" w:eastAsia="Times New Roman" w:hAnsi="Times New Roman" w:cs="Times New Roman"/>
          <w:b/>
          <w:sz w:val="24"/>
          <w:szCs w:val="24"/>
        </w:rPr>
      </w:pPr>
    </w:p>
    <w:p w14:paraId="730390B5" w14:textId="77777777" w:rsidR="00D512D8" w:rsidRDefault="00D512D8" w:rsidP="00D512D8">
      <w:pPr>
        <w:spacing w:after="0" w:line="480" w:lineRule="auto"/>
        <w:rPr>
          <w:rFonts w:ascii="Times New Roman" w:eastAsia="Times New Roman" w:hAnsi="Times New Roman" w:cs="Times New Roman"/>
          <w:b/>
          <w:sz w:val="24"/>
          <w:szCs w:val="24"/>
        </w:rPr>
      </w:pPr>
      <w:r w:rsidRPr="009B2859">
        <w:rPr>
          <w:rFonts w:ascii="Times New Roman" w:eastAsia="Times New Roman" w:hAnsi="Times New Roman" w:cs="Times New Roman"/>
          <w:b/>
          <w:sz w:val="24"/>
          <w:szCs w:val="24"/>
        </w:rPr>
        <w:t>Methods</w:t>
      </w:r>
    </w:p>
    <w:p w14:paraId="6AD35AF9" w14:textId="77777777" w:rsidR="00D512D8" w:rsidRPr="009B2859" w:rsidRDefault="00D512D8" w:rsidP="00D512D8">
      <w:pPr>
        <w:spacing w:after="0" w:line="480" w:lineRule="auto"/>
        <w:rPr>
          <w:rFonts w:ascii="Times New Roman" w:eastAsia="Times New Roman" w:hAnsi="Times New Roman" w:cs="Times New Roman"/>
          <w:i/>
          <w:sz w:val="24"/>
          <w:szCs w:val="24"/>
          <w:lang w:val="en-GB"/>
        </w:rPr>
      </w:pPr>
      <w:r w:rsidRPr="009B2859">
        <w:rPr>
          <w:rFonts w:ascii="Times New Roman" w:eastAsia="Times New Roman" w:hAnsi="Times New Roman" w:cs="Times New Roman"/>
          <w:i/>
          <w:sz w:val="24"/>
          <w:szCs w:val="24"/>
          <w:lang w:val="en-GB"/>
        </w:rPr>
        <w:t>Site description</w:t>
      </w:r>
    </w:p>
    <w:p w14:paraId="4955FFF6" w14:textId="77777777" w:rsidR="00D512D8"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We developed near-term, iterative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forecasts in Falling Creek Reservoir (FCR,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1) in real-time. FCR is a small (0.119 km</w:t>
      </w:r>
      <w:r w:rsidRPr="009B2859">
        <w:rPr>
          <w:rFonts w:ascii="Times New Roman" w:eastAsia="Times New Roman" w:hAnsi="Times New Roman" w:cs="Times New Roman"/>
          <w:sz w:val="24"/>
          <w:szCs w:val="24"/>
          <w:vertAlign w:val="superscript"/>
        </w:rPr>
        <w:t>2</w:t>
      </w:r>
      <w:r w:rsidRPr="009B2859">
        <w:rPr>
          <w:rFonts w:ascii="Times New Roman" w:eastAsia="Times New Roman" w:hAnsi="Times New Roman" w:cs="Times New Roman"/>
          <w:sz w:val="24"/>
          <w:szCs w:val="24"/>
        </w:rPr>
        <w:t>), shallow (</w:t>
      </w:r>
      <w:proofErr w:type="spellStart"/>
      <w:r w:rsidRPr="009B2859">
        <w:rPr>
          <w:rFonts w:ascii="Times New Roman" w:eastAsia="Times New Roman" w:hAnsi="Times New Roman" w:cs="Times New Roman"/>
          <w:sz w:val="24"/>
          <w:szCs w:val="24"/>
        </w:rPr>
        <w:t>Z</w:t>
      </w:r>
      <w:r w:rsidRPr="009B2859">
        <w:rPr>
          <w:rFonts w:ascii="Times New Roman" w:eastAsia="Times New Roman" w:hAnsi="Times New Roman" w:cs="Times New Roman"/>
          <w:sz w:val="24"/>
          <w:szCs w:val="24"/>
          <w:vertAlign w:val="subscript"/>
        </w:rPr>
        <w:t>max</w:t>
      </w:r>
      <w:proofErr w:type="spellEnd"/>
      <w:r w:rsidRPr="009B2859">
        <w:rPr>
          <w:rFonts w:ascii="Times New Roman" w:eastAsia="Times New Roman" w:hAnsi="Times New Roman" w:cs="Times New Roman"/>
          <w:sz w:val="24"/>
          <w:szCs w:val="24"/>
        </w:rPr>
        <w:t xml:space="preserve"> = 9.3 m), eutrophic, drinking water reservoir located in southwestern Virginia, USA (37.30</w:t>
      </w:r>
      <w:r w:rsidRPr="009B2859">
        <w:rPr>
          <w:rFonts w:ascii="Times New Roman" w:eastAsia="Times New Roman" w:hAnsi="Times New Roman" w:cs="Times New Roman"/>
          <w:sz w:val="24"/>
          <w:szCs w:val="24"/>
          <w:vertAlign w:val="superscript"/>
        </w:rPr>
        <w:t>°</w:t>
      </w:r>
      <w:r w:rsidRPr="009B2859">
        <w:rPr>
          <w:rFonts w:ascii="Times New Roman" w:eastAsia="Times New Roman" w:hAnsi="Times New Roman" w:cs="Times New Roman"/>
          <w:sz w:val="24"/>
          <w:szCs w:val="24"/>
        </w:rPr>
        <w:t>N, 79.84</w:t>
      </w:r>
      <w:r w:rsidRPr="009B2859">
        <w:rPr>
          <w:rFonts w:ascii="Times New Roman" w:eastAsia="Times New Roman" w:hAnsi="Times New Roman" w:cs="Times New Roman"/>
          <w:sz w:val="24"/>
          <w:szCs w:val="24"/>
          <w:vertAlign w:val="superscript"/>
        </w:rPr>
        <w:t>°</w:t>
      </w:r>
      <w:r w:rsidRPr="009B2859">
        <w:rPr>
          <w:rFonts w:ascii="Times New Roman" w:eastAsia="Times New Roman" w:hAnsi="Times New Roman" w:cs="Times New Roman"/>
          <w:sz w:val="24"/>
          <w:szCs w:val="24"/>
        </w:rPr>
        <w:t>W). FCR is owned and operated by the Western Virginia Water Authority as a drinking water supply and is located in a completely forested watershed (Gerling et al. 2016). During our forecasting period of 18 April to 1 December 2019, FCR did not experience large fluctuations in water level (Carey et al. 2020</w:t>
      </w:r>
      <w:r w:rsidRPr="003943CE">
        <w:rPr>
          <w:rFonts w:ascii="Times New Roman" w:eastAsia="Times New Roman" w:hAnsi="Times New Roman" w:cs="Times New Roman"/>
          <w:i/>
          <w:iCs/>
          <w:sz w:val="24"/>
          <w:szCs w:val="24"/>
        </w:rPr>
        <w:t>a</w:t>
      </w:r>
      <w:r w:rsidRPr="009B2859">
        <w:rPr>
          <w:rFonts w:ascii="Times New Roman" w:eastAsia="Times New Roman" w:hAnsi="Times New Roman" w:cs="Times New Roman"/>
          <w:sz w:val="24"/>
          <w:szCs w:val="24"/>
        </w:rPr>
        <w:t>).</w:t>
      </w:r>
    </w:p>
    <w:p w14:paraId="034963CD" w14:textId="77777777" w:rsidR="00D512D8" w:rsidRPr="009B2859" w:rsidRDefault="00D512D8" w:rsidP="00D512D8">
      <w:pPr>
        <w:spacing w:after="0" w:line="480" w:lineRule="auto"/>
        <w:rPr>
          <w:rFonts w:ascii="Times New Roman" w:eastAsia="Times New Roman" w:hAnsi="Times New Roman" w:cs="Times New Roman"/>
          <w:sz w:val="24"/>
          <w:szCs w:val="24"/>
          <w:lang w:val="en-GB"/>
        </w:rPr>
      </w:pPr>
    </w:p>
    <w:p w14:paraId="31866460" w14:textId="77777777" w:rsidR="00D512D8" w:rsidRPr="009B2859" w:rsidRDefault="00D512D8" w:rsidP="00D512D8">
      <w:pPr>
        <w:spacing w:after="0" w:line="480" w:lineRule="auto"/>
        <w:rPr>
          <w:rFonts w:ascii="Times New Roman" w:eastAsia="Times New Roman" w:hAnsi="Times New Roman" w:cs="Times New Roman"/>
          <w:i/>
          <w:iCs/>
          <w:sz w:val="24"/>
          <w:szCs w:val="24"/>
          <w:lang w:val="en-GB"/>
        </w:rPr>
      </w:pPr>
      <w:r w:rsidRPr="009B2859">
        <w:rPr>
          <w:rFonts w:ascii="Times New Roman" w:eastAsia="Times New Roman" w:hAnsi="Times New Roman" w:cs="Times New Roman"/>
          <w:i/>
          <w:iCs/>
          <w:sz w:val="24"/>
          <w:szCs w:val="24"/>
          <w:lang w:val="en-GB"/>
        </w:rPr>
        <w:t>Forecast model development</w:t>
      </w:r>
    </w:p>
    <w:p w14:paraId="0BC5737F" w14:textId="77777777" w:rsidR="00D512D8"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lastRenderedPageBreak/>
        <w:t>A previous study by McClure et al. (2020) quantified the rates and drivers of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at multiple sites in FCR </w:t>
      </w:r>
      <w:r>
        <w:rPr>
          <w:rFonts w:ascii="Times New Roman" w:eastAsia="Times New Roman" w:hAnsi="Times New Roman" w:cs="Times New Roman"/>
          <w:sz w:val="24"/>
          <w:szCs w:val="24"/>
        </w:rPr>
        <w:t>from</w:t>
      </w:r>
      <w:r w:rsidRPr="009B2859">
        <w:rPr>
          <w:rFonts w:ascii="Times New Roman" w:eastAsia="Times New Roman" w:hAnsi="Times New Roman" w:cs="Times New Roman"/>
          <w:sz w:val="24"/>
          <w:szCs w:val="24"/>
        </w:rPr>
        <w:t xml:space="preserve"> May to October 2017</w:t>
      </w:r>
      <w:del w:id="94" w:author="McClure, Ryan" w:date="2020-10-26T09:10:00Z">
        <w:r w:rsidRPr="009B2859" w:rsidDel="00F622BE">
          <w:rPr>
            <w:rFonts w:ascii="Times New Roman" w:eastAsia="Times New Roman" w:hAnsi="Times New Roman" w:cs="Times New Roman"/>
            <w:sz w:val="24"/>
            <w:szCs w:val="24"/>
          </w:rPr>
          <w:delText xml:space="preserve"> in FCR</w:delText>
        </w:r>
      </w:del>
      <w:r w:rsidRPr="009B2859">
        <w:rPr>
          <w:rFonts w:ascii="Times New Roman" w:eastAsia="Times New Roman" w:hAnsi="Times New Roman" w:cs="Times New Roman"/>
          <w:sz w:val="24"/>
          <w:szCs w:val="24"/>
        </w:rPr>
        <w:t xml:space="preserve">. That study demonstrated that </w:t>
      </w:r>
      <w:r>
        <w:rPr>
          <w:rFonts w:ascii="Times New Roman" w:eastAsia="Times New Roman" w:hAnsi="Times New Roman" w:cs="Times New Roman"/>
          <w:sz w:val="24"/>
          <w:szCs w:val="24"/>
        </w:rPr>
        <w:t>≥60%</w:t>
      </w:r>
      <w:r w:rsidRPr="009B2859">
        <w:rPr>
          <w:rFonts w:ascii="Times New Roman" w:eastAsia="Times New Roman" w:hAnsi="Times New Roman" w:cs="Times New Roman"/>
          <w:sz w:val="24"/>
          <w:szCs w:val="24"/>
        </w:rPr>
        <w:t xml:space="preserve"> of the total reservoir-wide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was emitted from a shallow upstream transect in FCR during the ice-free period, which was positively related to sediment-water interface (SWI) temperatures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1; McClure et al. 2020). That analysis developed an auto-regressive (AR) time series model (Eqn. 1) </w:t>
      </w:r>
      <w:del w:id="95" w:author="McClure, Ryan" w:date="2020-10-26T09:10:00Z">
        <w:r w:rsidRPr="009B2859" w:rsidDel="00F622BE">
          <w:rPr>
            <w:rFonts w:ascii="Times New Roman" w:eastAsia="Times New Roman" w:hAnsi="Times New Roman" w:cs="Times New Roman"/>
            <w:sz w:val="24"/>
            <w:szCs w:val="24"/>
          </w:rPr>
          <w:delText>to predict</w:delText>
        </w:r>
      </w:del>
      <w:ins w:id="96" w:author="McClure, Ryan" w:date="2020-10-26T09:10:00Z">
        <w:r w:rsidR="00F622BE">
          <w:rPr>
            <w:rFonts w:ascii="Times New Roman" w:eastAsia="Times New Roman" w:hAnsi="Times New Roman" w:cs="Times New Roman"/>
            <w:sz w:val="24"/>
            <w:szCs w:val="24"/>
          </w:rPr>
          <w:t>that predicted</w:t>
        </w:r>
      </w:ins>
      <w:r w:rsidRPr="009B2859">
        <w:rPr>
          <w:rFonts w:ascii="Times New Roman" w:eastAsia="Times New Roman" w:hAnsi="Times New Roman" w:cs="Times New Roman"/>
          <w:sz w:val="24"/>
          <w:szCs w:val="24"/>
        </w:rPr>
        <w:t xml:space="preserve"> weekly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at </w:t>
      </w:r>
      <w:del w:id="97" w:author="McClure, Ryan" w:date="2020-10-26T09:11:00Z">
        <w:r w:rsidRPr="009B2859" w:rsidDel="00F622BE">
          <w:rPr>
            <w:rFonts w:ascii="Times New Roman" w:eastAsia="Times New Roman" w:hAnsi="Times New Roman" w:cs="Times New Roman"/>
            <w:sz w:val="24"/>
            <w:szCs w:val="24"/>
          </w:rPr>
          <w:delText>this site</w:delText>
        </w:r>
      </w:del>
      <w:ins w:id="98" w:author="McClure, Ryan" w:date="2020-10-26T09:11:00Z">
        <w:r w:rsidR="00F622BE">
          <w:rPr>
            <w:rFonts w:ascii="Times New Roman" w:eastAsia="Times New Roman" w:hAnsi="Times New Roman" w:cs="Times New Roman"/>
            <w:sz w:val="24"/>
            <w:szCs w:val="24"/>
          </w:rPr>
          <w:t>the</w:t>
        </w:r>
      </w:ins>
      <w:ins w:id="99" w:author="Cayelan C. Carey" w:date="2020-11-06T14:35:00Z">
        <w:r w:rsidR="00D41C9A">
          <w:rPr>
            <w:rFonts w:ascii="Times New Roman" w:eastAsia="Times New Roman" w:hAnsi="Times New Roman" w:cs="Times New Roman"/>
            <w:sz w:val="24"/>
            <w:szCs w:val="24"/>
          </w:rPr>
          <w:t xml:space="preserve"> upstream</w:t>
        </w:r>
      </w:ins>
      <w:ins w:id="100" w:author="McClure, Ryan" w:date="2020-10-26T09:11:00Z">
        <w:r w:rsidR="00F622BE">
          <w:rPr>
            <w:rFonts w:ascii="Times New Roman" w:eastAsia="Times New Roman" w:hAnsi="Times New Roman" w:cs="Times New Roman"/>
            <w:sz w:val="24"/>
            <w:szCs w:val="24"/>
          </w:rPr>
          <w:t xml:space="preserve"> transect</w:t>
        </w:r>
      </w:ins>
      <w:r w:rsidRPr="009B2859">
        <w:rPr>
          <w:rFonts w:ascii="Times New Roman" w:eastAsia="Times New Roman" w:hAnsi="Times New Roman" w:cs="Times New Roman"/>
          <w:sz w:val="24"/>
          <w:szCs w:val="24"/>
        </w:rPr>
        <w:t xml:space="preserve"> (Supporting </w:t>
      </w:r>
      <w:del w:id="101" w:author="McClure, Ryan" w:date="2020-10-26T09:11:00Z">
        <w:r w:rsidRPr="009B2859" w:rsidDel="00F622BE">
          <w:rPr>
            <w:rFonts w:ascii="Times New Roman" w:eastAsia="Times New Roman" w:hAnsi="Times New Roman" w:cs="Times New Roman"/>
            <w:sz w:val="24"/>
            <w:szCs w:val="24"/>
          </w:rPr>
          <w:delText>figures</w:delText>
        </w:r>
      </w:del>
      <w:ins w:id="102" w:author="McClure, Ryan" w:date="2020-10-26T09:13:00Z">
        <w:r w:rsidR="00F622BE">
          <w:rPr>
            <w:rFonts w:ascii="Times New Roman" w:eastAsia="Times New Roman" w:hAnsi="Times New Roman" w:cs="Times New Roman"/>
            <w:sz w:val="24"/>
            <w:szCs w:val="24"/>
          </w:rPr>
          <w:t>f</w:t>
        </w:r>
      </w:ins>
      <w:ins w:id="103" w:author="McClure, Ryan" w:date="2020-10-26T09:11:00Z">
        <w:r w:rsidR="00F622BE" w:rsidRPr="009B2859">
          <w:rPr>
            <w:rFonts w:ascii="Times New Roman" w:eastAsia="Times New Roman" w:hAnsi="Times New Roman" w:cs="Times New Roman"/>
            <w:sz w:val="24"/>
            <w:szCs w:val="24"/>
          </w:rPr>
          <w:t>igures</w:t>
        </w:r>
      </w:ins>
      <w:r w:rsidRPr="009B2859">
        <w:rPr>
          <w:rFonts w:ascii="Times New Roman" w:eastAsia="Times New Roman" w:hAnsi="Times New Roman" w:cs="Times New Roman"/>
          <w:sz w:val="24"/>
          <w:szCs w:val="24"/>
        </w:rPr>
        <w:t>,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S1; McClure et al. 2020):</w:t>
      </w:r>
    </w:p>
    <w:p w14:paraId="30EC9798"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p>
    <w:p w14:paraId="7F806E7E" w14:textId="77777777" w:rsidR="00D512D8" w:rsidRDefault="00E054E9" w:rsidP="00D512D8">
      <w:pPr>
        <w:spacing w:after="0" w:line="480" w:lineRule="auto"/>
        <w:rPr>
          <w:rFonts w:ascii="Times New Roman" w:eastAsia="Times New Roman" w:hAnsi="Times New Roman" w:cs="Times New Roman"/>
          <w:sz w:val="24"/>
          <w:szCs w:val="24"/>
          <w:lang w:val="en-GB"/>
        </w:rPr>
      </w:pP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E</m:t>
            </m:r>
          </m:e>
          <m:sub>
            <m:r>
              <w:rPr>
                <w:rFonts w:ascii="Cambria Math" w:eastAsia="Times New Roman" w:hAnsi="Cambria Math" w:cs="Times New Roman"/>
                <w:sz w:val="24"/>
                <w:szCs w:val="24"/>
                <w:lang w:val="en-GB"/>
              </w:rPr>
              <m:t>t</m:t>
            </m:r>
          </m:sub>
        </m:sSub>
        <m:r>
          <w:rPr>
            <w:rFonts w:ascii="Cambria Math" w:eastAsia="Times New Roman" w:hAnsi="Cambria Math" w:cs="Times New Roman"/>
            <w:sz w:val="24"/>
            <w:szCs w:val="24"/>
            <w:lang w:val="en-GB"/>
          </w:rPr>
          <m:t xml:space="preserve">= </m:t>
        </m:r>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0</m:t>
            </m:r>
          </m:sub>
        </m:sSub>
        <m:r>
          <w:rPr>
            <w:rFonts w:ascii="Cambria Math" w:eastAsia="Times New Roman" w:hAnsi="Cambria Math" w:cs="Times New Roman"/>
            <w:sz w:val="24"/>
            <w:szCs w:val="24"/>
            <w:lang w:val="en-GB"/>
          </w:rPr>
          <m:t>+</m:t>
        </m:r>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1</m:t>
            </m:r>
          </m:sub>
        </m:sSub>
        <m:d>
          <m:dPr>
            <m:ctrlPr>
              <w:rPr>
                <w:rFonts w:ascii="Cambria Math" w:eastAsia="Times New Roman" w:hAnsi="Cambria Math" w:cs="Times New Roman"/>
                <w:i/>
                <w:sz w:val="24"/>
                <w:szCs w:val="24"/>
                <w:lang w:val="en-GB"/>
              </w:rPr>
            </m:ctrlPr>
          </m:dPr>
          <m:e>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E</m:t>
                </m:r>
              </m:e>
              <m:sub>
                <m:r>
                  <w:rPr>
                    <w:rFonts w:ascii="Cambria Math" w:eastAsia="Times New Roman" w:hAnsi="Cambria Math" w:cs="Times New Roman"/>
                    <w:sz w:val="24"/>
                    <w:szCs w:val="24"/>
                    <w:lang w:val="en-GB"/>
                  </w:rPr>
                  <m:t>t-1</m:t>
                </m:r>
              </m:sub>
            </m:sSub>
          </m:e>
        </m:d>
        <m:r>
          <w:rPr>
            <w:rFonts w:ascii="Cambria Math" w:eastAsia="Times New Roman" w:hAnsi="Cambria Math" w:cs="Times New Roman"/>
            <w:sz w:val="24"/>
            <w:szCs w:val="24"/>
            <w:lang w:val="en-GB"/>
          </w:rPr>
          <m:t>+</m:t>
        </m:r>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2</m:t>
            </m:r>
          </m:sub>
        </m:sSub>
        <m:d>
          <m:dPr>
            <m:ctrlPr>
              <w:rPr>
                <w:rFonts w:ascii="Cambria Math" w:eastAsia="Times New Roman" w:hAnsi="Cambria Math" w:cs="Times New Roman"/>
                <w:i/>
                <w:sz w:val="24"/>
                <w:szCs w:val="24"/>
                <w:lang w:val="en-GB"/>
              </w:rPr>
            </m:ctrlPr>
          </m:dPr>
          <m:e>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ST</m:t>
                </m:r>
              </m:e>
              <m:sub>
                <m:r>
                  <w:rPr>
                    <w:rFonts w:ascii="Cambria Math" w:eastAsia="Times New Roman" w:hAnsi="Cambria Math" w:cs="Times New Roman"/>
                    <w:sz w:val="24"/>
                    <w:szCs w:val="24"/>
                    <w:lang w:val="en-GB"/>
                  </w:rPr>
                  <m:t>t</m:t>
                </m:r>
              </m:sub>
            </m:sSub>
          </m:e>
        </m:d>
        <m:r>
          <w:rPr>
            <w:rFonts w:ascii="Cambria Math" w:eastAsia="Times New Roman" w:hAnsi="Cambria Math" w:cs="Times New Roman"/>
            <w:sz w:val="24"/>
            <w:szCs w:val="24"/>
            <w:lang w:val="en-GB"/>
          </w:rPr>
          <m:t xml:space="preserve">+ ɛ </m:t>
        </m:r>
      </m:oMath>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t>Eqn. 1</w:t>
      </w:r>
    </w:p>
    <w:p w14:paraId="7D1BD487" w14:textId="77777777" w:rsidR="00D512D8" w:rsidRPr="009B2859" w:rsidRDefault="00D512D8" w:rsidP="00D512D8">
      <w:pPr>
        <w:spacing w:after="0" w:line="480" w:lineRule="auto"/>
        <w:rPr>
          <w:rFonts w:ascii="Times New Roman" w:eastAsia="Times New Roman" w:hAnsi="Times New Roman" w:cs="Times New Roman"/>
          <w:sz w:val="24"/>
          <w:szCs w:val="24"/>
          <w:lang w:val="en-GB"/>
        </w:rPr>
      </w:pPr>
    </w:p>
    <w:p w14:paraId="2FB52984" w14:textId="77777777" w:rsidR="00D512D8" w:rsidRPr="009B2859" w:rsidRDefault="00D512D8" w:rsidP="00D512D8">
      <w:pPr>
        <w:spacing w:after="0" w:line="480" w:lineRule="auto"/>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Pr>
          <w:rFonts w:eastAsiaTheme="minorEastAsia"/>
          <w:sz w:val="24"/>
          <w:szCs w:val="24"/>
        </w:rPr>
        <w:t xml:space="preserve"> </w:t>
      </w:r>
      <w:r w:rsidRPr="0032339F">
        <w:rPr>
          <w:rFonts w:ascii="Times New Roman" w:eastAsiaTheme="minorEastAsia" w:hAnsi="Times New Roman" w:cs="Times New Roman"/>
          <w:sz w:val="24"/>
          <w:szCs w:val="24"/>
        </w:rPr>
        <w:t>(mg CH</w:t>
      </w:r>
      <w:r w:rsidRPr="0032339F">
        <w:rPr>
          <w:rFonts w:ascii="Times New Roman" w:eastAsiaTheme="minorEastAsia" w:hAnsi="Times New Roman" w:cs="Times New Roman"/>
          <w:sz w:val="24"/>
          <w:szCs w:val="24"/>
          <w:vertAlign w:val="subscript"/>
        </w:rPr>
        <w:t>4</w:t>
      </w:r>
      <w:r w:rsidRPr="0032339F">
        <w:rPr>
          <w:rFonts w:ascii="Times New Roman" w:eastAsiaTheme="minorEastAsia" w:hAnsi="Times New Roman" w:cs="Times New Roman"/>
          <w:sz w:val="24"/>
          <w:szCs w:val="24"/>
        </w:rPr>
        <w:t xml:space="preserve"> m</w:t>
      </w:r>
      <w:r w:rsidRPr="0032339F">
        <w:rPr>
          <w:rFonts w:ascii="Times New Roman" w:eastAsiaTheme="minorEastAsia" w:hAnsi="Times New Roman" w:cs="Times New Roman"/>
          <w:sz w:val="24"/>
          <w:szCs w:val="24"/>
          <w:vertAlign w:val="superscript"/>
        </w:rPr>
        <w:t>-2</w:t>
      </w:r>
      <w:r w:rsidRPr="0032339F">
        <w:rPr>
          <w:rFonts w:ascii="Times New Roman" w:eastAsiaTheme="minorEastAsia" w:hAnsi="Times New Roman" w:cs="Times New Roman"/>
          <w:sz w:val="24"/>
          <w:szCs w:val="24"/>
        </w:rPr>
        <w:t xml:space="preserve"> d</w:t>
      </w:r>
      <w:r w:rsidRPr="0032339F">
        <w:rPr>
          <w:rFonts w:ascii="Times New Roman" w:eastAsiaTheme="minorEastAsia" w:hAnsi="Times New Roman" w:cs="Times New Roman"/>
          <w:sz w:val="24"/>
          <w:szCs w:val="24"/>
          <w:vertAlign w:val="superscript"/>
        </w:rPr>
        <w:t>-1</w:t>
      </w:r>
      <w:r w:rsidRPr="0032339F">
        <w:rPr>
          <w:rFonts w:ascii="Times New Roman" w:eastAsiaTheme="minorEastAsia" w:hAnsi="Times New Roman" w:cs="Times New Roman"/>
          <w:sz w:val="24"/>
          <w:szCs w:val="24"/>
        </w:rPr>
        <w:t>)</w:t>
      </w:r>
      <w:r w:rsidRPr="00CF088E">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is the predicted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at the upstream transect,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 xml:space="preserve"> </w:t>
      </w:r>
      <w:r w:rsidRPr="00C14985">
        <w:rPr>
          <w:rFonts w:ascii="Times New Roman" w:eastAsiaTheme="minorEastAsia" w:hAnsi="Times New Roman" w:cs="Times New Roman"/>
          <w:sz w:val="24"/>
          <w:szCs w:val="24"/>
        </w:rPr>
        <w:t>(mg CH</w:t>
      </w:r>
      <w:r w:rsidRPr="00C14985">
        <w:rPr>
          <w:rFonts w:ascii="Times New Roman" w:eastAsiaTheme="minorEastAsia" w:hAnsi="Times New Roman" w:cs="Times New Roman"/>
          <w:sz w:val="24"/>
          <w:szCs w:val="24"/>
          <w:vertAlign w:val="subscript"/>
        </w:rPr>
        <w:t>4</w:t>
      </w:r>
      <w:r w:rsidRPr="00C14985">
        <w:rPr>
          <w:rFonts w:ascii="Times New Roman" w:eastAsiaTheme="minorEastAsia" w:hAnsi="Times New Roman" w:cs="Times New Roman"/>
          <w:sz w:val="24"/>
          <w:szCs w:val="24"/>
        </w:rPr>
        <w:t xml:space="preserve"> m</w:t>
      </w:r>
      <w:r w:rsidRPr="00C14985">
        <w:rPr>
          <w:rFonts w:ascii="Times New Roman" w:eastAsiaTheme="minorEastAsia" w:hAnsi="Times New Roman" w:cs="Times New Roman"/>
          <w:sz w:val="24"/>
          <w:szCs w:val="24"/>
          <w:vertAlign w:val="superscript"/>
        </w:rPr>
        <w:t>-2</w:t>
      </w:r>
      <w:r w:rsidRPr="00C14985">
        <w:rPr>
          <w:rFonts w:ascii="Times New Roman" w:eastAsiaTheme="minorEastAsia" w:hAnsi="Times New Roman" w:cs="Times New Roman"/>
          <w:sz w:val="24"/>
          <w:szCs w:val="24"/>
        </w:rPr>
        <w:t xml:space="preserve"> d</w:t>
      </w:r>
      <w:r w:rsidRPr="00C14985">
        <w:rPr>
          <w:rFonts w:ascii="Times New Roman" w:eastAsiaTheme="minorEastAsia" w:hAnsi="Times New Roman" w:cs="Times New Roman"/>
          <w:sz w:val="24"/>
          <w:szCs w:val="24"/>
          <w:vertAlign w:val="superscript"/>
        </w:rPr>
        <w:t>-1</w:t>
      </w:r>
      <w:r w:rsidRPr="00C1498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9B2859">
        <w:rPr>
          <w:rFonts w:ascii="Times New Roman" w:eastAsia="Times New Roman" w:hAnsi="Times New Roman" w:cs="Times New Roman"/>
          <w:sz w:val="24"/>
          <w:szCs w:val="24"/>
        </w:rPr>
        <w:t>is the observed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at the previous time step (the AR term),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 </w:t>
      </w:r>
      <w:r w:rsidRPr="009B2859">
        <w:rPr>
          <w:rFonts w:ascii="Times New Roman" w:eastAsia="Times New Roman" w:hAnsi="Times New Roman" w:cs="Times New Roman"/>
          <w:sz w:val="24"/>
          <w:szCs w:val="24"/>
        </w:rPr>
        <w:t xml:space="preserve">is the water temperature averaged from measurements at the SWI below the upstream transect between each sampling date, and </w:t>
      </w:r>
      <m:oMath>
        <m:r>
          <w:rPr>
            <w:rFonts w:ascii="Cambria Math" w:eastAsia="Times New Roman" w:hAnsi="Cambria Math" w:cs="Times New Roman"/>
            <w:sz w:val="24"/>
            <w:szCs w:val="24"/>
            <w:lang w:val="en-GB"/>
          </w:rPr>
          <m:t>ɛ</m:t>
        </m:r>
      </m:oMath>
      <w:r w:rsidRPr="009B2859">
        <w:rPr>
          <w:rFonts w:ascii="Times New Roman" w:eastAsia="Times New Roman" w:hAnsi="Times New Roman" w:cs="Times New Roman"/>
          <w:sz w:val="24"/>
          <w:szCs w:val="24"/>
          <w:lang w:val="en-GB"/>
        </w:rPr>
        <w:t xml:space="preserve"> is the stochastic error term</w:t>
      </w:r>
      <w:r w:rsidRPr="009B2859">
        <w:rPr>
          <w:rFonts w:ascii="Times New Roman" w:eastAsia="Times New Roman" w:hAnsi="Times New Roman" w:cs="Times New Roman"/>
          <w:sz w:val="24"/>
          <w:szCs w:val="24"/>
        </w:rPr>
        <w:t xml:space="preserve">; see McClure et al. 2020 and Supporting information A. </w:t>
      </w:r>
      <w:ins w:id="104" w:author="Cayelan C. Carey" w:date="2020-11-06T14:36:00Z">
        <w:r w:rsidR="00D41C9A">
          <w:rPr>
            <w:rFonts w:ascii="Times New Roman" w:eastAsia="Times New Roman" w:hAnsi="Times New Roman" w:cs="Times New Roman"/>
            <w:sz w:val="24"/>
            <w:szCs w:val="24"/>
          </w:rPr>
          <w:t xml:space="preserve">Bo is the intercept term, B1 is the </w:t>
        </w:r>
      </w:ins>
      <w:ins w:id="105" w:author="Cayelan C. Carey" w:date="2020-11-06T14:37:00Z">
        <w:r w:rsidR="00D41C9A">
          <w:rPr>
            <w:rFonts w:ascii="Times New Roman" w:eastAsia="Times New Roman" w:hAnsi="Times New Roman" w:cs="Times New Roman"/>
            <w:sz w:val="24"/>
            <w:szCs w:val="24"/>
          </w:rPr>
          <w:t xml:space="preserve">parameter governing the effect of autoregressive term, and B2 is the parameter governing </w:t>
        </w:r>
      </w:ins>
      <w:ins w:id="106" w:author="Cayelan C. Carey" w:date="2020-11-06T14:42:00Z">
        <w:r w:rsidR="00074652">
          <w:rPr>
            <w:rFonts w:ascii="Times New Roman" w:eastAsia="Times New Roman" w:hAnsi="Times New Roman" w:cs="Times New Roman"/>
            <w:sz w:val="24"/>
            <w:szCs w:val="24"/>
          </w:rPr>
          <w:t xml:space="preserve">the effect of SWI temperature. In the McClure et al. (2020) analysis, these three parameters were fixed throughout the </w:t>
        </w:r>
        <w:r w:rsidR="00074652" w:rsidRPr="009B2859">
          <w:rPr>
            <w:rFonts w:ascii="Times New Roman" w:eastAsia="Times New Roman" w:hAnsi="Times New Roman" w:cs="Times New Roman"/>
            <w:sz w:val="24"/>
            <w:szCs w:val="24"/>
          </w:rPr>
          <w:t>May to October 2017</w:t>
        </w:r>
        <w:r w:rsidR="00074652">
          <w:rPr>
            <w:rFonts w:ascii="Times New Roman" w:eastAsia="Times New Roman" w:hAnsi="Times New Roman" w:cs="Times New Roman"/>
            <w:sz w:val="24"/>
            <w:szCs w:val="24"/>
          </w:rPr>
          <w:t xml:space="preserve"> period, at Bo=XXX</w:t>
        </w:r>
      </w:ins>
      <w:ins w:id="107" w:author="Cayelan C. Carey" w:date="2020-11-06T14:43:00Z">
        <w:r w:rsidR="00074652">
          <w:rPr>
            <w:rFonts w:ascii="Times New Roman" w:eastAsia="Times New Roman" w:hAnsi="Times New Roman" w:cs="Times New Roman"/>
            <w:sz w:val="24"/>
            <w:szCs w:val="24"/>
          </w:rPr>
          <w:t>, B1=XXX, and B2=XX.</w:t>
        </w:r>
      </w:ins>
      <w:ins w:id="108" w:author="Cayelan C. Carey" w:date="2020-11-06T14:48:00Z">
        <w:r w:rsidR="00074652">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 xml:space="preserve">As our focus in this </w:t>
      </w:r>
      <w:ins w:id="109" w:author="Cayelan C. Carey" w:date="2020-11-06T14:50:00Z">
        <w:r w:rsidR="007E7C60">
          <w:rPr>
            <w:rFonts w:ascii="Times New Roman" w:eastAsia="Times New Roman" w:hAnsi="Times New Roman" w:cs="Times New Roman"/>
            <w:sz w:val="24"/>
            <w:szCs w:val="24"/>
          </w:rPr>
          <w:t xml:space="preserve">2017 </w:t>
        </w:r>
      </w:ins>
      <w:r w:rsidRPr="009B2859">
        <w:rPr>
          <w:rFonts w:ascii="Times New Roman" w:eastAsia="Times New Roman" w:hAnsi="Times New Roman" w:cs="Times New Roman"/>
          <w:sz w:val="24"/>
          <w:szCs w:val="24"/>
        </w:rPr>
        <w:t>analysis was on the development of an iterative forecast workflow</w:t>
      </w:r>
      <w:ins w:id="110" w:author="Cayelan C. Carey" w:date="2020-11-06T14:43:00Z">
        <w:r w:rsidR="00074652">
          <w:rPr>
            <w:rFonts w:ascii="Times New Roman" w:eastAsia="Times New Roman" w:hAnsi="Times New Roman" w:cs="Times New Roman"/>
            <w:sz w:val="24"/>
            <w:szCs w:val="24"/>
          </w:rPr>
          <w:t xml:space="preserve">, </w:t>
        </w:r>
      </w:ins>
      <w:del w:id="111" w:author="Cayelan C. Carey" w:date="2020-11-06T14:43:00Z">
        <w:r w:rsidRPr="009B2859" w:rsidDel="00074652">
          <w:rPr>
            <w:rFonts w:ascii="Times New Roman" w:eastAsia="Times New Roman" w:hAnsi="Times New Roman" w:cs="Times New Roman"/>
            <w:sz w:val="24"/>
            <w:szCs w:val="24"/>
          </w:rPr>
          <w:delText xml:space="preserve"> and </w:delText>
        </w:r>
      </w:del>
      <w:r w:rsidRPr="009B2859">
        <w:rPr>
          <w:rFonts w:ascii="Times New Roman" w:eastAsia="Times New Roman" w:hAnsi="Times New Roman" w:cs="Times New Roman"/>
          <w:sz w:val="24"/>
          <w:szCs w:val="24"/>
        </w:rPr>
        <w:t xml:space="preserve">not model selection, we used this </w:t>
      </w:r>
      <w:r>
        <w:rPr>
          <w:rFonts w:ascii="Times New Roman" w:eastAsia="Times New Roman" w:hAnsi="Times New Roman" w:cs="Times New Roman"/>
          <w:sz w:val="24"/>
          <w:szCs w:val="24"/>
        </w:rPr>
        <w:t xml:space="preserve">same </w:t>
      </w:r>
      <w:r w:rsidRPr="009B2859">
        <w:rPr>
          <w:rFonts w:ascii="Times New Roman" w:eastAsia="Times New Roman" w:hAnsi="Times New Roman" w:cs="Times New Roman"/>
          <w:sz w:val="24"/>
          <w:szCs w:val="24"/>
        </w:rPr>
        <w:t xml:space="preserve">AR model </w:t>
      </w:r>
      <w:ins w:id="112" w:author="Cayelan C. Carey" w:date="2020-11-06T14:48:00Z">
        <w:r w:rsidR="00074652">
          <w:rPr>
            <w:rFonts w:ascii="Times New Roman" w:eastAsia="Times New Roman" w:hAnsi="Times New Roman" w:cs="Times New Roman"/>
            <w:sz w:val="24"/>
            <w:szCs w:val="24"/>
          </w:rPr>
          <w:t xml:space="preserve">structure (but with evolving parameters) </w:t>
        </w:r>
      </w:ins>
      <w:del w:id="113" w:author="Cayelan C. Carey" w:date="2020-11-06T14:50:00Z">
        <w:r w:rsidDel="007E7C60">
          <w:rPr>
            <w:rFonts w:ascii="Times New Roman" w:eastAsia="Times New Roman" w:hAnsi="Times New Roman" w:cs="Times New Roman"/>
            <w:sz w:val="24"/>
            <w:szCs w:val="24"/>
          </w:rPr>
          <w:delText xml:space="preserve">that was developed in 2017 </w:delText>
        </w:r>
      </w:del>
      <w:r w:rsidRPr="009B2859">
        <w:rPr>
          <w:rFonts w:ascii="Times New Roman" w:eastAsia="Times New Roman" w:hAnsi="Times New Roman" w:cs="Times New Roman"/>
          <w:sz w:val="24"/>
          <w:szCs w:val="24"/>
        </w:rPr>
        <w:t xml:space="preserve">for </w:t>
      </w:r>
      <w:ins w:id="114" w:author="Cayelan C. Carey" w:date="2020-11-06T14:50:00Z">
        <w:r w:rsidR="007E7C60" w:rsidRPr="009B2859">
          <w:rPr>
            <w:rFonts w:ascii="Times New Roman" w:eastAsia="Times New Roman" w:hAnsi="Times New Roman" w:cs="Times New Roman"/>
            <w:sz w:val="24"/>
            <w:szCs w:val="24"/>
          </w:rPr>
          <w:t xml:space="preserve">forecasting </w:t>
        </w:r>
      </w:ins>
      <w:del w:id="115" w:author="Cayelan C. Carey" w:date="2020-11-06T14:50:00Z">
        <w:r w:rsidRPr="009B2859" w:rsidDel="007E7C60">
          <w:rPr>
            <w:rFonts w:ascii="Times New Roman" w:eastAsia="Times New Roman" w:hAnsi="Times New Roman" w:cs="Times New Roman"/>
            <w:sz w:val="24"/>
            <w:szCs w:val="24"/>
          </w:rPr>
          <w:delText xml:space="preserve">our </w:delText>
        </w:r>
      </w:del>
      <w:r w:rsidRPr="009B2859">
        <w:rPr>
          <w:rFonts w:ascii="Times New Roman" w:eastAsia="Times New Roman" w:hAnsi="Times New Roman" w:cs="Times New Roman"/>
          <w:sz w:val="24"/>
          <w:szCs w:val="24"/>
        </w:rPr>
        <w:t>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w:t>
      </w:r>
      <w:del w:id="116" w:author="Cayelan C. Carey" w:date="2020-11-06T14:50:00Z">
        <w:r w:rsidRPr="009B2859" w:rsidDel="007E7C60">
          <w:rPr>
            <w:rFonts w:ascii="Times New Roman" w:eastAsia="Times New Roman" w:hAnsi="Times New Roman" w:cs="Times New Roman"/>
            <w:sz w:val="24"/>
            <w:szCs w:val="24"/>
          </w:rPr>
          <w:delText xml:space="preserve">rate forecasting analysis </w:delText>
        </w:r>
      </w:del>
      <w:r w:rsidRPr="009B2859">
        <w:rPr>
          <w:rFonts w:ascii="Times New Roman" w:eastAsia="Times New Roman" w:hAnsi="Times New Roman" w:cs="Times New Roman"/>
          <w:sz w:val="24"/>
          <w:szCs w:val="24"/>
        </w:rPr>
        <w:t>in FCR</w:t>
      </w:r>
      <w:del w:id="117" w:author="Cayelan C. Carey" w:date="2020-11-06T14:50:00Z">
        <w:r w:rsidRPr="009B2859" w:rsidDel="007E7C60">
          <w:rPr>
            <w:rFonts w:ascii="Times New Roman" w:eastAsia="Times New Roman" w:hAnsi="Times New Roman" w:cs="Times New Roman"/>
            <w:sz w:val="24"/>
            <w:szCs w:val="24"/>
          </w:rPr>
          <w:delText xml:space="preserve">, which was conducted </w:delText>
        </w:r>
        <w:r w:rsidDel="007E7C60">
          <w:rPr>
            <w:rFonts w:ascii="Times New Roman" w:eastAsia="Times New Roman" w:hAnsi="Times New Roman" w:cs="Times New Roman"/>
            <w:sz w:val="24"/>
            <w:szCs w:val="24"/>
          </w:rPr>
          <w:delText>from</w:delText>
        </w:r>
      </w:del>
      <w:ins w:id="118" w:author="Cayelan C. Carey" w:date="2020-11-06T14:50:00Z">
        <w:r w:rsidR="007E7C60">
          <w:rPr>
            <w:rFonts w:ascii="Times New Roman" w:eastAsia="Times New Roman" w:hAnsi="Times New Roman" w:cs="Times New Roman"/>
            <w:sz w:val="24"/>
            <w:szCs w:val="24"/>
          </w:rPr>
          <w:t xml:space="preserve"> during</w:t>
        </w:r>
      </w:ins>
      <w:r>
        <w:rPr>
          <w:rFonts w:ascii="Times New Roman" w:eastAsia="Times New Roman" w:hAnsi="Times New Roman" w:cs="Times New Roman"/>
          <w:sz w:val="24"/>
          <w:szCs w:val="24"/>
        </w:rPr>
        <w:t xml:space="preserve"> 1</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July</w:t>
      </w:r>
      <w:r w:rsidRPr="009B2859">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7 </w:t>
      </w:r>
      <w:r w:rsidRPr="009B2859">
        <w:rPr>
          <w:rFonts w:ascii="Times New Roman" w:eastAsia="Times New Roman" w:hAnsi="Times New Roman" w:cs="Times New Roman"/>
          <w:sz w:val="24"/>
          <w:szCs w:val="24"/>
        </w:rPr>
        <w:t>November 2019.</w:t>
      </w:r>
    </w:p>
    <w:p w14:paraId="54068B23"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Because we were generating forecasts in real-time, we needed forecasted, not previously observed, driver data (i.e., future SWI temperature) to run our AR model to generate forecasts of </w:t>
      </w:r>
      <w:r w:rsidRPr="009B2859">
        <w:rPr>
          <w:rFonts w:ascii="Times New Roman" w:eastAsia="Times New Roman" w:hAnsi="Times New Roman" w:cs="Times New Roman"/>
          <w:sz w:val="24"/>
          <w:szCs w:val="24"/>
        </w:rPr>
        <w:lastRenderedPageBreak/>
        <w:t>future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w:t>
      </w:r>
      <w:ins w:id="119" w:author="McClure, Ryan" w:date="2020-10-26T09:16:00Z">
        <w:r w:rsidR="00F622BE">
          <w:rPr>
            <w:rFonts w:ascii="Times New Roman" w:eastAsia="Times New Roman" w:hAnsi="Times New Roman" w:cs="Times New Roman"/>
            <w:sz w:val="24"/>
            <w:szCs w:val="24"/>
          </w:rPr>
          <w:t xml:space="preserve"> rates</w:t>
        </w:r>
      </w:ins>
      <w:r w:rsidRPr="009B2859">
        <w:rPr>
          <w:rFonts w:ascii="Times New Roman" w:eastAsia="Times New Roman" w:hAnsi="Times New Roman" w:cs="Times New Roman"/>
          <w:sz w:val="24"/>
          <w:szCs w:val="24"/>
        </w:rPr>
        <w:t xml:space="preserve">. We leveraged the existing Forecasting Lake And Reservoir Ecosystems (FLARE; Thomas et al. 2020) water temperature forecasting framework and infrastructure deployed in FCR to generate </w:t>
      </w:r>
      <w:ins w:id="120" w:author="McClure, Ryan" w:date="2020-10-26T09:17:00Z">
        <w:r w:rsidR="00F622BE">
          <w:rPr>
            <w:rFonts w:ascii="Times New Roman" w:eastAsia="Times New Roman" w:hAnsi="Times New Roman" w:cs="Times New Roman"/>
            <w:sz w:val="24"/>
            <w:szCs w:val="24"/>
          </w:rPr>
          <w:t xml:space="preserve">predictions of </w:t>
        </w:r>
      </w:ins>
      <w:r w:rsidRPr="009B2859">
        <w:rPr>
          <w:rFonts w:ascii="Times New Roman" w:eastAsia="Times New Roman" w:hAnsi="Times New Roman" w:cs="Times New Roman"/>
          <w:sz w:val="24"/>
          <w:szCs w:val="24"/>
        </w:rPr>
        <w:t>future water temperature</w:t>
      </w:r>
      <w:ins w:id="121" w:author="McClure, Ryan" w:date="2020-10-26T09:17:00Z">
        <w:r w:rsidR="00F622BE">
          <w:rPr>
            <w:rFonts w:ascii="Times New Roman" w:eastAsia="Times New Roman" w:hAnsi="Times New Roman" w:cs="Times New Roman"/>
            <w:sz w:val="24"/>
            <w:szCs w:val="24"/>
          </w:rPr>
          <w:t>s</w:t>
        </w:r>
      </w:ins>
      <w:r w:rsidRPr="009B2859">
        <w:rPr>
          <w:rFonts w:ascii="Times New Roman" w:eastAsia="Times New Roman" w:hAnsi="Times New Roman" w:cs="Times New Roman"/>
          <w:sz w:val="24"/>
          <w:szCs w:val="24"/>
        </w:rPr>
        <w:t xml:space="preserve"> </w:t>
      </w:r>
      <w:del w:id="122" w:author="McClure, Ryan" w:date="2020-10-26T09:17:00Z">
        <w:r w:rsidRPr="009B2859" w:rsidDel="00F622BE">
          <w:rPr>
            <w:rFonts w:ascii="Times New Roman" w:eastAsia="Times New Roman" w:hAnsi="Times New Roman" w:cs="Times New Roman"/>
            <w:sz w:val="24"/>
            <w:szCs w:val="24"/>
          </w:rPr>
          <w:delText xml:space="preserve">predictions </w:delText>
        </w:r>
      </w:del>
      <w:r w:rsidRPr="009B2859">
        <w:rPr>
          <w:rFonts w:ascii="Times New Roman" w:eastAsia="Times New Roman" w:hAnsi="Times New Roman" w:cs="Times New Roman"/>
          <w:sz w:val="24"/>
          <w:szCs w:val="24"/>
        </w:rPr>
        <w:t>that became the driver data for our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forecasts. FLARE is composed of three components: water quality and meteorological sensors that wirelessly stream data, a data assimilation algorithm that uses sensor observations to update the predictions and re-calibrate the model’s parameters daily, and an ensemble forecast algorithm that generates an ensemble of daily water temperature forecasts at 29 depths </w:t>
      </w:r>
      <w:r>
        <w:rPr>
          <w:rFonts w:ascii="Times New Roman" w:eastAsia="Times New Roman" w:hAnsi="Times New Roman" w:cs="Times New Roman"/>
          <w:sz w:val="24"/>
          <w:szCs w:val="24"/>
        </w:rPr>
        <w:t>on 0.33 m increments from the surface to sediments at</w:t>
      </w:r>
      <w:r w:rsidRPr="009B2859">
        <w:rPr>
          <w:rFonts w:ascii="Times New Roman" w:eastAsia="Times New Roman" w:hAnsi="Times New Roman" w:cs="Times New Roman"/>
          <w:sz w:val="24"/>
          <w:szCs w:val="24"/>
        </w:rPr>
        <w:t xml:space="preserve"> the deepest site of the reservoir (the dam site) over a 16-day time horizon (Thomas et al. 2020). The hydrodynamic-water temperature model in FLARE (General Lake Model or GLM; </w:t>
      </w:r>
      <w:proofErr w:type="spellStart"/>
      <w:r w:rsidRPr="009B2859">
        <w:rPr>
          <w:rFonts w:ascii="Times New Roman" w:eastAsia="Times New Roman" w:hAnsi="Times New Roman" w:cs="Times New Roman"/>
          <w:sz w:val="24"/>
          <w:szCs w:val="24"/>
        </w:rPr>
        <w:t>Hipsey</w:t>
      </w:r>
      <w:proofErr w:type="spellEnd"/>
      <w:r w:rsidRPr="009B2859">
        <w:rPr>
          <w:rFonts w:ascii="Times New Roman" w:eastAsia="Times New Roman" w:hAnsi="Times New Roman" w:cs="Times New Roman"/>
          <w:sz w:val="24"/>
          <w:szCs w:val="24"/>
        </w:rPr>
        <w:t xml:space="preserve"> et al. 2019) uses NOAA GEFS 16-day meteorological forecasts as driver data. For our study, we generated 210 water temperature forecast ensembles in each FLARE forecast run. We refer interested readers to Thomas et al. (2020) and </w:t>
      </w:r>
      <w:hyperlink r:id="rId11" w:history="1">
        <w:r w:rsidRPr="009B2859">
          <w:rPr>
            <w:rStyle w:val="Hyperlink"/>
            <w:rFonts w:ascii="Times New Roman" w:eastAsia="Times New Roman" w:hAnsi="Times New Roman" w:cs="Times New Roman"/>
            <w:sz w:val="24"/>
            <w:szCs w:val="24"/>
          </w:rPr>
          <w:t>https://smartreservoir.org/user_guide/</w:t>
        </w:r>
      </w:hyperlink>
      <w:r w:rsidRPr="009B2859">
        <w:rPr>
          <w:rFonts w:ascii="Times New Roman" w:eastAsia="Times New Roman" w:hAnsi="Times New Roman" w:cs="Times New Roman"/>
          <w:sz w:val="24"/>
          <w:szCs w:val="24"/>
        </w:rPr>
        <w:t xml:space="preserve"> for a detailed description of FLARE and tutorial on the FLARE forecasting system.</w:t>
      </w:r>
    </w:p>
    <w:p w14:paraId="1A14A3EB"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forecasts used FLARE’s 210 ensemble member water temperature forecasts for 2.3, 2.6, and 3.0 m, which encompassed the range in the SWI depths below four upstream ebullition traps deployed at the upstream transect in 2019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1). Because FLARE’s water temperature forecasts were generated for the deepest site of FCR at its dam and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forecasts needed to be generated for the upstream transect, we developed a linear scaling model to convert the dam water temperatures to the upstream transect SWI temperature, generating 210 forecasted SWI temperatures for the upstream transect in FCR (Supporting information A). </w:t>
      </w:r>
    </w:p>
    <w:p w14:paraId="24E13EEC" w14:textId="77777777" w:rsidR="00D512D8"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lastRenderedPageBreak/>
        <w:t>The forecasted mean SWI temperature derived from FLARE and the SWI scaling model (Eqn. S1) was then used as driver data for a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forecasting model (Eqn. 2) that was based on Eqn. 1. This model used observed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 xml:space="preserve"> as the AR term and the forecasted mean SWI temperature as a driver:</w:t>
      </w:r>
    </w:p>
    <w:p w14:paraId="7037A153"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p>
    <w:p w14:paraId="2134D2D5" w14:textId="77777777" w:rsidR="00D512D8" w:rsidRPr="00B9517D" w:rsidRDefault="00E054E9" w:rsidP="00D512D8">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e>
        </m:d>
        <m:r>
          <w:rPr>
            <w:rFonts w:ascii="Cambria Math" w:eastAsia="Times New Roman" w:hAnsi="Cambria Math" w:cs="Times New Roman"/>
            <w:sz w:val="24"/>
            <w:szCs w:val="24"/>
          </w:rPr>
          <m:t>+</m:t>
        </m:r>
        <m:r>
          <w:rPr>
            <w:rFonts w:ascii="Cambria Math" w:eastAsia="Times New Roman" w:hAnsi="Cambria Math" w:cs="Times New Roman"/>
            <w:sz w:val="24"/>
            <w:szCs w:val="24"/>
            <w:lang w:val="en-GB"/>
          </w:rPr>
          <m:t>ɛ</m:t>
        </m:r>
      </m:oMath>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t>Eqn. 2</w:t>
      </w:r>
    </w:p>
    <w:p w14:paraId="0288FB97" w14:textId="77777777" w:rsidR="00D512D8" w:rsidRPr="009B2859" w:rsidRDefault="00D512D8" w:rsidP="00D512D8">
      <w:pPr>
        <w:spacing w:after="0" w:line="480" w:lineRule="auto"/>
        <w:rPr>
          <w:rFonts w:ascii="Times New Roman" w:eastAsia="Times New Roman" w:hAnsi="Times New Roman" w:cs="Times New Roman"/>
          <w:sz w:val="24"/>
          <w:szCs w:val="24"/>
        </w:rPr>
      </w:pPr>
    </w:p>
    <w:p w14:paraId="5C288AE6" w14:textId="77777777" w:rsidR="00D512D8" w:rsidRPr="009B2859" w:rsidRDefault="00D512D8" w:rsidP="00D512D8">
      <w:pPr>
        <w:spacing w:after="0" w:line="480" w:lineRule="auto"/>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 xml:space="preserve"> </w:t>
      </w:r>
      <w:r w:rsidRPr="0032339F">
        <w:rPr>
          <w:rFonts w:ascii="Times New Roman" w:eastAsiaTheme="minorEastAsia" w:hAnsi="Times New Roman" w:cs="Times New Roman"/>
          <w:sz w:val="24"/>
          <w:szCs w:val="24"/>
        </w:rPr>
        <w:t>(mg CH</w:t>
      </w:r>
      <w:r w:rsidRPr="0032339F">
        <w:rPr>
          <w:rFonts w:ascii="Times New Roman" w:eastAsiaTheme="minorEastAsia" w:hAnsi="Times New Roman" w:cs="Times New Roman"/>
          <w:sz w:val="24"/>
          <w:szCs w:val="24"/>
          <w:vertAlign w:val="subscript"/>
        </w:rPr>
        <w:t>4</w:t>
      </w:r>
      <w:r w:rsidRPr="0032339F">
        <w:rPr>
          <w:rFonts w:ascii="Times New Roman" w:eastAsiaTheme="minorEastAsia" w:hAnsi="Times New Roman" w:cs="Times New Roman"/>
          <w:sz w:val="24"/>
          <w:szCs w:val="24"/>
        </w:rPr>
        <w:t xml:space="preserve"> m</w:t>
      </w:r>
      <w:r w:rsidRPr="0032339F">
        <w:rPr>
          <w:rFonts w:ascii="Times New Roman" w:eastAsiaTheme="minorEastAsia" w:hAnsi="Times New Roman" w:cs="Times New Roman"/>
          <w:sz w:val="24"/>
          <w:szCs w:val="24"/>
          <w:vertAlign w:val="superscript"/>
        </w:rPr>
        <w:t>-2</w:t>
      </w:r>
      <w:r w:rsidRPr="0032339F">
        <w:rPr>
          <w:rFonts w:ascii="Times New Roman" w:eastAsiaTheme="minorEastAsia" w:hAnsi="Times New Roman" w:cs="Times New Roman"/>
          <w:sz w:val="24"/>
          <w:szCs w:val="24"/>
        </w:rPr>
        <w:t xml:space="preserve"> d</w:t>
      </w:r>
      <w:r w:rsidRPr="0032339F">
        <w:rPr>
          <w:rFonts w:ascii="Times New Roman" w:eastAsiaTheme="minorEastAsia" w:hAnsi="Times New Roman" w:cs="Times New Roman"/>
          <w:sz w:val="24"/>
          <w:szCs w:val="24"/>
          <w:vertAlign w:val="superscript"/>
        </w:rPr>
        <w:t>-1</w:t>
      </w:r>
      <w:r w:rsidRPr="0032339F">
        <w:rPr>
          <w:rFonts w:ascii="Times New Roman" w:eastAsiaTheme="minorEastAsia" w:hAnsi="Times New Roman" w:cs="Times New Roman"/>
          <w:sz w:val="24"/>
          <w:szCs w:val="24"/>
        </w:rPr>
        <w:t>)</w:t>
      </w:r>
      <w:r w:rsidRPr="00CF088E">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is the forecasted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 xml:space="preserve"> at the upstream transect on the next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sampling date,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w:t>
      </w:r>
      <w:r w:rsidRPr="0032339F">
        <w:rPr>
          <w:rFonts w:ascii="Times New Roman" w:eastAsiaTheme="minorEastAsia" w:hAnsi="Times New Roman" w:cs="Times New Roman"/>
          <w:sz w:val="24"/>
          <w:szCs w:val="24"/>
        </w:rPr>
        <w:t>(mg CH</w:t>
      </w:r>
      <w:r w:rsidRPr="0032339F">
        <w:rPr>
          <w:rFonts w:ascii="Times New Roman" w:eastAsiaTheme="minorEastAsia" w:hAnsi="Times New Roman" w:cs="Times New Roman"/>
          <w:sz w:val="24"/>
          <w:szCs w:val="24"/>
          <w:vertAlign w:val="subscript"/>
        </w:rPr>
        <w:t>4</w:t>
      </w:r>
      <w:r w:rsidRPr="0032339F">
        <w:rPr>
          <w:rFonts w:ascii="Times New Roman" w:eastAsiaTheme="minorEastAsia" w:hAnsi="Times New Roman" w:cs="Times New Roman"/>
          <w:sz w:val="24"/>
          <w:szCs w:val="24"/>
        </w:rPr>
        <w:t xml:space="preserve"> m</w:t>
      </w:r>
      <w:r w:rsidRPr="0032339F">
        <w:rPr>
          <w:rFonts w:ascii="Times New Roman" w:eastAsiaTheme="minorEastAsia" w:hAnsi="Times New Roman" w:cs="Times New Roman"/>
          <w:sz w:val="24"/>
          <w:szCs w:val="24"/>
          <w:vertAlign w:val="superscript"/>
        </w:rPr>
        <w:t>-2</w:t>
      </w:r>
      <w:r w:rsidRPr="0032339F">
        <w:rPr>
          <w:rFonts w:ascii="Times New Roman" w:eastAsiaTheme="minorEastAsia" w:hAnsi="Times New Roman" w:cs="Times New Roman"/>
          <w:sz w:val="24"/>
          <w:szCs w:val="24"/>
        </w:rPr>
        <w:t xml:space="preserve"> d</w:t>
      </w:r>
      <w:r w:rsidRPr="0032339F">
        <w:rPr>
          <w:rFonts w:ascii="Times New Roman" w:eastAsiaTheme="minorEastAsia" w:hAnsi="Times New Roman" w:cs="Times New Roman"/>
          <w:sz w:val="24"/>
          <w:szCs w:val="24"/>
          <w:vertAlign w:val="superscript"/>
        </w:rPr>
        <w:t>-1</w:t>
      </w:r>
      <w:r w:rsidRPr="0032339F">
        <w:rPr>
          <w:rFonts w:ascii="Times New Roman" w:eastAsiaTheme="minorEastAsia" w:hAnsi="Times New Roman" w:cs="Times New Roman"/>
          <w:sz w:val="24"/>
          <w:szCs w:val="24"/>
        </w:rPr>
        <w:t>)</w:t>
      </w:r>
      <w:r w:rsidRPr="00CF088E">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is the observed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 xml:space="preserve"> at the time of data collection,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 </w:t>
      </w:r>
      <w:r w:rsidRPr="009B2859">
        <w:rPr>
          <w:rFonts w:ascii="Times New Roman" w:eastAsia="Times New Roman" w:hAnsi="Times New Roman" w:cs="Times New Roman"/>
          <w:sz w:val="24"/>
          <w:szCs w:val="24"/>
        </w:rPr>
        <w:t xml:space="preserve">is the forecasted mean SWI temperature, and </w:t>
      </w:r>
      <m:oMath>
        <m:r>
          <w:rPr>
            <w:rFonts w:ascii="Cambria Math" w:eastAsia="Times New Roman" w:hAnsi="Cambria Math" w:cs="Times New Roman"/>
            <w:sz w:val="24"/>
            <w:szCs w:val="24"/>
            <w:lang w:val="en-GB"/>
          </w:rPr>
          <m:t>ɛ</m:t>
        </m:r>
      </m:oMath>
      <w:r w:rsidRPr="009B2859">
        <w:rPr>
          <w:rFonts w:ascii="Times New Roman" w:eastAsia="Times New Roman" w:hAnsi="Times New Roman" w:cs="Times New Roman"/>
          <w:sz w:val="24"/>
          <w:szCs w:val="24"/>
          <w:lang w:val="en-GB"/>
        </w:rPr>
        <w:t xml:space="preserve"> </w:t>
      </w:r>
      <w:r w:rsidRPr="009B2859">
        <w:rPr>
          <w:rFonts w:ascii="Times New Roman" w:eastAsia="Times New Roman" w:hAnsi="Times New Roman" w:cs="Times New Roman"/>
          <w:sz w:val="24"/>
          <w:szCs w:val="24"/>
        </w:rPr>
        <w:t xml:space="preserve">is random process noise (i.e., </w:t>
      </w:r>
      <m:oMath>
        <m:r>
          <w:rPr>
            <w:rFonts w:ascii="Cambria Math" w:eastAsia="Times New Roman" w:hAnsi="Cambria Math" w:cs="Times New Roman"/>
            <w:sz w:val="24"/>
            <w:szCs w:val="24"/>
            <w:lang w:val="en-GB"/>
          </w:rPr>
          <m:t>ɛ ~ N</m:t>
        </m:r>
        <m:d>
          <m:dPr>
            <m:ctrlPr>
              <w:rPr>
                <w:rFonts w:ascii="Cambria Math" w:eastAsia="Times New Roman" w:hAnsi="Cambria Math" w:cs="Times New Roman"/>
                <w:i/>
                <w:sz w:val="24"/>
                <w:szCs w:val="24"/>
                <w:lang w:val="en-GB"/>
              </w:rPr>
            </m:ctrlPr>
          </m:dPr>
          <m:e>
            <m:r>
              <w:rPr>
                <w:rFonts w:ascii="Cambria Math" w:eastAsia="Times New Roman" w:hAnsi="Cambria Math" w:cs="Times New Roman"/>
                <w:sz w:val="24"/>
                <w:szCs w:val="24"/>
                <w:lang w:val="en-GB"/>
              </w:rPr>
              <m:t>0, sigma</m:t>
            </m:r>
          </m:e>
        </m:d>
      </m:oMath>
      <w:r w:rsidRPr="009B2859">
        <w:rPr>
          <w:rFonts w:ascii="Times New Roman" w:eastAsia="Times New Roman" w:hAnsi="Times New Roman" w:cs="Times New Roman"/>
          <w:sz w:val="24"/>
          <w:szCs w:val="24"/>
          <w:lang w:val="en-GB"/>
        </w:rPr>
        <w:t xml:space="preserve">, where </w:t>
      </w:r>
      <m:oMath>
        <m:r>
          <w:rPr>
            <w:rFonts w:ascii="Cambria Math" w:eastAsia="Times New Roman" w:hAnsi="Cambria Math" w:cs="Times New Roman"/>
            <w:sz w:val="24"/>
            <w:szCs w:val="24"/>
            <w:lang w:val="en-GB"/>
          </w:rPr>
          <m:t>sigma</m:t>
        </m:r>
      </m:oMath>
      <w:r w:rsidRPr="009B2859">
        <w:rPr>
          <w:rFonts w:ascii="Times New Roman" w:eastAsia="Times New Roman" w:hAnsi="Times New Roman" w:cs="Times New Roman"/>
          <w:sz w:val="24"/>
          <w:szCs w:val="24"/>
          <w:lang w:val="en-GB"/>
        </w:rPr>
        <w:t xml:space="preserve"> is the standard deviation on the priors)</w:t>
      </w:r>
      <w:r w:rsidRPr="009B2859">
        <w:rPr>
          <w:rFonts w:ascii="Times New Roman" w:eastAsia="Times New Roman" w:hAnsi="Times New Roman" w:cs="Times New Roman"/>
          <w:sz w:val="24"/>
          <w:szCs w:val="24"/>
        </w:rPr>
        <w:t xml:space="preserve">. As we had 210 separate forecasted SWI temperatures, we ran the model 210 times for each ensemble member and used the ensemble member output from this model to quantify and partition the relative contributions of </w:t>
      </w:r>
      <w:r>
        <w:rPr>
          <w:rFonts w:ascii="Times New Roman" w:eastAsia="Times New Roman" w:hAnsi="Times New Roman" w:cs="Times New Roman"/>
          <w:sz w:val="24"/>
          <w:szCs w:val="24"/>
        </w:rPr>
        <w:t>parameter, model process, and driver data</w:t>
      </w:r>
      <w:r w:rsidRPr="009B2859">
        <w:rPr>
          <w:rFonts w:ascii="Times New Roman" w:eastAsia="Times New Roman" w:hAnsi="Times New Roman" w:cs="Times New Roman"/>
          <w:sz w:val="24"/>
          <w:szCs w:val="24"/>
        </w:rPr>
        <w:t xml:space="preserve"> uncertainty to the total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 uncertainty (see below for more information on uncertainty partitioning).</w:t>
      </w:r>
    </w:p>
    <w:p w14:paraId="1A65787E"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We used a weekly time-step in our forecasts.</w:t>
      </w:r>
      <w:r>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While the maximum possible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w:t>
      </w:r>
      <w:commentRangeStart w:id="123"/>
      <w:r w:rsidRPr="009B2859">
        <w:rPr>
          <w:rFonts w:ascii="Times New Roman" w:eastAsia="Times New Roman" w:hAnsi="Times New Roman" w:cs="Times New Roman"/>
          <w:sz w:val="24"/>
          <w:szCs w:val="24"/>
        </w:rPr>
        <w:t>forecast horizon w</w:t>
      </w:r>
      <w:commentRangeEnd w:id="123"/>
      <w:r w:rsidR="00D81CE0">
        <w:rPr>
          <w:rStyle w:val="CommentReference"/>
        </w:rPr>
        <w:commentReference w:id="123"/>
      </w:r>
      <w:r w:rsidRPr="009B2859">
        <w:rPr>
          <w:rFonts w:ascii="Times New Roman" w:eastAsia="Times New Roman" w:hAnsi="Times New Roman" w:cs="Times New Roman"/>
          <w:sz w:val="24"/>
          <w:szCs w:val="24"/>
        </w:rPr>
        <w:t xml:space="preserve">as 16 days (because the SWI temperature forecasts from FLARE had this maximum horizon), we sampled the ebullition traps </w:t>
      </w:r>
      <w:r>
        <w:rPr>
          <w:rFonts w:ascii="Times New Roman" w:eastAsia="Times New Roman" w:hAnsi="Times New Roman" w:cs="Times New Roman"/>
          <w:sz w:val="24"/>
          <w:szCs w:val="24"/>
        </w:rPr>
        <w:t xml:space="preserve">approximately </w:t>
      </w:r>
      <w:r w:rsidRPr="009B2859">
        <w:rPr>
          <w:rFonts w:ascii="Times New Roman" w:eastAsia="Times New Roman" w:hAnsi="Times New Roman" w:cs="Times New Roman"/>
          <w:sz w:val="24"/>
          <w:szCs w:val="24"/>
        </w:rPr>
        <w:t>every 7 days</w:t>
      </w:r>
      <w:r>
        <w:rPr>
          <w:rFonts w:ascii="Times New Roman" w:eastAsia="Times New Roman" w:hAnsi="Times New Roman" w:cs="Times New Roman"/>
          <w:sz w:val="24"/>
          <w:szCs w:val="24"/>
        </w:rPr>
        <w:t>. We did this t</w:t>
      </w:r>
      <w:r w:rsidRPr="009B2859">
        <w:rPr>
          <w:rFonts w:ascii="Times New Roman" w:eastAsia="Times New Roman" w:hAnsi="Times New Roman" w:cs="Times New Roman"/>
          <w:sz w:val="24"/>
          <w:szCs w:val="24"/>
        </w:rPr>
        <w:t>o accommodate manual data collection, which</w:t>
      </w:r>
      <w:r>
        <w:rPr>
          <w:rFonts w:ascii="Times New Roman" w:eastAsia="Times New Roman" w:hAnsi="Times New Roman" w:cs="Times New Roman"/>
          <w:sz w:val="24"/>
          <w:szCs w:val="24"/>
        </w:rPr>
        <w:t xml:space="preserve"> was u</w:t>
      </w:r>
      <w:r w:rsidRPr="009B2859">
        <w:rPr>
          <w:rFonts w:ascii="Times New Roman" w:eastAsia="Times New Roman" w:hAnsi="Times New Roman" w:cs="Times New Roman"/>
          <w:sz w:val="24"/>
          <w:szCs w:val="24"/>
        </w:rPr>
        <w:t>ltimately governed by weather and logistical constraints</w:t>
      </w:r>
      <w:r>
        <w:rPr>
          <w:rFonts w:ascii="Times New Roman" w:eastAsia="Times New Roman" w:hAnsi="Times New Roman" w:cs="Times New Roman"/>
          <w:sz w:val="24"/>
          <w:szCs w:val="24"/>
        </w:rPr>
        <w:t xml:space="preserve"> that determined</w:t>
      </w:r>
      <w:r w:rsidRPr="009B2859">
        <w:rPr>
          <w:rFonts w:ascii="Times New Roman" w:eastAsia="Times New Roman" w:hAnsi="Times New Roman" w:cs="Times New Roman"/>
          <w:sz w:val="24"/>
          <w:szCs w:val="24"/>
        </w:rPr>
        <w:t xml:space="preserve"> when field personnel were able to sample</w:t>
      </w:r>
      <w:del w:id="124" w:author="Cayelan C. Carey" w:date="2020-11-06T14:55:00Z">
        <w:r w:rsidRPr="009B2859" w:rsidDel="00D81CE0">
          <w:rPr>
            <w:rFonts w:ascii="Times New Roman" w:eastAsia="Times New Roman" w:hAnsi="Times New Roman" w:cs="Times New Roman"/>
            <w:sz w:val="24"/>
            <w:szCs w:val="24"/>
          </w:rPr>
          <w:delText xml:space="preserve"> the ebullition traps at the upstream transect in FCR</w:delText>
        </w:r>
      </w:del>
      <w:r>
        <w:rPr>
          <w:rFonts w:ascii="Times New Roman" w:eastAsia="Times New Roman" w:hAnsi="Times New Roman" w:cs="Times New Roman"/>
          <w:sz w:val="24"/>
          <w:szCs w:val="24"/>
        </w:rPr>
        <w:t>. Thus,</w:t>
      </w:r>
      <w:r w:rsidRPr="009B2859">
        <w:rPr>
          <w:rFonts w:ascii="Times New Roman" w:eastAsia="Times New Roman" w:hAnsi="Times New Roman" w:cs="Times New Roman"/>
          <w:sz w:val="24"/>
          <w:szCs w:val="24"/>
        </w:rPr>
        <w:t xml:space="preserve"> the time horizon of each forecast cycle </w:t>
      </w:r>
      <w:del w:id="125" w:author="Cayelan C. Carey" w:date="2020-11-06T14:58:00Z">
        <w:r w:rsidRPr="009B2859" w:rsidDel="00521CE3">
          <w:rPr>
            <w:rFonts w:ascii="Times New Roman" w:eastAsia="Times New Roman" w:hAnsi="Times New Roman" w:cs="Times New Roman"/>
            <w:sz w:val="24"/>
            <w:szCs w:val="24"/>
          </w:rPr>
          <w:delText>was dynamic</w:delText>
        </w:r>
        <w:r w:rsidDel="00521CE3">
          <w:rPr>
            <w:rFonts w:ascii="Times New Roman" w:eastAsia="Times New Roman" w:hAnsi="Times New Roman" w:cs="Times New Roman"/>
            <w:sz w:val="24"/>
            <w:szCs w:val="24"/>
          </w:rPr>
          <w:delText xml:space="preserve"> for some dates and </w:delText>
        </w:r>
      </w:del>
      <w:r w:rsidRPr="009B2859">
        <w:rPr>
          <w:rFonts w:ascii="Times New Roman" w:eastAsia="Times New Roman" w:hAnsi="Times New Roman" w:cs="Times New Roman"/>
          <w:sz w:val="24"/>
          <w:szCs w:val="24"/>
        </w:rPr>
        <w:t xml:space="preserve">ranged between 5 and 9 days </w:t>
      </w:r>
      <w:r>
        <w:rPr>
          <w:rFonts w:ascii="Times New Roman" w:eastAsia="Times New Roman" w:hAnsi="Times New Roman" w:cs="Times New Roman"/>
          <w:sz w:val="24"/>
          <w:szCs w:val="24"/>
        </w:rPr>
        <w:t>between</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July</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Pr="009B2859">
        <w:rPr>
          <w:rFonts w:ascii="Times New Roman" w:eastAsia="Times New Roman" w:hAnsi="Times New Roman" w:cs="Times New Roman"/>
          <w:sz w:val="24"/>
          <w:szCs w:val="24"/>
        </w:rPr>
        <w:t xml:space="preserve"> 7 November</w:t>
      </w:r>
      <w:ins w:id="126" w:author="Cayelan C. Carey" w:date="2020-11-06T14:58:00Z">
        <w:r w:rsidR="00521CE3">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with </w:t>
      </w:r>
      <w:r w:rsidRPr="009B2859">
        <w:rPr>
          <w:rFonts w:ascii="Times New Roman" w:eastAsia="Times New Roman" w:hAnsi="Times New Roman" w:cs="Times New Roman"/>
          <w:sz w:val="24"/>
          <w:szCs w:val="24"/>
        </w:rPr>
        <w:t>a median forecast horizon of 7</w:t>
      </w:r>
      <w:r>
        <w:rPr>
          <w:rFonts w:ascii="Times New Roman" w:eastAsia="Times New Roman" w:hAnsi="Times New Roman" w:cs="Times New Roman"/>
          <w:sz w:val="24"/>
          <w:szCs w:val="24"/>
        </w:rPr>
        <w:t xml:space="preserve"> days</w:t>
      </w:r>
      <w:r w:rsidRPr="009B2859">
        <w:rPr>
          <w:rFonts w:ascii="Times New Roman" w:eastAsia="Times New Roman" w:hAnsi="Times New Roman" w:cs="Times New Roman"/>
          <w:sz w:val="24"/>
          <w:szCs w:val="24"/>
        </w:rPr>
        <w:t xml:space="preserve">. Following McClure et al. (2020), we used the mean SWI temperature </w:t>
      </w:r>
      <w:r w:rsidRPr="009B2859">
        <w:rPr>
          <w:rFonts w:ascii="Times New Roman" w:eastAsia="Times New Roman" w:hAnsi="Times New Roman" w:cs="Times New Roman"/>
          <w:iCs/>
          <w:sz w:val="24"/>
          <w:szCs w:val="24"/>
        </w:rPr>
        <w:lastRenderedPageBreak/>
        <w:t>forecasted</w:t>
      </w:r>
      <w:r w:rsidRPr="009B2859">
        <w:rPr>
          <w:rFonts w:ascii="Times New Roman" w:eastAsia="Times New Roman" w:hAnsi="Times New Roman" w:cs="Times New Roman"/>
          <w:sz w:val="24"/>
          <w:szCs w:val="24"/>
        </w:rPr>
        <w:t xml:space="preserve"> for the upstream transect traps</w:t>
      </w:r>
      <w:r w:rsidRPr="009B2859" w:rsidDel="008844F7">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 xml:space="preserve">on the next sampling date (usually 7 days in the future) as driver data for the AR model. </w:t>
      </w:r>
      <w:commentRangeStart w:id="127"/>
      <w:commentRangeStart w:id="128"/>
      <w:r w:rsidRPr="009B2859">
        <w:rPr>
          <w:rFonts w:ascii="Times New Roman" w:eastAsia="Times New Roman" w:hAnsi="Times New Roman" w:cs="Times New Roman"/>
          <w:sz w:val="24"/>
          <w:szCs w:val="24"/>
        </w:rPr>
        <w:t xml:space="preserve">Thus, it is important to note that our forecast model time step was the same as our forecast horizon. </w:t>
      </w:r>
      <w:commentRangeEnd w:id="127"/>
      <w:r w:rsidR="002F5AB6">
        <w:rPr>
          <w:rStyle w:val="CommentReference"/>
        </w:rPr>
        <w:commentReference w:id="127"/>
      </w:r>
      <w:commentRangeEnd w:id="128"/>
      <w:r w:rsidR="00521CE3">
        <w:rPr>
          <w:rStyle w:val="CommentReference"/>
        </w:rPr>
        <w:commentReference w:id="128"/>
      </w:r>
      <w:r>
        <w:rPr>
          <w:rFonts w:ascii="Times New Roman" w:eastAsia="Times New Roman" w:hAnsi="Times New Roman" w:cs="Times New Roman"/>
          <w:sz w:val="24"/>
          <w:szCs w:val="24"/>
        </w:rPr>
        <w:t>Finally, w</w:t>
      </w:r>
      <w:r w:rsidRPr="009B2859">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separated the study</w:t>
      </w:r>
      <w:r w:rsidRPr="009B2859">
        <w:rPr>
          <w:rFonts w:ascii="Times New Roman" w:eastAsia="Times New Roman" w:hAnsi="Times New Roman" w:cs="Times New Roman"/>
          <w:sz w:val="24"/>
          <w:szCs w:val="24"/>
        </w:rPr>
        <w:t xml:space="preserve"> into </w:t>
      </w:r>
      <w:commentRangeStart w:id="129"/>
      <w:r w:rsidRPr="009B2859">
        <w:rPr>
          <w:rFonts w:ascii="Times New Roman" w:eastAsia="Times New Roman" w:hAnsi="Times New Roman" w:cs="Times New Roman"/>
          <w:sz w:val="24"/>
          <w:szCs w:val="24"/>
        </w:rPr>
        <w:t>a</w:t>
      </w:r>
      <w:commentRangeEnd w:id="129"/>
      <w:r w:rsidR="00521CE3">
        <w:rPr>
          <w:rStyle w:val="CommentReference"/>
        </w:rPr>
        <w:commentReference w:id="129"/>
      </w:r>
      <w:ins w:id="130" w:author="McClure, Ryan" w:date="2020-11-04T07:45:00Z">
        <w:r w:rsidR="002825D9">
          <w:rPr>
            <w:rFonts w:ascii="Times New Roman" w:eastAsia="Times New Roman" w:hAnsi="Times New Roman" w:cs="Times New Roman"/>
            <w:sz w:val="24"/>
            <w:szCs w:val="24"/>
          </w:rPr>
          <w:t xml:space="preserve"> </w:t>
        </w:r>
        <w:del w:id="131" w:author="Cayelan C. Carey" w:date="2020-11-06T14:59:00Z">
          <w:r w:rsidR="002825D9" w:rsidDel="00521CE3">
            <w:rPr>
              <w:rFonts w:ascii="Times New Roman" w:eastAsia="Times New Roman" w:hAnsi="Times New Roman" w:cs="Times New Roman"/>
              <w:sz w:val="24"/>
              <w:szCs w:val="24"/>
            </w:rPr>
            <w:delText>model</w:delText>
          </w:r>
        </w:del>
      </w:ins>
      <w:del w:id="132" w:author="Cayelan C. Carey" w:date="2020-11-06T14:59:00Z">
        <w:r w:rsidRPr="009B2859" w:rsidDel="00521CE3">
          <w:rPr>
            <w:rFonts w:ascii="Times New Roman" w:eastAsia="Times New Roman" w:hAnsi="Times New Roman" w:cs="Times New Roman"/>
            <w:sz w:val="24"/>
            <w:szCs w:val="24"/>
          </w:rPr>
          <w:delText xml:space="preserve"> </w:delText>
        </w:r>
      </w:del>
      <w:r w:rsidRPr="009B2859">
        <w:rPr>
          <w:rFonts w:ascii="Times New Roman" w:eastAsia="Times New Roman" w:hAnsi="Times New Roman" w:cs="Times New Roman"/>
          <w:sz w:val="24"/>
          <w:szCs w:val="24"/>
        </w:rPr>
        <w:t>training period (27 May – 24 June) and then a forecasting period (1 July – 7 November, n=19 forecast cycles) that was evaluated</w:t>
      </w:r>
      <w:r>
        <w:rPr>
          <w:rFonts w:ascii="Times New Roman" w:eastAsia="Times New Roman" w:hAnsi="Times New Roman" w:cs="Times New Roman"/>
          <w:sz w:val="24"/>
          <w:szCs w:val="24"/>
        </w:rPr>
        <w:t xml:space="preserve"> against forecasts without data assimilation and a persistence null model to the observations (see forecast evaluation section below)</w:t>
      </w:r>
      <w:r w:rsidRPr="009B2859">
        <w:rPr>
          <w:rFonts w:ascii="Times New Roman" w:eastAsia="Times New Roman" w:hAnsi="Times New Roman" w:cs="Times New Roman"/>
          <w:sz w:val="24"/>
          <w:szCs w:val="24"/>
        </w:rPr>
        <w:t>.</w:t>
      </w:r>
    </w:p>
    <w:p w14:paraId="41CC4993" w14:textId="77777777" w:rsidR="00D512D8" w:rsidRDefault="00D512D8" w:rsidP="00D512D8">
      <w:pPr>
        <w:spacing w:after="0" w:line="480" w:lineRule="auto"/>
        <w:rPr>
          <w:rFonts w:ascii="Times New Roman" w:eastAsia="Times New Roman" w:hAnsi="Times New Roman" w:cs="Times New Roman"/>
          <w:i/>
          <w:iCs/>
          <w:sz w:val="24"/>
          <w:szCs w:val="24"/>
          <w:lang w:val="en-GB"/>
        </w:rPr>
      </w:pPr>
    </w:p>
    <w:p w14:paraId="552F5109" w14:textId="77777777" w:rsidR="00D512D8" w:rsidRPr="009B2859" w:rsidRDefault="00D512D8" w:rsidP="00D512D8">
      <w:pPr>
        <w:spacing w:after="0" w:line="480" w:lineRule="auto"/>
        <w:rPr>
          <w:rFonts w:ascii="Times New Roman" w:eastAsia="Times New Roman" w:hAnsi="Times New Roman" w:cs="Times New Roman"/>
          <w:i/>
          <w:iCs/>
          <w:sz w:val="24"/>
          <w:szCs w:val="24"/>
          <w:lang w:val="en-GB"/>
        </w:rPr>
      </w:pPr>
      <w:r w:rsidRPr="009B2859">
        <w:rPr>
          <w:rFonts w:ascii="Times New Roman" w:eastAsia="Times New Roman" w:hAnsi="Times New Roman" w:cs="Times New Roman"/>
          <w:i/>
          <w:iCs/>
          <w:sz w:val="24"/>
          <w:szCs w:val="24"/>
          <w:lang w:val="en-GB"/>
        </w:rPr>
        <w:t>Detailed iterative forecasting workflow description</w:t>
      </w:r>
    </w:p>
    <w:p w14:paraId="1344AECC"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Our iterative forecast workflow had three stages: data collection, data assimilation, and forecast generation </w:t>
      </w:r>
      <w:ins w:id="133" w:author="McClure, Ryan" w:date="2020-10-26T10:18:00Z">
        <w:r w:rsidR="00712A60">
          <w:rPr>
            <w:rFonts w:ascii="Times New Roman" w:eastAsia="Times New Roman" w:hAnsi="Times New Roman" w:cs="Times New Roman"/>
            <w:sz w:val="24"/>
            <w:szCs w:val="24"/>
          </w:rPr>
          <w:t>(</w:t>
        </w:r>
      </w:ins>
      <w:del w:id="134" w:author="McClure, Ryan" w:date="2020-10-26T10:18:00Z">
        <w:r w:rsidRPr="009B2859" w:rsidDel="00712A60">
          <w:rPr>
            <w:rFonts w:ascii="Times New Roman" w:eastAsia="Times New Roman" w:hAnsi="Times New Roman" w:cs="Times New Roman"/>
            <w:sz w:val="24"/>
            <w:szCs w:val="24"/>
          </w:rPr>
          <w:delText>(</w:delText>
        </w:r>
        <w:r w:rsidDel="00712A60">
          <w:rPr>
            <w:rFonts w:ascii="Times New Roman" w:eastAsia="Times New Roman" w:hAnsi="Times New Roman" w:cs="Times New Roman"/>
            <w:sz w:val="24"/>
            <w:szCs w:val="24"/>
          </w:rPr>
          <w:delText>A</w:delText>
        </w:r>
        <w:r w:rsidRPr="009B2859" w:rsidDel="00712A60">
          <w:rPr>
            <w:rFonts w:ascii="Times New Roman" w:eastAsia="Times New Roman" w:hAnsi="Times New Roman" w:cs="Times New Roman"/>
            <w:sz w:val="24"/>
            <w:szCs w:val="24"/>
          </w:rPr>
          <w:delText xml:space="preserve">, </w:delText>
        </w:r>
        <w:r w:rsidDel="00712A60">
          <w:rPr>
            <w:rFonts w:ascii="Times New Roman" w:eastAsia="Times New Roman" w:hAnsi="Times New Roman" w:cs="Times New Roman"/>
            <w:sz w:val="24"/>
            <w:szCs w:val="24"/>
          </w:rPr>
          <w:delText>B</w:delText>
        </w:r>
        <w:r w:rsidRPr="009B2859" w:rsidDel="00712A60">
          <w:rPr>
            <w:rFonts w:ascii="Times New Roman" w:eastAsia="Times New Roman" w:hAnsi="Times New Roman" w:cs="Times New Roman"/>
            <w:sz w:val="24"/>
            <w:szCs w:val="24"/>
          </w:rPr>
          <w:delText xml:space="preserve">, and </w:delText>
        </w:r>
        <w:r w:rsidDel="00712A60">
          <w:rPr>
            <w:rFonts w:ascii="Times New Roman" w:eastAsia="Times New Roman" w:hAnsi="Times New Roman" w:cs="Times New Roman"/>
            <w:sz w:val="24"/>
            <w:szCs w:val="24"/>
          </w:rPr>
          <w:delText>C</w:delText>
        </w:r>
        <w:r w:rsidRPr="009B2859" w:rsidDel="00712A60">
          <w:rPr>
            <w:rFonts w:ascii="Times New Roman" w:eastAsia="Times New Roman" w:hAnsi="Times New Roman" w:cs="Times New Roman"/>
            <w:sz w:val="24"/>
            <w:szCs w:val="24"/>
          </w:rPr>
          <w:delText xml:space="preserve">, respectively, in </w:delText>
        </w:r>
      </w:del>
      <w:r w:rsidRPr="009B2859">
        <w:rPr>
          <w:rFonts w:ascii="Times New Roman" w:eastAsia="Times New Roman" w:hAnsi="Times New Roman" w:cs="Times New Roman"/>
          <w:sz w:val="24"/>
          <w:szCs w:val="24"/>
        </w:rPr>
        <w:t>Figure 2). As described above, this workflow was repeated</w:t>
      </w:r>
      <w:r>
        <w:rPr>
          <w:rFonts w:ascii="Times New Roman" w:eastAsia="Times New Roman" w:hAnsi="Times New Roman" w:cs="Times New Roman"/>
          <w:sz w:val="24"/>
          <w:szCs w:val="24"/>
        </w:rPr>
        <w:t xml:space="preserve"> weekly</w:t>
      </w:r>
      <w:r w:rsidRPr="009B2859">
        <w:rPr>
          <w:rFonts w:ascii="Times New Roman" w:eastAsia="Times New Roman" w:hAnsi="Times New Roman" w:cs="Times New Roman"/>
          <w:sz w:val="24"/>
          <w:szCs w:val="24"/>
        </w:rPr>
        <w:t xml:space="preserve"> in real-time. </w:t>
      </w:r>
      <w:r w:rsidRPr="009B2859">
        <w:rPr>
          <w:rFonts w:ascii="Times New Roman" w:eastAsia="Times New Roman" w:hAnsi="Times New Roman" w:cs="Times New Roman"/>
          <w:iCs/>
          <w:sz w:val="24"/>
          <w:szCs w:val="24"/>
        </w:rPr>
        <w:t>New CH</w:t>
      </w:r>
      <w:r w:rsidRPr="009B2859">
        <w:rPr>
          <w:rFonts w:ascii="Times New Roman" w:eastAsia="Times New Roman" w:hAnsi="Times New Roman" w:cs="Times New Roman"/>
          <w:iCs/>
          <w:sz w:val="24"/>
          <w:szCs w:val="24"/>
          <w:vertAlign w:val="subscript"/>
        </w:rPr>
        <w:t>4</w:t>
      </w:r>
      <w:r w:rsidRPr="009B2859">
        <w:rPr>
          <w:rFonts w:ascii="Times New Roman" w:eastAsia="Times New Roman" w:hAnsi="Times New Roman" w:cs="Times New Roman"/>
          <w:iCs/>
          <w:sz w:val="24"/>
          <w:szCs w:val="24"/>
        </w:rPr>
        <w:t xml:space="preserve"> ebullition forecasts for the next sampling day</w:t>
      </w:r>
      <w:ins w:id="135" w:author="McClure, Ryan" w:date="2020-10-26T09:24:00Z">
        <w:r w:rsidR="00680D5F">
          <w:rPr>
            <w:rFonts w:ascii="Times New Roman" w:eastAsia="Times New Roman" w:hAnsi="Times New Roman" w:cs="Times New Roman"/>
            <w:iCs/>
            <w:sz w:val="24"/>
            <w:szCs w:val="24"/>
          </w:rPr>
          <w:t xml:space="preserve"> </w:t>
        </w:r>
      </w:ins>
      <w:del w:id="136" w:author="McClure, Ryan" w:date="2020-10-26T10:18:00Z">
        <w:r w:rsidRPr="009B2859" w:rsidDel="00712A60">
          <w:rPr>
            <w:rFonts w:ascii="Times New Roman" w:eastAsia="Times New Roman" w:hAnsi="Times New Roman" w:cs="Times New Roman"/>
            <w:iCs/>
            <w:sz w:val="24"/>
            <w:szCs w:val="24"/>
          </w:rPr>
          <w:delText xml:space="preserve"> </w:delText>
        </w:r>
      </w:del>
      <w:r w:rsidRPr="009B2859">
        <w:rPr>
          <w:rFonts w:ascii="Times New Roman" w:eastAsia="Times New Roman" w:hAnsi="Times New Roman" w:cs="Times New Roman"/>
          <w:iCs/>
          <w:sz w:val="24"/>
          <w:szCs w:val="24"/>
        </w:rPr>
        <w:t>were initiated upon the collection and analysis of current CH</w:t>
      </w:r>
      <w:r w:rsidRPr="009B2859">
        <w:rPr>
          <w:rFonts w:ascii="Times New Roman" w:eastAsia="Times New Roman" w:hAnsi="Times New Roman" w:cs="Times New Roman"/>
          <w:iCs/>
          <w:sz w:val="24"/>
          <w:szCs w:val="24"/>
          <w:vertAlign w:val="subscript"/>
        </w:rPr>
        <w:t>4</w:t>
      </w:r>
      <w:r w:rsidRPr="009B2859">
        <w:rPr>
          <w:rFonts w:ascii="Times New Roman" w:eastAsia="Times New Roman" w:hAnsi="Times New Roman" w:cs="Times New Roman"/>
          <w:iCs/>
          <w:sz w:val="24"/>
          <w:szCs w:val="24"/>
        </w:rPr>
        <w:t xml:space="preserve"> ebullition rates. For example, the </w:t>
      </w:r>
      <w:r w:rsidRPr="009B2859">
        <w:rPr>
          <w:rFonts w:ascii="Times New Roman" w:eastAsia="Times New Roman" w:hAnsi="Times New Roman" w:cs="Times New Roman"/>
          <w:sz w:val="24"/>
          <w:szCs w:val="24"/>
        </w:rPr>
        <w:t>first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forecast</w:t>
      </w:r>
      <w:ins w:id="137" w:author="McClure, Ryan" w:date="2020-10-26T09:25:00Z">
        <w:r w:rsidR="00680D5F">
          <w:rPr>
            <w:rFonts w:ascii="Times New Roman" w:eastAsia="Times New Roman" w:hAnsi="Times New Roman" w:cs="Times New Roman"/>
            <w:sz w:val="24"/>
            <w:szCs w:val="24"/>
          </w:rPr>
          <w:t xml:space="preserve"> </w:t>
        </w:r>
        <w:del w:id="138" w:author="Cayelan C. Carey" w:date="2020-11-06T15:00:00Z">
          <w:r w:rsidR="00680D5F" w:rsidDel="00081EE0">
            <w:rPr>
              <w:rFonts w:ascii="Times New Roman" w:eastAsia="Times New Roman" w:hAnsi="Times New Roman" w:cs="Times New Roman"/>
              <w:sz w:val="24"/>
              <w:szCs w:val="24"/>
            </w:rPr>
            <w:delText>of the</w:delText>
          </w:r>
        </w:del>
      </w:ins>
      <w:ins w:id="139" w:author="Cayelan C. Carey" w:date="2020-11-06T15:00:00Z">
        <w:r w:rsidR="00081EE0">
          <w:rPr>
            <w:rFonts w:ascii="Times New Roman" w:eastAsia="Times New Roman" w:hAnsi="Times New Roman" w:cs="Times New Roman"/>
            <w:sz w:val="24"/>
            <w:szCs w:val="24"/>
          </w:rPr>
          <w:t>in our</w:t>
        </w:r>
      </w:ins>
      <w:ins w:id="140" w:author="McClure, Ryan" w:date="2020-10-26T09:25:00Z">
        <w:r w:rsidR="00680D5F">
          <w:rPr>
            <w:rFonts w:ascii="Times New Roman" w:eastAsia="Times New Roman" w:hAnsi="Times New Roman" w:cs="Times New Roman"/>
            <w:sz w:val="24"/>
            <w:szCs w:val="24"/>
          </w:rPr>
          <w:t xml:space="preserve"> study</w:t>
        </w:r>
      </w:ins>
      <w:r w:rsidRPr="009B2859">
        <w:rPr>
          <w:rFonts w:ascii="Times New Roman" w:eastAsia="Times New Roman" w:hAnsi="Times New Roman" w:cs="Times New Roman"/>
          <w:sz w:val="24"/>
          <w:szCs w:val="24"/>
        </w:rPr>
        <w:t xml:space="preserve"> used the </w:t>
      </w:r>
      <w:ins w:id="141" w:author="McClure, Ryan" w:date="2020-11-04T07:50:00Z">
        <w:r w:rsidR="000168E4">
          <w:rPr>
            <w:rFonts w:ascii="Times New Roman" w:eastAsia="Times New Roman" w:hAnsi="Times New Roman" w:cs="Times New Roman"/>
            <w:sz w:val="24"/>
            <w:szCs w:val="24"/>
          </w:rPr>
          <w:t xml:space="preserve">mean transect </w:t>
        </w:r>
      </w:ins>
      <w:r w:rsidRPr="009B2859">
        <w:rPr>
          <w:rFonts w:ascii="Times New Roman" w:eastAsia="Times New Roman" w:hAnsi="Times New Roman" w:cs="Times New Roman"/>
          <w:sz w:val="24"/>
          <w:szCs w:val="24"/>
        </w:rPr>
        <w:t>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measured on </w:t>
      </w:r>
      <w:r>
        <w:rPr>
          <w:rFonts w:ascii="Times New Roman" w:eastAsia="Times New Roman" w:hAnsi="Times New Roman" w:cs="Times New Roman"/>
          <w:sz w:val="24"/>
          <w:szCs w:val="24"/>
        </w:rPr>
        <w:t>24 June</w:t>
      </w:r>
      <w:r w:rsidRPr="009B2859">
        <w:rPr>
          <w:rFonts w:ascii="Times New Roman" w:eastAsia="Times New Roman" w:hAnsi="Times New Roman" w:cs="Times New Roman"/>
          <w:sz w:val="24"/>
          <w:szCs w:val="24"/>
        </w:rPr>
        <w:t xml:space="preserve"> as initial conditions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term in Eqn. 2) and the mean forecasted SWI temperatures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 xml:space="preserve"> term in Eqn. 2) to predict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rates for </w:t>
      </w:r>
      <w:r>
        <w:rPr>
          <w:rFonts w:ascii="Times New Roman" w:eastAsia="Times New Roman" w:hAnsi="Times New Roman" w:cs="Times New Roman"/>
          <w:sz w:val="24"/>
          <w:szCs w:val="24"/>
        </w:rPr>
        <w:t>1</w:t>
      </w:r>
      <w:r w:rsidRPr="009B2859">
        <w:rPr>
          <w:rFonts w:ascii="Times New Roman" w:eastAsia="Times New Roman" w:hAnsi="Times New Roman" w:cs="Times New Roman"/>
          <w:sz w:val="24"/>
          <w:szCs w:val="24"/>
        </w:rPr>
        <w:t xml:space="preserve"> Ju</w:t>
      </w:r>
      <w:r>
        <w:rPr>
          <w:rFonts w:ascii="Times New Roman" w:eastAsia="Times New Roman" w:hAnsi="Times New Roman" w:cs="Times New Roman"/>
          <w:sz w:val="24"/>
          <w:szCs w:val="24"/>
        </w:rPr>
        <w:t>ly</w:t>
      </w:r>
      <w:r w:rsidRPr="009B2859">
        <w:rPr>
          <w:rFonts w:ascii="Times New Roman" w:eastAsia="Times New Roman" w:hAnsi="Times New Roman" w:cs="Times New Roman"/>
          <w:sz w:val="24"/>
          <w:szCs w:val="24"/>
        </w:rPr>
        <w:t>, when we manually collected the next ebullition data. With the new observations, we updated both SWI temperature and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model states and parameters via sequential data assimilation and then used the newest water temperature forecasts from FLARE to generate the next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 for the next ebullition collection date (</w:t>
      </w:r>
      <w:r>
        <w:rPr>
          <w:rFonts w:ascii="Times New Roman" w:eastAsia="Times New Roman" w:hAnsi="Times New Roman" w:cs="Times New Roman"/>
          <w:sz w:val="24"/>
          <w:szCs w:val="24"/>
        </w:rPr>
        <w:t>8 July</w:t>
      </w:r>
      <w:r w:rsidRPr="009B2859">
        <w:rPr>
          <w:rFonts w:ascii="Times New Roman" w:eastAsia="Times New Roman" w:hAnsi="Times New Roman" w:cs="Times New Roman"/>
          <w:sz w:val="24"/>
          <w:szCs w:val="24"/>
        </w:rPr>
        <w:t>)</w:t>
      </w:r>
      <w:r w:rsidRPr="009B2859">
        <w:rPr>
          <w:rFonts w:ascii="Times New Roman" w:eastAsia="Times New Roman" w:hAnsi="Times New Roman" w:cs="Times New Roman"/>
          <w:iCs/>
          <w:sz w:val="24"/>
          <w:szCs w:val="24"/>
        </w:rPr>
        <w:t>.</w:t>
      </w:r>
    </w:p>
    <w:p w14:paraId="4CF28A7F"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The first stage of our forecast workflow encompassed manual data collection and generation of forecast driver data from FLARE, which defined the first day of each forecast </w:t>
      </w:r>
      <w:commentRangeStart w:id="142"/>
      <w:commentRangeStart w:id="143"/>
      <w:r w:rsidRPr="009B2859">
        <w:rPr>
          <w:rFonts w:ascii="Times New Roman" w:eastAsia="Times New Roman" w:hAnsi="Times New Roman" w:cs="Times New Roman"/>
          <w:sz w:val="24"/>
          <w:szCs w:val="24"/>
        </w:rPr>
        <w:t>cycle</w:t>
      </w:r>
      <w:ins w:id="144" w:author="McClure, Ryan" w:date="2020-10-26T10:18:00Z">
        <w:r w:rsidR="00712A60">
          <w:rPr>
            <w:rFonts w:ascii="Times New Roman" w:eastAsia="Times New Roman" w:hAnsi="Times New Roman" w:cs="Times New Roman"/>
            <w:sz w:val="24"/>
            <w:szCs w:val="24"/>
          </w:rPr>
          <w:t xml:space="preserve">. </w:t>
        </w:r>
      </w:ins>
      <w:commentRangeEnd w:id="142"/>
      <w:ins w:id="145" w:author="McClure, Ryan" w:date="2020-11-05T11:22:00Z">
        <w:r w:rsidR="004A0A96">
          <w:rPr>
            <w:rStyle w:val="CommentReference"/>
          </w:rPr>
          <w:commentReference w:id="142"/>
        </w:r>
      </w:ins>
      <w:commentRangeEnd w:id="143"/>
      <w:r w:rsidR="00081EE0">
        <w:rPr>
          <w:rStyle w:val="CommentReference"/>
        </w:rPr>
        <w:commentReference w:id="143"/>
      </w:r>
      <w:del w:id="146" w:author="McClure, Ryan" w:date="2020-10-26T10:18:00Z">
        <w:r w:rsidRPr="009B2859" w:rsidDel="00712A60">
          <w:rPr>
            <w:rFonts w:ascii="Times New Roman" w:eastAsia="Times New Roman" w:hAnsi="Times New Roman" w:cs="Times New Roman"/>
            <w:sz w:val="24"/>
            <w:szCs w:val="24"/>
          </w:rPr>
          <w:delText xml:space="preserve"> (1-4:</w:delText>
        </w:r>
        <w:r w:rsidDel="00712A60">
          <w:rPr>
            <w:rFonts w:ascii="Times New Roman" w:eastAsia="Times New Roman" w:hAnsi="Times New Roman" w:cs="Times New Roman"/>
            <w:sz w:val="24"/>
            <w:szCs w:val="24"/>
          </w:rPr>
          <w:delText>A</w:delText>
        </w:r>
        <w:r w:rsidRPr="009B2859" w:rsidDel="00712A60">
          <w:rPr>
            <w:rFonts w:ascii="Times New Roman" w:eastAsia="Times New Roman" w:hAnsi="Times New Roman" w:cs="Times New Roman"/>
            <w:sz w:val="24"/>
            <w:szCs w:val="24"/>
          </w:rPr>
          <w:delText xml:space="preserve"> </w:delText>
        </w:r>
        <w:r w:rsidDel="00712A60">
          <w:rPr>
            <w:rFonts w:ascii="Times New Roman" w:eastAsia="Times New Roman" w:hAnsi="Times New Roman" w:cs="Times New Roman"/>
            <w:sz w:val="24"/>
            <w:szCs w:val="24"/>
          </w:rPr>
          <w:delText xml:space="preserve">in </w:delText>
        </w:r>
        <w:r w:rsidRPr="009B2859" w:rsidDel="00712A60">
          <w:rPr>
            <w:rFonts w:ascii="Times New Roman" w:eastAsia="Times New Roman" w:hAnsi="Times New Roman" w:cs="Times New Roman"/>
            <w:sz w:val="24"/>
            <w:szCs w:val="24"/>
          </w:rPr>
          <w:delText>Fig</w:delText>
        </w:r>
        <w:r w:rsidDel="00712A60">
          <w:rPr>
            <w:rFonts w:ascii="Times New Roman" w:eastAsia="Times New Roman" w:hAnsi="Times New Roman" w:cs="Times New Roman"/>
            <w:sz w:val="24"/>
            <w:szCs w:val="24"/>
          </w:rPr>
          <w:delText>ure</w:delText>
        </w:r>
        <w:r w:rsidRPr="009B2859" w:rsidDel="00712A60">
          <w:rPr>
            <w:rFonts w:ascii="Times New Roman" w:eastAsia="Times New Roman" w:hAnsi="Times New Roman" w:cs="Times New Roman"/>
            <w:sz w:val="24"/>
            <w:szCs w:val="24"/>
          </w:rPr>
          <w:delText xml:space="preserve"> 2). </w:delText>
        </w:r>
      </w:del>
      <w:r w:rsidRPr="009B2859">
        <w:rPr>
          <w:rFonts w:ascii="Times New Roman" w:eastAsia="Times New Roman" w:hAnsi="Times New Roman" w:cs="Times New Roman"/>
          <w:sz w:val="24"/>
          <w:szCs w:val="24"/>
        </w:rPr>
        <w:t>We started the first stage on the same day we manually collected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and generated daily water temperature forecasts from FLARE for a 16-day forecast horizon (Thomas </w:t>
      </w:r>
      <w:r w:rsidRPr="009B2859">
        <w:rPr>
          <w:rFonts w:ascii="Times New Roman" w:eastAsia="Times New Roman" w:hAnsi="Times New Roman" w:cs="Times New Roman"/>
          <w:sz w:val="24"/>
          <w:szCs w:val="24"/>
        </w:rPr>
        <w:lastRenderedPageBreak/>
        <w:t>et al. 2020)</w:t>
      </w:r>
      <w:del w:id="147" w:author="McClure, Ryan" w:date="2020-10-26T10:19:00Z">
        <w:r w:rsidRPr="009B2859" w:rsidDel="00712A60">
          <w:rPr>
            <w:rFonts w:ascii="Times New Roman" w:eastAsia="Times New Roman" w:hAnsi="Times New Roman" w:cs="Times New Roman"/>
            <w:sz w:val="24"/>
            <w:szCs w:val="24"/>
          </w:rPr>
          <w:delText xml:space="preserve"> (1:</w:delText>
        </w:r>
        <w:r w:rsidDel="00712A60">
          <w:rPr>
            <w:rFonts w:ascii="Times New Roman" w:eastAsia="Times New Roman" w:hAnsi="Times New Roman" w:cs="Times New Roman"/>
            <w:sz w:val="24"/>
            <w:szCs w:val="24"/>
          </w:rPr>
          <w:delText>A in</w:delText>
        </w:r>
        <w:r w:rsidRPr="009B2859" w:rsidDel="00712A60">
          <w:rPr>
            <w:rFonts w:ascii="Times New Roman" w:eastAsia="Times New Roman" w:hAnsi="Times New Roman" w:cs="Times New Roman"/>
            <w:sz w:val="24"/>
            <w:szCs w:val="24"/>
          </w:rPr>
          <w:delText xml:space="preserve"> Fig</w:delText>
        </w:r>
        <w:r w:rsidDel="00712A60">
          <w:rPr>
            <w:rFonts w:ascii="Times New Roman" w:eastAsia="Times New Roman" w:hAnsi="Times New Roman" w:cs="Times New Roman"/>
            <w:sz w:val="24"/>
            <w:szCs w:val="24"/>
          </w:rPr>
          <w:delText>ure</w:delText>
        </w:r>
        <w:r w:rsidRPr="009B2859" w:rsidDel="00712A60">
          <w:rPr>
            <w:rFonts w:ascii="Times New Roman" w:eastAsia="Times New Roman" w:hAnsi="Times New Roman" w:cs="Times New Roman"/>
            <w:sz w:val="24"/>
            <w:szCs w:val="24"/>
          </w:rPr>
          <w:delText xml:space="preserve"> 2)</w:delText>
        </w:r>
      </w:del>
      <w:r w:rsidRPr="009B2859">
        <w:rPr>
          <w:rFonts w:ascii="Times New Roman" w:eastAsia="Times New Roman" w:hAnsi="Times New Roman" w:cs="Times New Roman"/>
          <w:sz w:val="24"/>
          <w:szCs w:val="24"/>
        </w:rPr>
        <w:t>. Additionally, we accessed the observed water temperature observations measured at the dam site every 10 minutes by thermistors at 2 and 3 m depth (</w:t>
      </w:r>
      <w:proofErr w:type="spellStart"/>
      <w:r w:rsidRPr="009B2859">
        <w:rPr>
          <w:rFonts w:ascii="Times New Roman" w:eastAsia="Times New Roman" w:hAnsi="Times New Roman" w:cs="Times New Roman"/>
          <w:sz w:val="24"/>
          <w:szCs w:val="24"/>
        </w:rPr>
        <w:t>NexSens</w:t>
      </w:r>
      <w:proofErr w:type="spellEnd"/>
      <w:r w:rsidRPr="009B2859">
        <w:rPr>
          <w:rFonts w:ascii="Times New Roman" w:eastAsia="Times New Roman" w:hAnsi="Times New Roman" w:cs="Times New Roman"/>
          <w:sz w:val="24"/>
          <w:szCs w:val="24"/>
        </w:rPr>
        <w:t xml:space="preserve"> Technology, Inc.; Fairborn, Ohio, USA; Carey et al. 2020</w:t>
      </w:r>
      <w:r w:rsidRPr="009B2859">
        <w:rPr>
          <w:rFonts w:ascii="Times New Roman" w:eastAsia="Times New Roman" w:hAnsi="Times New Roman" w:cs="Times New Roman"/>
          <w:i/>
          <w:iCs/>
          <w:sz w:val="24"/>
          <w:szCs w:val="24"/>
        </w:rPr>
        <w:t>b</w:t>
      </w:r>
      <w:r w:rsidRPr="009B2859">
        <w:rPr>
          <w:rFonts w:ascii="Times New Roman" w:eastAsia="Times New Roman" w:hAnsi="Times New Roman" w:cs="Times New Roman"/>
          <w:sz w:val="24"/>
          <w:szCs w:val="24"/>
        </w:rPr>
        <w:t>;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1</w:t>
      </w:r>
      <w:del w:id="148" w:author="McClure, Ryan" w:date="2020-10-26T10:19:00Z">
        <w:r w:rsidRPr="009B2859" w:rsidDel="00712A60">
          <w:rPr>
            <w:rFonts w:ascii="Times New Roman" w:eastAsia="Times New Roman" w:hAnsi="Times New Roman" w:cs="Times New Roman"/>
            <w:sz w:val="24"/>
            <w:szCs w:val="24"/>
          </w:rPr>
          <w:delText>; 2:</w:delText>
        </w:r>
        <w:r w:rsidDel="00712A60">
          <w:rPr>
            <w:rFonts w:ascii="Times New Roman" w:eastAsia="Times New Roman" w:hAnsi="Times New Roman" w:cs="Times New Roman"/>
            <w:sz w:val="24"/>
            <w:szCs w:val="24"/>
          </w:rPr>
          <w:delText>A</w:delText>
        </w:r>
        <w:r w:rsidRPr="009B2859" w:rsidDel="00712A60">
          <w:rPr>
            <w:rFonts w:ascii="Times New Roman" w:eastAsia="Times New Roman" w:hAnsi="Times New Roman" w:cs="Times New Roman"/>
            <w:sz w:val="24"/>
            <w:szCs w:val="24"/>
          </w:rPr>
          <w:delText xml:space="preserve"> </w:delText>
        </w:r>
        <w:r w:rsidDel="00712A60">
          <w:rPr>
            <w:rFonts w:ascii="Times New Roman" w:eastAsia="Times New Roman" w:hAnsi="Times New Roman" w:cs="Times New Roman"/>
            <w:sz w:val="24"/>
            <w:szCs w:val="24"/>
          </w:rPr>
          <w:delText xml:space="preserve">in </w:delText>
        </w:r>
        <w:r w:rsidRPr="009B2859" w:rsidDel="00712A60">
          <w:rPr>
            <w:rFonts w:ascii="Times New Roman" w:eastAsia="Times New Roman" w:hAnsi="Times New Roman" w:cs="Times New Roman"/>
            <w:sz w:val="24"/>
            <w:szCs w:val="24"/>
          </w:rPr>
          <w:delText>Fig</w:delText>
        </w:r>
        <w:r w:rsidDel="00712A60">
          <w:rPr>
            <w:rFonts w:ascii="Times New Roman" w:eastAsia="Times New Roman" w:hAnsi="Times New Roman" w:cs="Times New Roman"/>
            <w:sz w:val="24"/>
            <w:szCs w:val="24"/>
          </w:rPr>
          <w:delText>ure</w:delText>
        </w:r>
        <w:r w:rsidRPr="009B2859" w:rsidDel="00712A60">
          <w:rPr>
            <w:rFonts w:ascii="Times New Roman" w:eastAsia="Times New Roman" w:hAnsi="Times New Roman" w:cs="Times New Roman"/>
            <w:sz w:val="24"/>
            <w:szCs w:val="24"/>
          </w:rPr>
          <w:delText xml:space="preserve"> 2</w:delText>
        </w:r>
      </w:del>
      <w:r w:rsidRPr="009B2859">
        <w:rPr>
          <w:rFonts w:ascii="Times New Roman" w:eastAsia="Times New Roman" w:hAnsi="Times New Roman" w:cs="Times New Roman"/>
          <w:sz w:val="24"/>
          <w:szCs w:val="24"/>
        </w:rPr>
        <w:t>). When we collected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samples at the upstream transect, we also manually downloaded 10-minute SWI temperature data from four HOBO</w:t>
      </w:r>
      <w:r w:rsidRPr="009B2859" w:rsidDel="00CD1C43">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temperature loggers (HOBO Pendant Temperature/Light Data Logger; Bourne, MA, USA) deployed just above the SWI at the upstream transect</w:t>
      </w:r>
      <w:del w:id="149" w:author="McClure, Ryan" w:date="2020-10-26T10:19:00Z">
        <w:r w:rsidRPr="009B2859" w:rsidDel="00712A60">
          <w:rPr>
            <w:rFonts w:ascii="Times New Roman" w:eastAsia="Times New Roman" w:hAnsi="Times New Roman" w:cs="Times New Roman"/>
            <w:sz w:val="24"/>
            <w:szCs w:val="24"/>
          </w:rPr>
          <w:delText xml:space="preserve"> (2</w:delText>
        </w:r>
        <w:r w:rsidDel="00712A60">
          <w:rPr>
            <w:rFonts w:ascii="Times New Roman" w:eastAsia="Times New Roman" w:hAnsi="Times New Roman" w:cs="Times New Roman"/>
            <w:sz w:val="24"/>
            <w:szCs w:val="24"/>
          </w:rPr>
          <w:delText>A</w:delText>
        </w:r>
        <w:r w:rsidRPr="009B2859" w:rsidDel="00712A60">
          <w:rPr>
            <w:rFonts w:ascii="Times New Roman" w:eastAsia="Times New Roman" w:hAnsi="Times New Roman" w:cs="Times New Roman"/>
            <w:sz w:val="24"/>
            <w:szCs w:val="24"/>
          </w:rPr>
          <w:delText>:3</w:delText>
        </w:r>
        <w:r w:rsidDel="00712A60">
          <w:rPr>
            <w:rFonts w:ascii="Times New Roman" w:eastAsia="Times New Roman" w:hAnsi="Times New Roman" w:cs="Times New Roman"/>
            <w:sz w:val="24"/>
            <w:szCs w:val="24"/>
          </w:rPr>
          <w:delText xml:space="preserve"> in </w:delText>
        </w:r>
        <w:r w:rsidRPr="009B2859" w:rsidDel="00712A60">
          <w:rPr>
            <w:rFonts w:ascii="Times New Roman" w:eastAsia="Times New Roman" w:hAnsi="Times New Roman" w:cs="Times New Roman"/>
            <w:sz w:val="24"/>
            <w:szCs w:val="24"/>
          </w:rPr>
          <w:delText>Fig</w:delText>
        </w:r>
        <w:r w:rsidDel="00712A60">
          <w:rPr>
            <w:rFonts w:ascii="Times New Roman" w:eastAsia="Times New Roman" w:hAnsi="Times New Roman" w:cs="Times New Roman"/>
            <w:sz w:val="24"/>
            <w:szCs w:val="24"/>
          </w:rPr>
          <w:delText>ure 2</w:delText>
        </w:r>
        <w:r w:rsidRPr="009B2859" w:rsidDel="00712A60">
          <w:rPr>
            <w:rFonts w:ascii="Times New Roman" w:eastAsia="Times New Roman" w:hAnsi="Times New Roman" w:cs="Times New Roman"/>
            <w:sz w:val="24"/>
            <w:szCs w:val="24"/>
          </w:rPr>
          <w:delText>)</w:delText>
        </w:r>
      </w:del>
      <w:r w:rsidRPr="009B2859">
        <w:rPr>
          <w:rFonts w:ascii="Times New Roman" w:eastAsia="Times New Roman" w:hAnsi="Times New Roman" w:cs="Times New Roman"/>
          <w:sz w:val="24"/>
          <w:szCs w:val="24"/>
        </w:rPr>
        <w:t>. The SWI temperatures were aggregated and scaled to the transect level (Supporting information A).</w:t>
      </w:r>
    </w:p>
    <w:p w14:paraId="0FB8016E"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The second part of </w:t>
      </w:r>
      <w:del w:id="150" w:author="McClure, Ryan" w:date="2020-10-26T10:19:00Z">
        <w:r w:rsidRPr="009B2859" w:rsidDel="00712A60">
          <w:rPr>
            <w:rFonts w:ascii="Times New Roman" w:eastAsia="Times New Roman" w:hAnsi="Times New Roman" w:cs="Times New Roman"/>
            <w:sz w:val="24"/>
            <w:szCs w:val="24"/>
          </w:rPr>
          <w:delText>Stage A</w:delText>
        </w:r>
      </w:del>
      <w:ins w:id="151" w:author="McClure, Ryan" w:date="2020-10-26T10:19:00Z">
        <w:r w:rsidR="00712A60">
          <w:rPr>
            <w:rFonts w:ascii="Times New Roman" w:eastAsia="Times New Roman" w:hAnsi="Times New Roman" w:cs="Times New Roman"/>
            <w:sz w:val="24"/>
            <w:szCs w:val="24"/>
          </w:rPr>
          <w:t xml:space="preserve">our data collection </w:t>
        </w:r>
      </w:ins>
      <w:ins w:id="152" w:author="McClure, Ryan" w:date="2020-10-26T10:20:00Z">
        <w:del w:id="153" w:author="Cayelan C. Carey" w:date="2020-11-06T15:01:00Z">
          <w:r w:rsidR="00712A60" w:rsidDel="00081EE0">
            <w:rPr>
              <w:rFonts w:ascii="Times New Roman" w:eastAsia="Times New Roman" w:hAnsi="Times New Roman" w:cs="Times New Roman"/>
              <w:sz w:val="24"/>
              <w:szCs w:val="24"/>
            </w:rPr>
            <w:delText>stage</w:delText>
          </w:r>
        </w:del>
      </w:ins>
      <w:del w:id="154" w:author="Cayelan C. Carey" w:date="2020-11-06T15:01:00Z">
        <w:r w:rsidRPr="009B2859" w:rsidDel="00081EE0">
          <w:rPr>
            <w:rFonts w:ascii="Times New Roman" w:eastAsia="Times New Roman" w:hAnsi="Times New Roman" w:cs="Times New Roman"/>
            <w:sz w:val="24"/>
            <w:szCs w:val="24"/>
          </w:rPr>
          <w:delText xml:space="preserve"> </w:delText>
        </w:r>
      </w:del>
      <w:r w:rsidRPr="009B2859">
        <w:rPr>
          <w:rFonts w:ascii="Times New Roman" w:eastAsia="Times New Roman" w:hAnsi="Times New Roman" w:cs="Times New Roman"/>
          <w:sz w:val="24"/>
          <w:szCs w:val="24"/>
        </w:rPr>
        <w:t xml:space="preserve">entailed manually collecting </w:t>
      </w:r>
      <w:del w:id="155" w:author="McClure, Ryan" w:date="2020-10-26T09:27:00Z">
        <w:r w:rsidRPr="009B2859" w:rsidDel="00680D5F">
          <w:rPr>
            <w:rFonts w:ascii="Times New Roman" w:eastAsia="Times New Roman" w:hAnsi="Times New Roman" w:cs="Times New Roman"/>
            <w:sz w:val="24"/>
            <w:szCs w:val="24"/>
          </w:rPr>
          <w:delText>CH</w:delText>
        </w:r>
        <w:r w:rsidRPr="009B2859" w:rsidDel="00680D5F">
          <w:rPr>
            <w:rFonts w:ascii="Times New Roman" w:eastAsia="Times New Roman" w:hAnsi="Times New Roman" w:cs="Times New Roman"/>
            <w:sz w:val="24"/>
            <w:szCs w:val="24"/>
            <w:vertAlign w:val="subscript"/>
          </w:rPr>
          <w:delText>4</w:delText>
        </w:r>
        <w:r w:rsidRPr="009B2859" w:rsidDel="00680D5F">
          <w:rPr>
            <w:rFonts w:ascii="Times New Roman" w:eastAsia="Times New Roman" w:hAnsi="Times New Roman" w:cs="Times New Roman"/>
            <w:sz w:val="24"/>
            <w:szCs w:val="24"/>
          </w:rPr>
          <w:delText xml:space="preserve"> </w:delText>
        </w:r>
      </w:del>
      <w:r w:rsidRPr="009B2859">
        <w:rPr>
          <w:rFonts w:ascii="Times New Roman" w:eastAsia="Times New Roman" w:hAnsi="Times New Roman" w:cs="Times New Roman"/>
          <w:sz w:val="24"/>
          <w:szCs w:val="24"/>
        </w:rPr>
        <w:t>ebullition gas bubbles using four passive ebullition traps (described by McClure et al. 2020) to generate the AR term in our forecast model (Eqn. 2). The collected ebullition gas from the traps was analyzed for its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concentration using a Shimadzu Nexus-2030 Gas Chromatography – Flame Ionization Detector (GC-FID;</w:t>
      </w:r>
      <w:r w:rsidRPr="009B2859" w:rsidDel="003D1F3B">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Shimadzu</w:t>
      </w:r>
      <w:r w:rsidRPr="009B2859">
        <w:rPr>
          <w:rFonts w:ascii="Times New Roman" w:eastAsia="Times New Roman" w:hAnsi="Times New Roman" w:cs="Times New Roman"/>
          <w:sz w:val="24"/>
          <w:szCs w:val="24"/>
          <w:lang w:val="en-GB"/>
        </w:rPr>
        <w:t xml:space="preserve"> Corporation</w:t>
      </w:r>
      <w:r w:rsidRPr="009B2859">
        <w:rPr>
          <w:rFonts w:ascii="Times New Roman" w:eastAsia="Times New Roman" w:hAnsi="Times New Roman" w:cs="Times New Roman"/>
          <w:sz w:val="24"/>
          <w:szCs w:val="24"/>
        </w:rPr>
        <w:t>;</w:t>
      </w:r>
      <w:r w:rsidRPr="009B2859">
        <w:rPr>
          <w:rFonts w:ascii="Times New Roman" w:eastAsia="Times New Roman" w:hAnsi="Times New Roman" w:cs="Times New Roman"/>
          <w:sz w:val="24"/>
          <w:szCs w:val="24"/>
          <w:lang w:val="en-GB"/>
        </w:rPr>
        <w:t xml:space="preserve"> Kyoto, Japan</w:t>
      </w:r>
      <w:r w:rsidRPr="009B2859">
        <w:rPr>
          <w:rFonts w:ascii="Times New Roman" w:eastAsia="Times New Roman" w:hAnsi="Times New Roman" w:cs="Times New Roman"/>
          <w:sz w:val="24"/>
          <w:szCs w:val="24"/>
        </w:rPr>
        <w:t>) within 24 hours of collection. We determined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from each trap by multiplying the total volume of ebullition collected in each trap by the concentration of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in the ebullition gas and then dividing by the cross-sectional area of each ebullition trap (0.26 m</w:t>
      </w:r>
      <w:r w:rsidRPr="009B2859">
        <w:rPr>
          <w:rFonts w:ascii="Times New Roman" w:eastAsia="Times New Roman" w:hAnsi="Times New Roman" w:cs="Times New Roman"/>
          <w:sz w:val="24"/>
          <w:szCs w:val="24"/>
          <w:vertAlign w:val="superscript"/>
        </w:rPr>
        <w:t>2</w:t>
      </w:r>
      <w:r w:rsidRPr="009B2859">
        <w:rPr>
          <w:rFonts w:ascii="Times New Roman" w:eastAsia="Times New Roman" w:hAnsi="Times New Roman" w:cs="Times New Roman"/>
          <w:sz w:val="24"/>
          <w:szCs w:val="24"/>
        </w:rPr>
        <w:t xml:space="preserve">) and the duration of time between sampling days (Supporting </w:t>
      </w:r>
      <w:r>
        <w:rPr>
          <w:rFonts w:ascii="Times New Roman" w:eastAsia="Times New Roman" w:hAnsi="Times New Roman" w:cs="Times New Roman"/>
          <w:sz w:val="24"/>
          <w:szCs w:val="24"/>
        </w:rPr>
        <w:t>i</w:t>
      </w:r>
      <w:r w:rsidRPr="009B2859">
        <w:rPr>
          <w:rFonts w:ascii="Times New Roman" w:eastAsia="Times New Roman" w:hAnsi="Times New Roman" w:cs="Times New Roman"/>
          <w:sz w:val="24"/>
          <w:szCs w:val="24"/>
        </w:rPr>
        <w:t>nformation B).</w:t>
      </w:r>
    </w:p>
    <w:p w14:paraId="211BA3E4" w14:textId="77777777" w:rsidR="00D512D8" w:rsidRPr="009B2859" w:rsidRDefault="00081EE0" w:rsidP="00D512D8">
      <w:pPr>
        <w:spacing w:after="0" w:line="480" w:lineRule="auto"/>
        <w:ind w:firstLine="720"/>
        <w:rPr>
          <w:rFonts w:ascii="Times New Roman" w:eastAsia="Times New Roman" w:hAnsi="Times New Roman" w:cs="Times New Roman"/>
          <w:sz w:val="24"/>
          <w:szCs w:val="24"/>
        </w:rPr>
      </w:pPr>
      <w:ins w:id="156" w:author="Cayelan C. Carey" w:date="2020-11-06T15:02:00Z">
        <w:r>
          <w:rPr>
            <w:rFonts w:ascii="Times New Roman" w:eastAsia="Times New Roman" w:hAnsi="Times New Roman" w:cs="Times New Roman"/>
            <w:sz w:val="24"/>
            <w:szCs w:val="24"/>
          </w:rPr>
          <w:t>The d</w:t>
        </w:r>
      </w:ins>
      <w:del w:id="157" w:author="Cayelan C. Carey" w:date="2020-11-06T15:02:00Z">
        <w:r w:rsidR="00D512D8" w:rsidDel="00081EE0">
          <w:rPr>
            <w:rFonts w:ascii="Times New Roman" w:eastAsia="Times New Roman" w:hAnsi="Times New Roman" w:cs="Times New Roman"/>
            <w:sz w:val="24"/>
            <w:szCs w:val="24"/>
          </w:rPr>
          <w:delText>D</w:delText>
        </w:r>
      </w:del>
      <w:r w:rsidR="00D512D8" w:rsidRPr="009B2859">
        <w:rPr>
          <w:rFonts w:ascii="Times New Roman" w:eastAsia="Times New Roman" w:hAnsi="Times New Roman" w:cs="Times New Roman"/>
          <w:sz w:val="24"/>
          <w:szCs w:val="24"/>
        </w:rPr>
        <w:t xml:space="preserve">ata assimilation </w:t>
      </w:r>
      <w:ins w:id="158" w:author="Cayelan C. Carey" w:date="2020-11-06T15:02:00Z">
        <w:r>
          <w:rPr>
            <w:rFonts w:ascii="Times New Roman" w:eastAsia="Times New Roman" w:hAnsi="Times New Roman" w:cs="Times New Roman"/>
            <w:sz w:val="24"/>
            <w:szCs w:val="24"/>
          </w:rPr>
          <w:t xml:space="preserve">stage </w:t>
        </w:r>
      </w:ins>
      <w:r w:rsidR="00D512D8" w:rsidRPr="009B2859">
        <w:rPr>
          <w:rFonts w:ascii="Times New Roman" w:eastAsia="Times New Roman" w:hAnsi="Times New Roman" w:cs="Times New Roman"/>
          <w:sz w:val="24"/>
          <w:szCs w:val="24"/>
        </w:rPr>
        <w:t xml:space="preserve">consisted of using the data collected to update our forecasting model parameters </w:t>
      </w:r>
      <w:r w:rsidR="00D512D8">
        <w:rPr>
          <w:rFonts w:ascii="Times New Roman" w:eastAsia="Times New Roman" w:hAnsi="Times New Roman" w:cs="Times New Roman"/>
          <w:sz w:val="24"/>
          <w:szCs w:val="24"/>
        </w:rPr>
        <w:t xml:space="preserve">weekly </w:t>
      </w:r>
      <w:r w:rsidR="00D512D8" w:rsidRPr="009B2859">
        <w:rPr>
          <w:rFonts w:ascii="Times New Roman" w:eastAsia="Times New Roman" w:hAnsi="Times New Roman" w:cs="Times New Roman"/>
          <w:sz w:val="24"/>
          <w:szCs w:val="24"/>
        </w:rPr>
        <w:t>via data assimilation that refit Eqn. 2 using all existing data</w:t>
      </w:r>
      <w:del w:id="159" w:author="McClure, Ryan" w:date="2020-10-26T10:21:00Z">
        <w:r w:rsidR="00D512D8" w:rsidRPr="009B2859" w:rsidDel="00712A60">
          <w:rPr>
            <w:rFonts w:ascii="Times New Roman" w:eastAsia="Times New Roman" w:hAnsi="Times New Roman" w:cs="Times New Roman"/>
            <w:sz w:val="24"/>
            <w:szCs w:val="24"/>
          </w:rPr>
          <w:delText xml:space="preserve"> (2-3:</w:delText>
        </w:r>
        <w:r w:rsidR="00D512D8" w:rsidDel="00712A60">
          <w:rPr>
            <w:rFonts w:ascii="Times New Roman" w:eastAsia="Times New Roman" w:hAnsi="Times New Roman" w:cs="Times New Roman"/>
            <w:sz w:val="24"/>
            <w:szCs w:val="24"/>
          </w:rPr>
          <w:delText>B</w:delText>
        </w:r>
        <w:r w:rsidR="00D512D8" w:rsidRPr="009B2859" w:rsidDel="00712A60">
          <w:rPr>
            <w:rFonts w:ascii="Times New Roman" w:eastAsia="Times New Roman" w:hAnsi="Times New Roman" w:cs="Times New Roman"/>
            <w:sz w:val="24"/>
            <w:szCs w:val="24"/>
          </w:rPr>
          <w:delText xml:space="preserve"> </w:delText>
        </w:r>
        <w:r w:rsidR="00D512D8" w:rsidDel="00712A60">
          <w:rPr>
            <w:rFonts w:ascii="Times New Roman" w:eastAsia="Times New Roman" w:hAnsi="Times New Roman" w:cs="Times New Roman"/>
            <w:sz w:val="24"/>
            <w:szCs w:val="24"/>
          </w:rPr>
          <w:delText xml:space="preserve">in </w:delText>
        </w:r>
        <w:r w:rsidR="00D512D8" w:rsidRPr="009B2859" w:rsidDel="00712A60">
          <w:rPr>
            <w:rFonts w:ascii="Times New Roman" w:eastAsia="Times New Roman" w:hAnsi="Times New Roman" w:cs="Times New Roman"/>
            <w:sz w:val="24"/>
            <w:szCs w:val="24"/>
          </w:rPr>
          <w:delText>Fig</w:delText>
        </w:r>
        <w:r w:rsidR="00D512D8" w:rsidDel="00712A60">
          <w:rPr>
            <w:rFonts w:ascii="Times New Roman" w:eastAsia="Times New Roman" w:hAnsi="Times New Roman" w:cs="Times New Roman"/>
            <w:sz w:val="24"/>
            <w:szCs w:val="24"/>
          </w:rPr>
          <w:delText>ure</w:delText>
        </w:r>
        <w:r w:rsidR="00D512D8" w:rsidRPr="009B2859" w:rsidDel="00712A60">
          <w:rPr>
            <w:rFonts w:ascii="Times New Roman" w:eastAsia="Times New Roman" w:hAnsi="Times New Roman" w:cs="Times New Roman"/>
            <w:sz w:val="24"/>
            <w:szCs w:val="24"/>
          </w:rPr>
          <w:delText xml:space="preserve"> 2)</w:delText>
        </w:r>
      </w:del>
      <w:r w:rsidR="00D512D8" w:rsidRPr="009B2859">
        <w:rPr>
          <w:rFonts w:ascii="Times New Roman" w:eastAsia="Times New Roman" w:hAnsi="Times New Roman" w:cs="Times New Roman"/>
          <w:sz w:val="24"/>
          <w:szCs w:val="24"/>
        </w:rPr>
        <w:t>. When new observations of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rates, deep site water temperatures, and upstream transect SWI temperatures became available, they were used to update the SWI temperature and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models in a Bayesian framework (following </w:t>
      </w:r>
      <w:proofErr w:type="spellStart"/>
      <w:r w:rsidR="00D512D8" w:rsidRPr="009B2859">
        <w:rPr>
          <w:rFonts w:ascii="Times New Roman" w:eastAsia="Times New Roman" w:hAnsi="Times New Roman" w:cs="Times New Roman"/>
          <w:sz w:val="24"/>
          <w:szCs w:val="24"/>
        </w:rPr>
        <w:t>Dietze</w:t>
      </w:r>
      <w:proofErr w:type="spellEnd"/>
      <w:r w:rsidR="00D512D8">
        <w:rPr>
          <w:rFonts w:ascii="Times New Roman" w:eastAsia="Times New Roman" w:hAnsi="Times New Roman" w:cs="Times New Roman"/>
          <w:sz w:val="24"/>
          <w:szCs w:val="24"/>
        </w:rPr>
        <w:t xml:space="preserve"> </w:t>
      </w:r>
      <w:r w:rsidR="00D512D8" w:rsidRPr="009B2859">
        <w:rPr>
          <w:rFonts w:ascii="Times New Roman" w:eastAsia="Times New Roman" w:hAnsi="Times New Roman" w:cs="Times New Roman"/>
          <w:sz w:val="24"/>
          <w:szCs w:val="24"/>
        </w:rPr>
        <w:t>2017</w:t>
      </w:r>
      <w:r w:rsidR="00D512D8" w:rsidRPr="009B2859">
        <w:rPr>
          <w:rFonts w:ascii="Times New Roman" w:eastAsia="Times New Roman" w:hAnsi="Times New Roman" w:cs="Times New Roman"/>
          <w:i/>
          <w:iCs/>
          <w:sz w:val="24"/>
          <w:szCs w:val="24"/>
        </w:rPr>
        <w:t>a</w:t>
      </w:r>
      <w:r w:rsidR="00D512D8" w:rsidRPr="009B2859">
        <w:rPr>
          <w:rFonts w:ascii="Times New Roman" w:eastAsia="Times New Roman" w:hAnsi="Times New Roman" w:cs="Times New Roman"/>
          <w:sz w:val="24"/>
          <w:szCs w:val="24"/>
        </w:rPr>
        <w:t xml:space="preserve">), which generated new </w:t>
      </w:r>
      <w:r w:rsidR="00D512D8">
        <w:rPr>
          <w:rFonts w:ascii="Times New Roman" w:eastAsia="Times New Roman" w:hAnsi="Times New Roman" w:cs="Times New Roman"/>
          <w:sz w:val="24"/>
          <w:szCs w:val="24"/>
        </w:rPr>
        <w:t>parameters</w:t>
      </w:r>
      <w:r w:rsidR="00D512D8" w:rsidRPr="009B2859">
        <w:rPr>
          <w:rFonts w:ascii="Times New Roman" w:eastAsia="Times New Roman" w:hAnsi="Times New Roman" w:cs="Times New Roman"/>
          <w:sz w:val="24"/>
          <w:szCs w:val="24"/>
        </w:rPr>
        <w:t xml:space="preserve"> for the SWI temperature scaling model (Eqn. S1</w:t>
      </w:r>
      <w:del w:id="160" w:author="McClure, Ryan" w:date="2020-10-26T10:21:00Z">
        <w:r w:rsidR="00D512D8" w:rsidRPr="009B2859" w:rsidDel="00712A60">
          <w:rPr>
            <w:rFonts w:ascii="Times New Roman" w:eastAsia="Times New Roman" w:hAnsi="Times New Roman" w:cs="Times New Roman"/>
            <w:sz w:val="24"/>
            <w:szCs w:val="24"/>
          </w:rPr>
          <w:delText xml:space="preserve">; </w:delText>
        </w:r>
        <w:r w:rsidR="00D512D8" w:rsidDel="00712A60">
          <w:rPr>
            <w:rFonts w:ascii="Times New Roman" w:eastAsia="Times New Roman" w:hAnsi="Times New Roman" w:cs="Times New Roman"/>
            <w:sz w:val="24"/>
            <w:szCs w:val="24"/>
          </w:rPr>
          <w:delText>B</w:delText>
        </w:r>
        <w:r w:rsidR="00D512D8" w:rsidRPr="009B2859" w:rsidDel="00712A60">
          <w:rPr>
            <w:rFonts w:ascii="Times New Roman" w:eastAsia="Times New Roman" w:hAnsi="Times New Roman" w:cs="Times New Roman"/>
            <w:sz w:val="24"/>
            <w:szCs w:val="24"/>
          </w:rPr>
          <w:delText>:2</w:delText>
        </w:r>
        <w:r w:rsidR="00D512D8" w:rsidDel="00712A60">
          <w:rPr>
            <w:rFonts w:ascii="Times New Roman" w:eastAsia="Times New Roman" w:hAnsi="Times New Roman" w:cs="Times New Roman"/>
            <w:sz w:val="24"/>
            <w:szCs w:val="24"/>
          </w:rPr>
          <w:delText xml:space="preserve"> in </w:delText>
        </w:r>
        <w:r w:rsidR="00D512D8" w:rsidRPr="009B2859" w:rsidDel="00712A60">
          <w:rPr>
            <w:rFonts w:ascii="Times New Roman" w:eastAsia="Times New Roman" w:hAnsi="Times New Roman" w:cs="Times New Roman"/>
            <w:sz w:val="24"/>
            <w:szCs w:val="24"/>
          </w:rPr>
          <w:delText>Fig</w:delText>
        </w:r>
        <w:r w:rsidR="00D512D8" w:rsidDel="00712A60">
          <w:rPr>
            <w:rFonts w:ascii="Times New Roman" w:eastAsia="Times New Roman" w:hAnsi="Times New Roman" w:cs="Times New Roman"/>
            <w:sz w:val="24"/>
            <w:szCs w:val="24"/>
          </w:rPr>
          <w:delText>ure</w:delText>
        </w:r>
        <w:r w:rsidR="00D512D8" w:rsidRPr="009B2859" w:rsidDel="00712A60">
          <w:rPr>
            <w:rFonts w:ascii="Times New Roman" w:eastAsia="Times New Roman" w:hAnsi="Times New Roman" w:cs="Times New Roman"/>
            <w:sz w:val="24"/>
            <w:szCs w:val="24"/>
          </w:rPr>
          <w:delText xml:space="preserve"> 2</w:delText>
        </w:r>
      </w:del>
      <w:r w:rsidR="00D512D8" w:rsidRPr="009B2859">
        <w:rPr>
          <w:rFonts w:ascii="Times New Roman" w:eastAsia="Times New Roman" w:hAnsi="Times New Roman" w:cs="Times New Roman"/>
          <w:sz w:val="24"/>
          <w:szCs w:val="24"/>
        </w:rPr>
        <w:t>) and the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model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sidR="00D512D8"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sidR="00D512D8"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oMath>
      <w:r w:rsidR="00D512D8">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lang w:val="en-GB"/>
          </w:rPr>
          <m:t>ɛ</m:t>
        </m:r>
      </m:oMath>
      <w:del w:id="161" w:author="McClure, Ryan" w:date="2020-10-26T10:21:00Z">
        <w:r w:rsidR="00D512D8" w:rsidRPr="009B2859" w:rsidDel="00712A60">
          <w:rPr>
            <w:rFonts w:ascii="Times New Roman" w:eastAsia="Times New Roman" w:hAnsi="Times New Roman" w:cs="Times New Roman"/>
            <w:sz w:val="24"/>
            <w:szCs w:val="24"/>
          </w:rPr>
          <w:delText>; 4:</w:delText>
        </w:r>
        <w:r w:rsidR="00D512D8" w:rsidDel="00712A60">
          <w:rPr>
            <w:rFonts w:ascii="Times New Roman" w:eastAsia="Times New Roman" w:hAnsi="Times New Roman" w:cs="Times New Roman"/>
            <w:sz w:val="24"/>
            <w:szCs w:val="24"/>
          </w:rPr>
          <w:delText>B</w:delText>
        </w:r>
        <w:r w:rsidR="00D512D8" w:rsidRPr="009B2859" w:rsidDel="00712A60">
          <w:rPr>
            <w:rFonts w:ascii="Times New Roman" w:eastAsia="Times New Roman" w:hAnsi="Times New Roman" w:cs="Times New Roman"/>
            <w:sz w:val="24"/>
            <w:szCs w:val="24"/>
          </w:rPr>
          <w:delText xml:space="preserve"> </w:delText>
        </w:r>
        <w:r w:rsidR="00D512D8" w:rsidDel="00712A60">
          <w:rPr>
            <w:rFonts w:ascii="Times New Roman" w:eastAsia="Times New Roman" w:hAnsi="Times New Roman" w:cs="Times New Roman"/>
            <w:sz w:val="24"/>
            <w:szCs w:val="24"/>
          </w:rPr>
          <w:delText xml:space="preserve">in </w:delText>
        </w:r>
        <w:r w:rsidR="00D512D8" w:rsidRPr="009B2859" w:rsidDel="00712A60">
          <w:rPr>
            <w:rFonts w:ascii="Times New Roman" w:eastAsia="Times New Roman" w:hAnsi="Times New Roman" w:cs="Times New Roman"/>
            <w:sz w:val="24"/>
            <w:szCs w:val="24"/>
          </w:rPr>
          <w:delText>Fig</w:delText>
        </w:r>
        <w:r w:rsidR="00D512D8" w:rsidDel="00712A60">
          <w:rPr>
            <w:rFonts w:ascii="Times New Roman" w:eastAsia="Times New Roman" w:hAnsi="Times New Roman" w:cs="Times New Roman"/>
            <w:sz w:val="24"/>
            <w:szCs w:val="24"/>
          </w:rPr>
          <w:delText>ure</w:delText>
        </w:r>
        <w:r w:rsidR="00D512D8" w:rsidRPr="009B2859" w:rsidDel="00712A60">
          <w:rPr>
            <w:rFonts w:ascii="Times New Roman" w:eastAsia="Times New Roman" w:hAnsi="Times New Roman" w:cs="Times New Roman"/>
            <w:sz w:val="24"/>
            <w:szCs w:val="24"/>
          </w:rPr>
          <w:delText xml:space="preserve"> 2</w:delText>
        </w:r>
      </w:del>
      <w:r w:rsidR="00D512D8" w:rsidRPr="009B2859">
        <w:rPr>
          <w:rFonts w:ascii="Times New Roman" w:eastAsia="Times New Roman" w:hAnsi="Times New Roman" w:cs="Times New Roman"/>
          <w:sz w:val="24"/>
          <w:szCs w:val="24"/>
        </w:rPr>
        <w:t xml:space="preserve">), respectively. </w:t>
      </w:r>
      <w:r w:rsidR="00D512D8" w:rsidRPr="009B2859">
        <w:rPr>
          <w:rFonts w:ascii="Times New Roman" w:eastAsia="Times New Roman" w:hAnsi="Times New Roman" w:cs="Times New Roman"/>
          <w:sz w:val="24"/>
          <w:szCs w:val="24"/>
          <w:lang w:val="en-GB"/>
        </w:rPr>
        <w:t xml:space="preserve">The Bayesian framework used </w:t>
      </w:r>
      <w:del w:id="162" w:author="McClure, Ryan" w:date="2020-11-04T09:08:00Z">
        <w:r w:rsidR="00D512D8" w:rsidRPr="009B2859" w:rsidDel="009A27CE">
          <w:rPr>
            <w:rFonts w:ascii="Times New Roman" w:eastAsia="Times New Roman" w:hAnsi="Times New Roman" w:cs="Times New Roman"/>
            <w:sz w:val="24"/>
            <w:szCs w:val="24"/>
            <w:lang w:val="en-GB"/>
          </w:rPr>
          <w:delText xml:space="preserve">four </w:delText>
        </w:r>
      </w:del>
      <w:ins w:id="163" w:author="McClure, Ryan" w:date="2020-11-04T09:08:00Z">
        <w:r w:rsidR="009A27CE">
          <w:rPr>
            <w:rFonts w:ascii="Times New Roman" w:eastAsia="Times New Roman" w:hAnsi="Times New Roman" w:cs="Times New Roman"/>
            <w:sz w:val="24"/>
            <w:szCs w:val="24"/>
            <w:lang w:val="en-GB"/>
          </w:rPr>
          <w:t>three</w:t>
        </w:r>
        <w:r w:rsidR="009A27CE" w:rsidRPr="009B2859">
          <w:rPr>
            <w:rFonts w:ascii="Times New Roman" w:eastAsia="Times New Roman" w:hAnsi="Times New Roman" w:cs="Times New Roman"/>
            <w:sz w:val="24"/>
            <w:szCs w:val="24"/>
            <w:lang w:val="en-GB"/>
          </w:rPr>
          <w:t xml:space="preserve"> </w:t>
        </w:r>
      </w:ins>
      <w:r w:rsidR="00D512D8" w:rsidRPr="009B2859">
        <w:rPr>
          <w:rFonts w:ascii="Times New Roman" w:eastAsia="Times New Roman" w:hAnsi="Times New Roman" w:cs="Times New Roman"/>
          <w:sz w:val="24"/>
          <w:szCs w:val="24"/>
          <w:lang w:val="en-GB"/>
        </w:rPr>
        <w:t xml:space="preserve">Monte Carlo Markov Chain </w:t>
      </w:r>
      <w:r w:rsidR="00D512D8" w:rsidRPr="009B2859">
        <w:rPr>
          <w:rFonts w:ascii="Times New Roman" w:eastAsia="Times New Roman" w:hAnsi="Times New Roman" w:cs="Times New Roman"/>
          <w:sz w:val="24"/>
          <w:szCs w:val="24"/>
          <w:lang w:val="en-GB"/>
        </w:rPr>
        <w:lastRenderedPageBreak/>
        <w:t xml:space="preserve">simulations </w:t>
      </w:r>
      <w:r w:rsidR="00D512D8" w:rsidRPr="009B2859">
        <w:rPr>
          <w:rFonts w:ascii="Times New Roman" w:eastAsia="Times New Roman" w:hAnsi="Times New Roman" w:cs="Times New Roman"/>
          <w:sz w:val="24"/>
          <w:szCs w:val="24"/>
        </w:rPr>
        <w:t xml:space="preserve">with </w:t>
      </w:r>
      <w:r w:rsidR="00D512D8">
        <w:rPr>
          <w:rFonts w:ascii="Times New Roman" w:eastAsia="Times New Roman" w:hAnsi="Times New Roman" w:cs="Times New Roman"/>
          <w:sz w:val="24"/>
          <w:szCs w:val="24"/>
        </w:rPr>
        <w:t>5</w:t>
      </w:r>
      <w:r w:rsidR="00D512D8" w:rsidRPr="009B2859">
        <w:rPr>
          <w:rFonts w:ascii="Times New Roman" w:eastAsia="Times New Roman" w:hAnsi="Times New Roman" w:cs="Times New Roman"/>
          <w:sz w:val="24"/>
          <w:szCs w:val="24"/>
        </w:rPr>
        <w:t>0,000 samples to</w:t>
      </w:r>
      <w:r w:rsidR="00D512D8" w:rsidRPr="009B2859">
        <w:rPr>
          <w:rFonts w:ascii="Times New Roman" w:eastAsia="Times New Roman" w:hAnsi="Times New Roman" w:cs="Times New Roman"/>
          <w:sz w:val="24"/>
          <w:szCs w:val="24"/>
          <w:lang w:val="en-GB"/>
        </w:rPr>
        <w:t xml:space="preserve"> generate the new parameter estimates that would be used for the next CH</w:t>
      </w:r>
      <w:r w:rsidR="00D512D8" w:rsidRPr="009B2859">
        <w:rPr>
          <w:rFonts w:ascii="Times New Roman" w:eastAsia="Times New Roman" w:hAnsi="Times New Roman" w:cs="Times New Roman"/>
          <w:sz w:val="24"/>
          <w:szCs w:val="24"/>
          <w:vertAlign w:val="subscript"/>
          <w:lang w:val="en-GB"/>
        </w:rPr>
        <w:t>4</w:t>
      </w:r>
      <w:r w:rsidR="00D512D8" w:rsidRPr="009B2859">
        <w:rPr>
          <w:rFonts w:ascii="Times New Roman" w:eastAsia="Times New Roman" w:hAnsi="Times New Roman" w:cs="Times New Roman"/>
          <w:sz w:val="24"/>
          <w:szCs w:val="24"/>
          <w:lang w:val="en-GB"/>
        </w:rPr>
        <w:t xml:space="preserve"> ebullition rate forecasts. </w:t>
      </w:r>
      <w:r w:rsidR="00D512D8" w:rsidRPr="009B2859">
        <w:rPr>
          <w:rFonts w:ascii="Times New Roman" w:eastAsia="Times New Roman" w:hAnsi="Times New Roman" w:cs="Times New Roman"/>
          <w:sz w:val="24"/>
          <w:szCs w:val="24"/>
        </w:rPr>
        <w:t>We assessed for convergence of the chains using Gelman-Rubin diagnostics (Gelman and Rubin 1992).</w:t>
      </w:r>
      <w:r w:rsidR="00D512D8" w:rsidRPr="009B2859">
        <w:rPr>
          <w:rFonts w:ascii="Times New Roman" w:eastAsia="Times New Roman" w:hAnsi="Times New Roman" w:cs="Times New Roman"/>
          <w:sz w:val="24"/>
          <w:szCs w:val="24"/>
          <w:lang w:val="en-GB"/>
        </w:rPr>
        <w:t xml:space="preserve"> </w:t>
      </w:r>
      <w:r w:rsidR="00D512D8" w:rsidRPr="009B2859">
        <w:rPr>
          <w:rFonts w:ascii="Times New Roman" w:eastAsia="Times New Roman" w:hAnsi="Times New Roman" w:cs="Times New Roman"/>
          <w:sz w:val="24"/>
          <w:szCs w:val="24"/>
        </w:rPr>
        <w:t>This framework ensured both forecast models (Eqn. S1 and 2) were probabilistic and accounted for</w:t>
      </w:r>
      <w:ins w:id="164" w:author="McClure, Ryan" w:date="2020-11-05T11:25:00Z">
        <w:r w:rsidR="004A0A96">
          <w:rPr>
            <w:rFonts w:ascii="Times New Roman" w:eastAsia="Times New Roman" w:hAnsi="Times New Roman" w:cs="Times New Roman"/>
            <w:sz w:val="24"/>
            <w:szCs w:val="24"/>
          </w:rPr>
          <w:t xml:space="preserve"> </w:t>
        </w:r>
      </w:ins>
      <w:ins w:id="165" w:author="McClure, Ryan" w:date="2020-11-05T11:24:00Z">
        <w:r w:rsidR="004A0A96">
          <w:rPr>
            <w:rFonts w:ascii="Times New Roman" w:eastAsia="Times New Roman" w:hAnsi="Times New Roman" w:cs="Times New Roman"/>
            <w:sz w:val="24"/>
            <w:szCs w:val="24"/>
          </w:rPr>
          <w:t>i</w:t>
        </w:r>
      </w:ins>
      <w:ins w:id="166" w:author="McClure, Ryan" w:date="2020-11-05T11:25:00Z">
        <w:r w:rsidR="004A0A96">
          <w:rPr>
            <w:rFonts w:ascii="Times New Roman" w:eastAsia="Times New Roman" w:hAnsi="Times New Roman" w:cs="Times New Roman"/>
            <w:sz w:val="24"/>
            <w:szCs w:val="24"/>
          </w:rPr>
          <w:t>nitial conditions,</w:t>
        </w:r>
      </w:ins>
      <w:r w:rsidR="00D512D8" w:rsidRPr="009B2859">
        <w:rPr>
          <w:rFonts w:ascii="Times New Roman" w:eastAsia="Times New Roman" w:hAnsi="Times New Roman" w:cs="Times New Roman"/>
          <w:sz w:val="24"/>
          <w:szCs w:val="24"/>
        </w:rPr>
        <w:t xml:space="preserve"> parameter</w:t>
      </w:r>
      <w:ins w:id="167" w:author="McClure, Ryan" w:date="2020-11-05T11:25:00Z">
        <w:r w:rsidR="004A0A96">
          <w:rPr>
            <w:rFonts w:ascii="Times New Roman" w:eastAsia="Times New Roman" w:hAnsi="Times New Roman" w:cs="Times New Roman"/>
            <w:sz w:val="24"/>
            <w:szCs w:val="24"/>
          </w:rPr>
          <w:t>,</w:t>
        </w:r>
      </w:ins>
      <w:r w:rsidR="00D512D8" w:rsidRPr="009B2859">
        <w:rPr>
          <w:rFonts w:ascii="Times New Roman" w:eastAsia="Times New Roman" w:hAnsi="Times New Roman" w:cs="Times New Roman"/>
          <w:sz w:val="24"/>
          <w:szCs w:val="24"/>
        </w:rPr>
        <w:t xml:space="preserve"> and model process uncertainty (</w:t>
      </w:r>
      <w:proofErr w:type="spellStart"/>
      <w:r w:rsidR="00D512D8" w:rsidRPr="009B2859">
        <w:rPr>
          <w:rFonts w:ascii="Times New Roman" w:eastAsia="Times New Roman" w:hAnsi="Times New Roman" w:cs="Times New Roman"/>
          <w:sz w:val="24"/>
          <w:szCs w:val="24"/>
        </w:rPr>
        <w:t>Dietze</w:t>
      </w:r>
      <w:proofErr w:type="spellEnd"/>
      <w:r w:rsidR="00D512D8" w:rsidRPr="009B2859">
        <w:rPr>
          <w:rFonts w:ascii="Times New Roman" w:eastAsia="Times New Roman" w:hAnsi="Times New Roman" w:cs="Times New Roman"/>
          <w:sz w:val="24"/>
          <w:szCs w:val="24"/>
        </w:rPr>
        <w:t xml:space="preserve"> 2017</w:t>
      </w:r>
      <w:r w:rsidR="00D512D8" w:rsidRPr="009B2859">
        <w:rPr>
          <w:rFonts w:ascii="Times New Roman" w:eastAsia="Times New Roman" w:hAnsi="Times New Roman" w:cs="Times New Roman"/>
          <w:i/>
          <w:iCs/>
          <w:sz w:val="24"/>
          <w:szCs w:val="24"/>
        </w:rPr>
        <w:t>b</w:t>
      </w:r>
      <w:r w:rsidR="00D512D8" w:rsidRPr="009B2859">
        <w:rPr>
          <w:rFonts w:ascii="Times New Roman" w:eastAsia="Times New Roman" w:hAnsi="Times New Roman" w:cs="Times New Roman"/>
          <w:sz w:val="24"/>
          <w:szCs w:val="24"/>
        </w:rPr>
        <w:t>).</w:t>
      </w:r>
      <w:r w:rsidR="00D512D8" w:rsidRPr="009B2859">
        <w:rPr>
          <w:rFonts w:ascii="Times New Roman" w:eastAsia="Times New Roman" w:hAnsi="Times New Roman" w:cs="Times New Roman"/>
          <w:sz w:val="24"/>
          <w:szCs w:val="24"/>
          <w:lang w:val="en-GB"/>
        </w:rPr>
        <w:t xml:space="preserve"> We used the ‘</w:t>
      </w:r>
      <w:proofErr w:type="spellStart"/>
      <w:r w:rsidR="00D512D8" w:rsidRPr="009B2859">
        <w:rPr>
          <w:rFonts w:ascii="Times New Roman" w:eastAsia="Times New Roman" w:hAnsi="Times New Roman" w:cs="Times New Roman"/>
          <w:sz w:val="24"/>
          <w:szCs w:val="24"/>
          <w:lang w:val="en-GB"/>
        </w:rPr>
        <w:t>rjags</w:t>
      </w:r>
      <w:proofErr w:type="spellEnd"/>
      <w:r w:rsidR="00D512D8" w:rsidRPr="009B2859">
        <w:rPr>
          <w:rFonts w:ascii="Times New Roman" w:eastAsia="Times New Roman" w:hAnsi="Times New Roman" w:cs="Times New Roman"/>
          <w:sz w:val="24"/>
          <w:szCs w:val="24"/>
          <w:lang w:val="en-GB"/>
        </w:rPr>
        <w:t xml:space="preserve">’ package (Plummer 2019) within the R statistical environment for the Bayesian analyses (R Core Development Team </w:t>
      </w:r>
      <w:commentRangeStart w:id="168"/>
      <w:r w:rsidR="00D512D8" w:rsidRPr="009B2859">
        <w:rPr>
          <w:rFonts w:ascii="Times New Roman" w:eastAsia="Times New Roman" w:hAnsi="Times New Roman" w:cs="Times New Roman"/>
          <w:sz w:val="24"/>
          <w:szCs w:val="24"/>
          <w:lang w:val="en-GB"/>
        </w:rPr>
        <w:t>2020</w:t>
      </w:r>
      <w:commentRangeEnd w:id="168"/>
      <w:r>
        <w:rPr>
          <w:rStyle w:val="CommentReference"/>
        </w:rPr>
        <w:commentReference w:id="168"/>
      </w:r>
      <w:r w:rsidR="00D512D8" w:rsidRPr="009B2859">
        <w:rPr>
          <w:rFonts w:ascii="Times New Roman" w:eastAsia="Times New Roman" w:hAnsi="Times New Roman" w:cs="Times New Roman"/>
          <w:sz w:val="24"/>
          <w:szCs w:val="24"/>
          <w:lang w:val="en-GB"/>
        </w:rPr>
        <w:t xml:space="preserve">). </w:t>
      </w:r>
    </w:p>
    <w:p w14:paraId="3C6B2DE2" w14:textId="77777777" w:rsidR="008B6857" w:rsidRDefault="00D512D8" w:rsidP="00D512D8">
      <w:pPr>
        <w:spacing w:after="0" w:line="480" w:lineRule="auto"/>
        <w:ind w:firstLine="720"/>
        <w:rPr>
          <w:ins w:id="169" w:author="Cayelan C. Carey" w:date="2020-11-06T15:04:00Z"/>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The final stage </w:t>
      </w:r>
      <w:r>
        <w:rPr>
          <w:rFonts w:ascii="Times New Roman" w:eastAsia="Times New Roman" w:hAnsi="Times New Roman" w:cs="Times New Roman"/>
          <w:sz w:val="24"/>
          <w:szCs w:val="24"/>
        </w:rPr>
        <w:t xml:space="preserve">generated forecasts </w:t>
      </w:r>
      <w:r w:rsidRPr="009B2859">
        <w:rPr>
          <w:rFonts w:ascii="Times New Roman" w:eastAsia="Times New Roman" w:hAnsi="Times New Roman" w:cs="Times New Roman"/>
          <w:sz w:val="24"/>
          <w:szCs w:val="24"/>
        </w:rPr>
        <w:t>us</w:t>
      </w:r>
      <w:r>
        <w:rPr>
          <w:rFonts w:ascii="Times New Roman" w:eastAsia="Times New Roman" w:hAnsi="Times New Roman" w:cs="Times New Roman"/>
          <w:sz w:val="24"/>
          <w:szCs w:val="24"/>
        </w:rPr>
        <w:t>ing</w:t>
      </w:r>
      <w:r w:rsidRPr="009B2859">
        <w:rPr>
          <w:rFonts w:ascii="Times New Roman" w:eastAsia="Times New Roman" w:hAnsi="Times New Roman" w:cs="Times New Roman"/>
          <w:sz w:val="24"/>
          <w:szCs w:val="24"/>
        </w:rPr>
        <w:t xml:space="preserve"> the newest parameter estimates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m:t>
        </m:r>
      </m:oMath>
      <w:r w:rsidRPr="009B2859">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 xml:space="preserve">ε </m:t>
        </m:r>
      </m:oMath>
      <w:r w:rsidRPr="009B2859">
        <w:rPr>
          <w:rFonts w:ascii="Times New Roman" w:eastAsia="Times New Roman" w:hAnsi="Times New Roman" w:cs="Times New Roman"/>
          <w:sz w:val="24"/>
          <w:szCs w:val="24"/>
        </w:rPr>
        <w:t xml:space="preserve">in Eqn. 2), a normal distribution with mean equal to the observed ebullition rates from all four traps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term in Eqn. 2), and the forecasted mean upstream SWI temperatures scaled from FLARE’s dam site forecasts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 xml:space="preserve"> term in Eqn. 2) to generate the </w:t>
      </w:r>
      <w:r>
        <w:rPr>
          <w:rFonts w:ascii="Times New Roman" w:eastAsia="Times New Roman" w:hAnsi="Times New Roman" w:cs="Times New Roman"/>
          <w:sz w:val="24"/>
          <w:szCs w:val="24"/>
        </w:rPr>
        <w:t xml:space="preserve">weekly </w:t>
      </w:r>
      <w:r w:rsidRPr="009B2859">
        <w:rPr>
          <w:rFonts w:ascii="Times New Roman" w:eastAsia="Times New Roman" w:hAnsi="Times New Roman" w:cs="Times New Roman"/>
          <w:sz w:val="24"/>
          <w:szCs w:val="24"/>
        </w:rPr>
        <w:t>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forecasts </w:t>
      </w:r>
      <w:ins w:id="170" w:author="Cayelan C. Carey" w:date="2020-11-06T15:03:00Z">
        <w:r w:rsidR="008B6857">
          <w:rPr>
            <w:rFonts w:ascii="Times New Roman" w:eastAsia="Times New Roman" w:hAnsi="Times New Roman" w:cs="Times New Roman"/>
            <w:sz w:val="24"/>
            <w:szCs w:val="24"/>
          </w:rPr>
          <w:t xml:space="preserve">with </w:t>
        </w:r>
      </w:ins>
      <w:ins w:id="171" w:author="Cayelan C. Carey" w:date="2020-11-06T15:04:00Z">
        <w:r w:rsidR="008B6857">
          <w:rPr>
            <w:rFonts w:ascii="Times New Roman" w:eastAsia="Times New Roman" w:hAnsi="Times New Roman" w:cs="Times New Roman"/>
            <w:sz w:val="24"/>
            <w:szCs w:val="24"/>
          </w:rPr>
          <w:t>partitioned</w:t>
        </w:r>
      </w:ins>
      <w:ins w:id="172" w:author="Cayelan C. Carey" w:date="2020-11-06T15:03:00Z">
        <w:r w:rsidR="008B6857">
          <w:rPr>
            <w:rFonts w:ascii="Times New Roman" w:eastAsia="Times New Roman" w:hAnsi="Times New Roman" w:cs="Times New Roman"/>
            <w:sz w:val="24"/>
            <w:szCs w:val="24"/>
          </w:rPr>
          <w:t xml:space="preserve"> uncertainty </w:t>
        </w:r>
      </w:ins>
      <w:r w:rsidRPr="009B2859">
        <w:rPr>
          <w:rFonts w:ascii="Times New Roman" w:eastAsia="Times New Roman" w:hAnsi="Times New Roman" w:cs="Times New Roman"/>
          <w:sz w:val="24"/>
          <w:szCs w:val="24"/>
        </w:rPr>
        <w:t>(</w:t>
      </w:r>
      <w:del w:id="173" w:author="Cayelan C. Carey" w:date="2020-11-06T15:03:00Z">
        <w:r w:rsidRPr="009B2859" w:rsidDel="008B6857">
          <w:rPr>
            <w:rFonts w:ascii="Times New Roman" w:eastAsia="Times New Roman" w:hAnsi="Times New Roman" w:cs="Times New Roman"/>
            <w:sz w:val="24"/>
            <w:szCs w:val="24"/>
          </w:rPr>
          <w:delText>4:</w:delText>
        </w:r>
        <w:r w:rsidDel="008B6857">
          <w:rPr>
            <w:rFonts w:ascii="Times New Roman" w:eastAsia="Times New Roman" w:hAnsi="Times New Roman" w:cs="Times New Roman"/>
            <w:sz w:val="24"/>
            <w:szCs w:val="24"/>
          </w:rPr>
          <w:delText>C</w:delText>
        </w:r>
        <w:r w:rsidRPr="009B2859" w:rsidDel="008B6857">
          <w:rPr>
            <w:rFonts w:ascii="Times New Roman" w:eastAsia="Times New Roman" w:hAnsi="Times New Roman" w:cs="Times New Roman"/>
            <w:sz w:val="24"/>
            <w:szCs w:val="24"/>
          </w:rPr>
          <w:delText xml:space="preserve"> </w:delText>
        </w:r>
        <w:r w:rsidDel="008B6857">
          <w:rPr>
            <w:rFonts w:ascii="Times New Roman" w:eastAsia="Times New Roman" w:hAnsi="Times New Roman" w:cs="Times New Roman"/>
            <w:sz w:val="24"/>
            <w:szCs w:val="24"/>
          </w:rPr>
          <w:delText xml:space="preserve">in </w:delText>
        </w:r>
      </w:del>
      <w:r w:rsidRPr="009B2859">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2). First, the SWI temperature scaling model (Eqn. S1) generated 210 ensembles of mean upstream SWI temperatures </w:t>
      </w:r>
      <w:del w:id="174" w:author="McClure, Ryan" w:date="2020-11-04T09:09:00Z">
        <w:r w:rsidRPr="009B2859" w:rsidDel="009A27CE">
          <w:rPr>
            <w:rFonts w:ascii="Times New Roman" w:eastAsia="Times New Roman" w:hAnsi="Times New Roman" w:cs="Times New Roman"/>
            <w:sz w:val="24"/>
            <w:szCs w:val="24"/>
          </w:rPr>
          <w:delText>(2:</w:delText>
        </w:r>
        <w:r w:rsidDel="009A27CE">
          <w:rPr>
            <w:rFonts w:ascii="Times New Roman" w:eastAsia="Times New Roman" w:hAnsi="Times New Roman" w:cs="Times New Roman"/>
            <w:sz w:val="24"/>
            <w:szCs w:val="24"/>
          </w:rPr>
          <w:delText>C</w:delText>
        </w:r>
        <w:r w:rsidRPr="009B2859" w:rsidDel="009A27CE">
          <w:rPr>
            <w:rFonts w:ascii="Times New Roman" w:eastAsia="Times New Roman" w:hAnsi="Times New Roman" w:cs="Times New Roman"/>
            <w:sz w:val="24"/>
            <w:szCs w:val="24"/>
          </w:rPr>
          <w:delText xml:space="preserve"> </w:delText>
        </w:r>
        <w:r w:rsidDel="009A27CE">
          <w:rPr>
            <w:rFonts w:ascii="Times New Roman" w:eastAsia="Times New Roman" w:hAnsi="Times New Roman" w:cs="Times New Roman"/>
            <w:sz w:val="24"/>
            <w:szCs w:val="24"/>
          </w:rPr>
          <w:delText xml:space="preserve">in </w:delText>
        </w:r>
        <w:r w:rsidRPr="009B2859" w:rsidDel="009A27CE">
          <w:rPr>
            <w:rFonts w:ascii="Times New Roman" w:eastAsia="Times New Roman" w:hAnsi="Times New Roman" w:cs="Times New Roman"/>
            <w:sz w:val="24"/>
            <w:szCs w:val="24"/>
          </w:rPr>
          <w:delText>Fig</w:delText>
        </w:r>
        <w:r w:rsidDel="009A27CE">
          <w:rPr>
            <w:rFonts w:ascii="Times New Roman" w:eastAsia="Times New Roman" w:hAnsi="Times New Roman" w:cs="Times New Roman"/>
            <w:sz w:val="24"/>
            <w:szCs w:val="24"/>
          </w:rPr>
          <w:delText>ure</w:delText>
        </w:r>
        <w:r w:rsidRPr="009B2859" w:rsidDel="009A27CE">
          <w:rPr>
            <w:rFonts w:ascii="Times New Roman" w:eastAsia="Times New Roman" w:hAnsi="Times New Roman" w:cs="Times New Roman"/>
            <w:sz w:val="24"/>
            <w:szCs w:val="24"/>
          </w:rPr>
          <w:delText xml:space="preserve"> 2) </w:delText>
        </w:r>
      </w:del>
      <w:r w:rsidRPr="009B2859">
        <w:rPr>
          <w:rFonts w:ascii="Times New Roman" w:eastAsia="Times New Roman" w:hAnsi="Times New Roman" w:cs="Times New Roman"/>
          <w:sz w:val="24"/>
          <w:szCs w:val="24"/>
        </w:rPr>
        <w:t>from FLARE’s 2.3, 2.6, and 3.0 m water temperature forecasts at the dam site</w:t>
      </w:r>
      <w:del w:id="175" w:author="McClure, Ryan" w:date="2020-11-04T09:09:00Z">
        <w:r w:rsidRPr="009B2859" w:rsidDel="009A27CE">
          <w:rPr>
            <w:rFonts w:ascii="Times New Roman" w:eastAsia="Times New Roman" w:hAnsi="Times New Roman" w:cs="Times New Roman"/>
            <w:sz w:val="24"/>
            <w:szCs w:val="24"/>
          </w:rPr>
          <w:delText xml:space="preserve"> (1:</w:delText>
        </w:r>
        <w:r w:rsidDel="009A27CE">
          <w:rPr>
            <w:rFonts w:ascii="Times New Roman" w:eastAsia="Times New Roman" w:hAnsi="Times New Roman" w:cs="Times New Roman"/>
            <w:sz w:val="24"/>
            <w:szCs w:val="24"/>
          </w:rPr>
          <w:delText>B</w:delText>
        </w:r>
        <w:r w:rsidRPr="009B2859" w:rsidDel="009A27CE">
          <w:rPr>
            <w:rFonts w:ascii="Times New Roman" w:eastAsia="Times New Roman" w:hAnsi="Times New Roman" w:cs="Times New Roman"/>
            <w:sz w:val="24"/>
            <w:szCs w:val="24"/>
          </w:rPr>
          <w:delText xml:space="preserve"> </w:delText>
        </w:r>
        <w:r w:rsidDel="009A27CE">
          <w:rPr>
            <w:rFonts w:ascii="Times New Roman" w:eastAsia="Times New Roman" w:hAnsi="Times New Roman" w:cs="Times New Roman"/>
            <w:sz w:val="24"/>
            <w:szCs w:val="24"/>
          </w:rPr>
          <w:delText xml:space="preserve">in </w:delText>
        </w:r>
        <w:r w:rsidRPr="009B2859" w:rsidDel="009A27CE">
          <w:rPr>
            <w:rFonts w:ascii="Times New Roman" w:eastAsia="Times New Roman" w:hAnsi="Times New Roman" w:cs="Times New Roman"/>
            <w:sz w:val="24"/>
            <w:szCs w:val="24"/>
          </w:rPr>
          <w:delText>Fig</w:delText>
        </w:r>
        <w:r w:rsidDel="009A27CE">
          <w:rPr>
            <w:rFonts w:ascii="Times New Roman" w:eastAsia="Times New Roman" w:hAnsi="Times New Roman" w:cs="Times New Roman"/>
            <w:sz w:val="24"/>
            <w:szCs w:val="24"/>
          </w:rPr>
          <w:delText>ure</w:delText>
        </w:r>
        <w:r w:rsidRPr="009B2859" w:rsidDel="009A27CE">
          <w:rPr>
            <w:rFonts w:ascii="Times New Roman" w:eastAsia="Times New Roman" w:hAnsi="Times New Roman" w:cs="Times New Roman"/>
            <w:sz w:val="24"/>
            <w:szCs w:val="24"/>
          </w:rPr>
          <w:delText xml:space="preserve"> 2)</w:delText>
        </w:r>
      </w:del>
      <w:r w:rsidRPr="009B2859">
        <w:rPr>
          <w:rFonts w:ascii="Times New Roman" w:eastAsia="Times New Roman" w:hAnsi="Times New Roman" w:cs="Times New Roman"/>
          <w:sz w:val="24"/>
          <w:szCs w:val="24"/>
        </w:rPr>
        <w:t xml:space="preserve">. </w:t>
      </w:r>
      <w:del w:id="176" w:author="Cayelan C. Carey" w:date="2020-11-06T15:04:00Z">
        <w:r w:rsidRPr="009B2859" w:rsidDel="008B6857">
          <w:rPr>
            <w:rFonts w:ascii="Times New Roman" w:eastAsia="Times New Roman" w:hAnsi="Times New Roman" w:cs="Times New Roman"/>
            <w:sz w:val="24"/>
            <w:szCs w:val="24"/>
          </w:rPr>
          <w:delText>Second, the</w:delText>
        </w:r>
      </w:del>
      <w:ins w:id="177" w:author="Cayelan C. Carey" w:date="2020-11-06T15:04:00Z">
        <w:r w:rsidR="008B6857">
          <w:rPr>
            <w:rFonts w:ascii="Times New Roman" w:eastAsia="Times New Roman" w:hAnsi="Times New Roman" w:cs="Times New Roman"/>
            <w:sz w:val="24"/>
            <w:szCs w:val="24"/>
          </w:rPr>
          <w:t>These</w:t>
        </w:r>
      </w:ins>
      <w:r w:rsidRPr="009B2859">
        <w:rPr>
          <w:rFonts w:ascii="Times New Roman" w:eastAsia="Times New Roman" w:hAnsi="Times New Roman" w:cs="Times New Roman"/>
          <w:sz w:val="24"/>
          <w:szCs w:val="24"/>
        </w:rPr>
        <w:t xml:space="preserve"> forecasted SWI temperatures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were</w:t>
      </w:r>
      <w:r w:rsidRPr="009B2859">
        <w:rPr>
          <w:rFonts w:ascii="Times New Roman" w:eastAsia="Times New Roman" w:hAnsi="Times New Roman" w:cs="Times New Roman"/>
          <w:sz w:val="24"/>
          <w:szCs w:val="24"/>
        </w:rPr>
        <w:t xml:space="preserve"> </w:t>
      </w:r>
      <w:ins w:id="178" w:author="Cayelan C. Carey" w:date="2020-11-06T15:04:00Z">
        <w:r w:rsidR="008B6857">
          <w:rPr>
            <w:rFonts w:ascii="Times New Roman" w:eastAsia="Times New Roman" w:hAnsi="Times New Roman" w:cs="Times New Roman"/>
            <w:sz w:val="24"/>
            <w:szCs w:val="24"/>
          </w:rPr>
          <w:t xml:space="preserve">then </w:t>
        </w:r>
      </w:ins>
      <w:r w:rsidRPr="009B2859">
        <w:rPr>
          <w:rFonts w:ascii="Times New Roman" w:eastAsia="Times New Roman" w:hAnsi="Times New Roman" w:cs="Times New Roman"/>
          <w:sz w:val="24"/>
          <w:szCs w:val="24"/>
        </w:rPr>
        <w:t>used as driver data for the forecast</w:t>
      </w:r>
      <w:ins w:id="179" w:author="Cayelan C. Carey" w:date="2020-11-06T15:03:00Z">
        <w:r w:rsidR="008B6857">
          <w:rPr>
            <w:rFonts w:ascii="Times New Roman" w:eastAsia="Times New Roman" w:hAnsi="Times New Roman" w:cs="Times New Roman"/>
            <w:sz w:val="24"/>
            <w:szCs w:val="24"/>
          </w:rPr>
          <w:t>ing CH4 model???</w:t>
        </w:r>
      </w:ins>
      <w:del w:id="180" w:author="McClure, Ryan" w:date="2020-11-04T09:09:00Z">
        <w:r w:rsidRPr="009B2859" w:rsidDel="009A27CE">
          <w:rPr>
            <w:rFonts w:ascii="Times New Roman" w:eastAsia="Times New Roman" w:hAnsi="Times New Roman" w:cs="Times New Roman"/>
            <w:sz w:val="24"/>
            <w:szCs w:val="24"/>
          </w:rPr>
          <w:delText xml:space="preserve"> (4:</w:delText>
        </w:r>
        <w:r w:rsidDel="009A27CE">
          <w:rPr>
            <w:rFonts w:ascii="Times New Roman" w:eastAsia="Times New Roman" w:hAnsi="Times New Roman" w:cs="Times New Roman"/>
            <w:sz w:val="24"/>
            <w:szCs w:val="24"/>
          </w:rPr>
          <w:delText>C</w:delText>
        </w:r>
        <w:r w:rsidRPr="009B2859" w:rsidDel="009A27CE">
          <w:rPr>
            <w:rFonts w:ascii="Times New Roman" w:eastAsia="Times New Roman" w:hAnsi="Times New Roman" w:cs="Times New Roman"/>
            <w:sz w:val="24"/>
            <w:szCs w:val="24"/>
          </w:rPr>
          <w:delText xml:space="preserve"> </w:delText>
        </w:r>
        <w:r w:rsidDel="009A27CE">
          <w:rPr>
            <w:rFonts w:ascii="Times New Roman" w:eastAsia="Times New Roman" w:hAnsi="Times New Roman" w:cs="Times New Roman"/>
            <w:sz w:val="24"/>
            <w:szCs w:val="24"/>
          </w:rPr>
          <w:delText xml:space="preserve">in </w:delText>
        </w:r>
        <w:r w:rsidRPr="009B2859" w:rsidDel="009A27CE">
          <w:rPr>
            <w:rFonts w:ascii="Times New Roman" w:eastAsia="Times New Roman" w:hAnsi="Times New Roman" w:cs="Times New Roman"/>
            <w:sz w:val="24"/>
            <w:szCs w:val="24"/>
          </w:rPr>
          <w:delText>Fig</w:delText>
        </w:r>
        <w:r w:rsidDel="009A27CE">
          <w:rPr>
            <w:rFonts w:ascii="Times New Roman" w:eastAsia="Times New Roman" w:hAnsi="Times New Roman" w:cs="Times New Roman"/>
            <w:sz w:val="24"/>
            <w:szCs w:val="24"/>
          </w:rPr>
          <w:delText>ure</w:delText>
        </w:r>
        <w:r w:rsidRPr="009B2859" w:rsidDel="009A27CE">
          <w:rPr>
            <w:rFonts w:ascii="Times New Roman" w:eastAsia="Times New Roman" w:hAnsi="Times New Roman" w:cs="Times New Roman"/>
            <w:sz w:val="24"/>
            <w:szCs w:val="24"/>
          </w:rPr>
          <w:delText xml:space="preserve"> 2)</w:delText>
        </w:r>
      </w:del>
      <w:r w:rsidRPr="009B2859">
        <w:rPr>
          <w:rFonts w:ascii="Times New Roman" w:eastAsia="Times New Roman" w:hAnsi="Times New Roman" w:cs="Times New Roman"/>
          <w:sz w:val="24"/>
          <w:szCs w:val="24"/>
        </w:rPr>
        <w:t xml:space="preserve">. </w:t>
      </w:r>
    </w:p>
    <w:p w14:paraId="76CBF896" w14:textId="77777777" w:rsidR="00D512D8" w:rsidDel="00B73044" w:rsidRDefault="00D512D8" w:rsidP="00D512D8">
      <w:pPr>
        <w:spacing w:after="0" w:line="480" w:lineRule="auto"/>
        <w:ind w:firstLine="720"/>
        <w:rPr>
          <w:del w:id="181" w:author="Cayelan C. Carey" w:date="2020-11-06T15:18:00Z"/>
          <w:rFonts w:ascii="Times New Roman" w:eastAsia="Times New Roman" w:hAnsi="Times New Roman" w:cs="Times New Roman"/>
          <w:sz w:val="24"/>
          <w:szCs w:val="24"/>
        </w:rPr>
      </w:pPr>
      <w:del w:id="182" w:author="Cayelan C. Carey" w:date="2020-11-06T15:04:00Z">
        <w:r w:rsidRPr="009B2859" w:rsidDel="008B6857">
          <w:rPr>
            <w:rFonts w:ascii="Times New Roman" w:eastAsia="Times New Roman" w:hAnsi="Times New Roman" w:cs="Times New Roman"/>
            <w:sz w:val="24"/>
            <w:szCs w:val="24"/>
          </w:rPr>
          <w:delText>Third</w:delText>
        </w:r>
      </w:del>
      <w:del w:id="183" w:author="Cayelan C. Carey" w:date="2020-11-06T15:18:00Z">
        <w:r w:rsidRPr="009B2859" w:rsidDel="00B73044">
          <w:rPr>
            <w:rFonts w:ascii="Times New Roman" w:eastAsia="Times New Roman" w:hAnsi="Times New Roman" w:cs="Times New Roman"/>
            <w:sz w:val="24"/>
            <w:szCs w:val="24"/>
          </w:rPr>
          <w:delText xml:space="preserve">, the observed </w:delText>
        </w:r>
      </w:del>
      <w:ins w:id="184" w:author="McClure, Ryan" w:date="2020-11-04T09:10:00Z">
        <w:del w:id="185" w:author="Cayelan C. Carey" w:date="2020-11-06T15:18:00Z">
          <w:r w:rsidR="009A27CE" w:rsidDel="00B73044">
            <w:rPr>
              <w:rFonts w:ascii="Times New Roman" w:eastAsia="Times New Roman" w:hAnsi="Times New Roman" w:cs="Times New Roman"/>
              <w:sz w:val="24"/>
              <w:szCs w:val="24"/>
            </w:rPr>
            <w:delText xml:space="preserve">standard </w:delText>
          </w:r>
        </w:del>
      </w:ins>
      <w:ins w:id="186" w:author="McClure, Ryan" w:date="2020-11-04T09:11:00Z">
        <w:del w:id="187" w:author="Cayelan C. Carey" w:date="2020-11-06T15:18:00Z">
          <w:r w:rsidR="009A27CE" w:rsidDel="00B73044">
            <w:rPr>
              <w:rFonts w:ascii="Times New Roman" w:eastAsia="Times New Roman" w:hAnsi="Times New Roman" w:cs="Times New Roman"/>
              <w:sz w:val="24"/>
              <w:szCs w:val="24"/>
            </w:rPr>
            <w:delText>error</w:delText>
          </w:r>
        </w:del>
      </w:ins>
      <w:ins w:id="188" w:author="McClure, Ryan" w:date="2020-11-04T09:10:00Z">
        <w:del w:id="189" w:author="Cayelan C. Carey" w:date="2020-11-06T15:18:00Z">
          <w:r w:rsidR="009A27CE" w:rsidDel="00B73044">
            <w:rPr>
              <w:rFonts w:ascii="Times New Roman" w:eastAsia="Times New Roman" w:hAnsi="Times New Roman" w:cs="Times New Roman"/>
              <w:sz w:val="24"/>
              <w:szCs w:val="24"/>
            </w:rPr>
            <w:delText xml:space="preserve"> of the mean</w:delText>
          </w:r>
          <w:r w:rsidR="009A27CE" w:rsidRPr="009B2859" w:rsidDel="00B73044">
            <w:rPr>
              <w:rFonts w:ascii="Times New Roman" w:eastAsia="Times New Roman" w:hAnsi="Times New Roman" w:cs="Times New Roman"/>
              <w:sz w:val="24"/>
              <w:szCs w:val="24"/>
            </w:rPr>
            <w:delText xml:space="preserve"> </w:delText>
          </w:r>
        </w:del>
      </w:ins>
      <w:del w:id="190" w:author="Cayelan C. Carey" w:date="2020-11-06T15:18:00Z">
        <w:r w:rsidRPr="009B2859" w:rsidDel="00B73044">
          <w:rPr>
            <w:rFonts w:ascii="Times New Roman" w:eastAsia="Times New Roman" w:hAnsi="Times New Roman" w:cs="Times New Roman"/>
            <w:sz w:val="24"/>
            <w:szCs w:val="24"/>
          </w:rPr>
          <w:delText>CH</w:delText>
        </w:r>
        <w:r w:rsidRPr="009B2859" w:rsidDel="00B73044">
          <w:rPr>
            <w:rFonts w:ascii="Times New Roman" w:eastAsia="Times New Roman" w:hAnsi="Times New Roman" w:cs="Times New Roman"/>
            <w:sz w:val="24"/>
            <w:szCs w:val="24"/>
            <w:vertAlign w:val="subscript"/>
          </w:rPr>
          <w:delText>4</w:delText>
        </w:r>
        <w:r w:rsidRPr="009B2859" w:rsidDel="00B73044">
          <w:rPr>
            <w:rFonts w:ascii="Times New Roman" w:eastAsia="Times New Roman" w:hAnsi="Times New Roman" w:cs="Times New Roman"/>
            <w:sz w:val="24"/>
            <w:szCs w:val="24"/>
          </w:rPr>
          <w:delText xml:space="preserve"> ebullition rates among all four ebullition traps (</w:delText>
        </w:r>
      </w:del>
      <m:oMath>
        <m:sSub>
          <m:sSubPr>
            <m:ctrlPr>
              <w:del w:id="191" w:author="Cayelan C. Carey" w:date="2020-11-06T15:18:00Z">
                <w:rPr>
                  <w:rFonts w:ascii="Cambria Math" w:eastAsia="Times New Roman" w:hAnsi="Cambria Math" w:cs="Times New Roman"/>
                  <w:i/>
                  <w:sz w:val="24"/>
                  <w:szCs w:val="24"/>
                </w:rPr>
              </w:del>
            </m:ctrlPr>
          </m:sSubPr>
          <m:e>
            <m:r>
              <w:del w:id="192" w:author="Cayelan C. Carey" w:date="2020-11-06T15:18:00Z">
                <w:rPr>
                  <w:rFonts w:ascii="Cambria Math" w:eastAsia="Times New Roman" w:hAnsi="Cambria Math" w:cs="Times New Roman"/>
                  <w:sz w:val="24"/>
                  <w:szCs w:val="24"/>
                </w:rPr>
                <m:t>E</m:t>
              </w:del>
            </m:r>
          </m:e>
          <m:sub>
            <m:r>
              <w:del w:id="193" w:author="Cayelan C. Carey" w:date="2020-11-06T15:18:00Z">
                <w:rPr>
                  <w:rFonts w:ascii="Cambria Math" w:eastAsia="Times New Roman" w:hAnsi="Cambria Math" w:cs="Times New Roman"/>
                  <w:sz w:val="24"/>
                  <w:szCs w:val="24"/>
                </w:rPr>
                <m:t>t</m:t>
              </w:del>
            </m:r>
          </m:sub>
        </m:sSub>
      </m:oMath>
      <w:ins w:id="194" w:author="McClure, Ryan" w:date="2020-11-04T09:09:00Z">
        <w:del w:id="195" w:author="Cayelan C. Carey" w:date="2020-11-06T15:18:00Z">
          <w:r w:rsidR="009A27CE" w:rsidDel="00B73044">
            <w:rPr>
              <w:rFonts w:ascii="Times New Roman" w:eastAsia="Times New Roman" w:hAnsi="Times New Roman" w:cs="Times New Roman"/>
              <w:sz w:val="24"/>
              <w:szCs w:val="24"/>
            </w:rPr>
            <w:delText>)</w:delText>
          </w:r>
        </w:del>
      </w:ins>
      <w:del w:id="196" w:author="Cayelan C. Carey" w:date="2020-11-06T15:18:00Z">
        <w:r w:rsidRPr="009B2859" w:rsidDel="00B73044">
          <w:rPr>
            <w:rFonts w:ascii="Times New Roman" w:eastAsia="Times New Roman" w:hAnsi="Times New Roman" w:cs="Times New Roman"/>
            <w:sz w:val="24"/>
            <w:szCs w:val="24"/>
          </w:rPr>
          <w:delText xml:space="preserve">; </w:delText>
        </w:r>
        <w:r w:rsidDel="00B73044">
          <w:rPr>
            <w:rFonts w:ascii="Times New Roman" w:eastAsia="Times New Roman" w:hAnsi="Times New Roman" w:cs="Times New Roman"/>
            <w:sz w:val="24"/>
            <w:szCs w:val="24"/>
          </w:rPr>
          <w:delText xml:space="preserve">4:A in </w:delText>
        </w:r>
        <w:r w:rsidRPr="009B2859" w:rsidDel="00B73044">
          <w:rPr>
            <w:rFonts w:ascii="Times New Roman" w:eastAsia="Times New Roman" w:hAnsi="Times New Roman" w:cs="Times New Roman"/>
            <w:sz w:val="24"/>
            <w:szCs w:val="24"/>
          </w:rPr>
          <w:delText>Fig</w:delText>
        </w:r>
        <w:r w:rsidDel="00B73044">
          <w:rPr>
            <w:rFonts w:ascii="Times New Roman" w:eastAsia="Times New Roman" w:hAnsi="Times New Roman" w:cs="Times New Roman"/>
            <w:sz w:val="24"/>
            <w:szCs w:val="24"/>
          </w:rPr>
          <w:delText>ure 2</w:delText>
        </w:r>
        <w:r w:rsidRPr="009B2859" w:rsidDel="00B73044">
          <w:rPr>
            <w:rFonts w:ascii="Times New Roman" w:eastAsia="Times New Roman" w:hAnsi="Times New Roman" w:cs="Times New Roman"/>
            <w:sz w:val="24"/>
            <w:szCs w:val="24"/>
          </w:rPr>
          <w:delText xml:space="preserve">) were </w:delText>
        </w:r>
      </w:del>
      <w:ins w:id="197" w:author="McClure, Ryan" w:date="2020-11-04T09:10:00Z">
        <w:del w:id="198" w:author="Cayelan C. Carey" w:date="2020-11-06T15:18:00Z">
          <w:r w:rsidR="009A27CE" w:rsidDel="00B73044">
            <w:rPr>
              <w:rFonts w:ascii="Times New Roman" w:eastAsia="Times New Roman" w:hAnsi="Times New Roman" w:cs="Times New Roman"/>
              <w:sz w:val="24"/>
              <w:szCs w:val="24"/>
            </w:rPr>
            <w:delText>was</w:delText>
          </w:r>
          <w:r w:rsidR="009A27CE" w:rsidRPr="009B2859" w:rsidDel="00B73044">
            <w:rPr>
              <w:rFonts w:ascii="Times New Roman" w:eastAsia="Times New Roman" w:hAnsi="Times New Roman" w:cs="Times New Roman"/>
              <w:sz w:val="24"/>
              <w:szCs w:val="24"/>
            </w:rPr>
            <w:delText xml:space="preserve"> </w:delText>
          </w:r>
        </w:del>
      </w:ins>
      <w:del w:id="199" w:author="Cayelan C. Carey" w:date="2020-11-06T15:18:00Z">
        <w:r w:rsidRPr="009B2859" w:rsidDel="00B73044">
          <w:rPr>
            <w:rFonts w:ascii="Times New Roman" w:eastAsia="Times New Roman" w:hAnsi="Times New Roman" w:cs="Times New Roman"/>
            <w:sz w:val="24"/>
            <w:szCs w:val="24"/>
          </w:rPr>
          <w:delText xml:space="preserve">used as initial conditions for the forecast, with uncertainty represented by a set of 210 random draws from a normal distribution </w:delText>
        </w:r>
        <w:r w:rsidDel="00B73044">
          <w:rPr>
            <w:rFonts w:ascii="Times New Roman" w:eastAsia="Times New Roman" w:hAnsi="Times New Roman" w:cs="Times New Roman"/>
            <w:sz w:val="24"/>
            <w:szCs w:val="24"/>
          </w:rPr>
          <w:delText>which had</w:delText>
        </w:r>
        <w:r w:rsidRPr="009B2859" w:rsidDel="00B73044">
          <w:rPr>
            <w:rFonts w:ascii="Times New Roman" w:eastAsia="Times New Roman" w:hAnsi="Times New Roman" w:cs="Times New Roman"/>
            <w:sz w:val="24"/>
            <w:szCs w:val="24"/>
          </w:rPr>
          <w:delText xml:space="preserve"> </w:delText>
        </w:r>
        <w:r w:rsidDel="00B73044">
          <w:rPr>
            <w:rFonts w:ascii="Times New Roman" w:eastAsia="Times New Roman" w:hAnsi="Times New Roman" w:cs="Times New Roman"/>
            <w:sz w:val="24"/>
            <w:szCs w:val="24"/>
          </w:rPr>
          <w:delText xml:space="preserve">a </w:delText>
        </w:r>
        <w:r w:rsidRPr="009B2859" w:rsidDel="00B73044">
          <w:rPr>
            <w:rFonts w:ascii="Times New Roman" w:eastAsia="Times New Roman" w:hAnsi="Times New Roman" w:cs="Times New Roman"/>
            <w:sz w:val="24"/>
            <w:szCs w:val="24"/>
          </w:rPr>
          <w:delText xml:space="preserve">mean equal </w:delText>
        </w:r>
      </w:del>
      <w:ins w:id="200" w:author="McClure, Ryan" w:date="2020-11-05T11:28:00Z">
        <w:del w:id="201" w:author="Cayelan C. Carey" w:date="2020-11-06T15:18:00Z">
          <w:r w:rsidR="00463430" w:rsidDel="00B73044">
            <w:rPr>
              <w:rFonts w:ascii="Times New Roman" w:eastAsia="Times New Roman" w:hAnsi="Times New Roman" w:cs="Times New Roman"/>
              <w:sz w:val="24"/>
              <w:szCs w:val="24"/>
            </w:rPr>
            <w:delText xml:space="preserve">to the </w:delText>
          </w:r>
        </w:del>
      </w:ins>
      <w:del w:id="202" w:author="Cayelan C. Carey" w:date="2020-11-06T15:18:00Z">
        <w:r w:rsidRPr="009B2859" w:rsidDel="00B73044">
          <w:rPr>
            <w:rFonts w:ascii="Times New Roman" w:eastAsia="Times New Roman" w:hAnsi="Times New Roman" w:cs="Times New Roman"/>
            <w:sz w:val="24"/>
            <w:szCs w:val="24"/>
          </w:rPr>
          <w:delText xml:space="preserve">to the </w:delText>
        </w:r>
        <w:r w:rsidDel="00B73044">
          <w:rPr>
            <w:rFonts w:ascii="Times New Roman" w:eastAsia="Times New Roman" w:hAnsi="Times New Roman" w:cs="Times New Roman"/>
            <w:sz w:val="24"/>
            <w:szCs w:val="24"/>
          </w:rPr>
          <w:delText xml:space="preserve">mean of the most recent </w:delText>
        </w:r>
        <w:r w:rsidRPr="009B2859" w:rsidDel="00B73044">
          <w:rPr>
            <w:rFonts w:ascii="Times New Roman" w:eastAsia="Times New Roman" w:hAnsi="Times New Roman" w:cs="Times New Roman"/>
            <w:sz w:val="24"/>
            <w:szCs w:val="24"/>
          </w:rPr>
          <w:delText>observation</w:delText>
        </w:r>
        <w:r w:rsidDel="00B73044">
          <w:rPr>
            <w:rFonts w:ascii="Times New Roman" w:eastAsia="Times New Roman" w:hAnsi="Times New Roman" w:cs="Times New Roman"/>
            <w:sz w:val="24"/>
            <w:szCs w:val="24"/>
          </w:rPr>
          <w:delText>s</w:delText>
        </w:r>
        <w:r w:rsidRPr="009B2859" w:rsidDel="00B73044">
          <w:rPr>
            <w:rFonts w:ascii="Times New Roman" w:eastAsia="Times New Roman" w:hAnsi="Times New Roman" w:cs="Times New Roman"/>
            <w:sz w:val="24"/>
            <w:szCs w:val="24"/>
          </w:rPr>
          <w:delText xml:space="preserve"> and </w:delText>
        </w:r>
        <w:r w:rsidDel="00B73044">
          <w:rPr>
            <w:rFonts w:ascii="Times New Roman" w:eastAsia="Times New Roman" w:hAnsi="Times New Roman" w:cs="Times New Roman"/>
            <w:sz w:val="24"/>
            <w:szCs w:val="24"/>
          </w:rPr>
          <w:delText xml:space="preserve">a </w:delText>
        </w:r>
        <w:r w:rsidRPr="009B2859" w:rsidDel="00B73044">
          <w:rPr>
            <w:rFonts w:ascii="Times New Roman" w:eastAsia="Times New Roman" w:hAnsi="Times New Roman" w:cs="Times New Roman"/>
            <w:sz w:val="24"/>
            <w:szCs w:val="24"/>
          </w:rPr>
          <w:delText xml:space="preserve">standard error </w:delText>
        </w:r>
        <w:r w:rsidDel="00B73044">
          <w:rPr>
            <w:rFonts w:ascii="Times New Roman" w:eastAsia="Times New Roman" w:hAnsi="Times New Roman" w:cs="Times New Roman"/>
            <w:sz w:val="24"/>
            <w:szCs w:val="24"/>
          </w:rPr>
          <w:delText xml:space="preserve">from the standard error of the </w:delText>
        </w:r>
      </w:del>
      <w:ins w:id="203" w:author="McClure, Ryan" w:date="2020-11-05T11:28:00Z">
        <w:del w:id="204" w:author="Cayelan C. Carey" w:date="2020-11-06T15:18:00Z">
          <w:r w:rsidR="00463430" w:rsidDel="00B73044">
            <w:rPr>
              <w:rFonts w:ascii="Times New Roman" w:eastAsia="Times New Roman" w:hAnsi="Times New Roman" w:cs="Times New Roman"/>
              <w:sz w:val="24"/>
              <w:szCs w:val="24"/>
            </w:rPr>
            <w:delText xml:space="preserve">most recent </w:delText>
          </w:r>
        </w:del>
      </w:ins>
      <w:del w:id="205" w:author="Cayelan C. Carey" w:date="2020-11-06T15:18:00Z">
        <w:r w:rsidDel="00B73044">
          <w:rPr>
            <w:rFonts w:ascii="Times New Roman" w:eastAsia="Times New Roman" w:hAnsi="Times New Roman" w:cs="Times New Roman"/>
            <w:sz w:val="24"/>
            <w:szCs w:val="24"/>
          </w:rPr>
          <w:delText>observations</w:delText>
        </w:r>
        <w:r w:rsidRPr="009B2859" w:rsidDel="00B73044">
          <w:rPr>
            <w:rFonts w:ascii="Times New Roman" w:eastAsia="Times New Roman" w:hAnsi="Times New Roman" w:cs="Times New Roman"/>
            <w:sz w:val="24"/>
            <w:szCs w:val="24"/>
          </w:rPr>
          <w:delText xml:space="preserve">. </w:delText>
        </w:r>
        <w:r w:rsidDel="00B73044">
          <w:rPr>
            <w:rFonts w:ascii="Times New Roman" w:eastAsia="Times New Roman" w:hAnsi="Times New Roman" w:cs="Times New Roman"/>
            <w:sz w:val="24"/>
            <w:szCs w:val="24"/>
          </w:rPr>
          <w:delText>To</w:delText>
        </w:r>
        <w:r w:rsidRPr="009B2859" w:rsidDel="00B73044">
          <w:rPr>
            <w:rFonts w:ascii="Times New Roman" w:eastAsia="Times New Roman" w:hAnsi="Times New Roman" w:cs="Times New Roman"/>
            <w:sz w:val="24"/>
            <w:szCs w:val="24"/>
          </w:rPr>
          <w:delText xml:space="preserve"> account for parameter uncertainty</w:delText>
        </w:r>
        <w:r w:rsidDel="00B73044">
          <w:rPr>
            <w:rFonts w:ascii="Times New Roman" w:eastAsia="Times New Roman" w:hAnsi="Times New Roman" w:cs="Times New Roman"/>
            <w:sz w:val="24"/>
            <w:szCs w:val="24"/>
          </w:rPr>
          <w:delText>,</w:delText>
        </w:r>
        <w:r w:rsidRPr="009B2859" w:rsidDel="00B73044">
          <w:rPr>
            <w:rFonts w:ascii="Times New Roman" w:eastAsia="Times New Roman" w:hAnsi="Times New Roman" w:cs="Times New Roman"/>
            <w:sz w:val="24"/>
            <w:szCs w:val="24"/>
          </w:rPr>
          <w:delText xml:space="preserve"> the ebullition forecast model sampled 210 different </w:delText>
        </w:r>
        <w:r w:rsidDel="00B73044">
          <w:rPr>
            <w:rFonts w:ascii="Times New Roman" w:eastAsia="Times New Roman" w:hAnsi="Times New Roman" w:cs="Times New Roman"/>
            <w:sz w:val="24"/>
            <w:szCs w:val="24"/>
          </w:rPr>
          <w:delText>parameter values each</w:delText>
        </w:r>
        <w:r w:rsidRPr="009B2859" w:rsidDel="00B73044">
          <w:rPr>
            <w:rFonts w:ascii="Times New Roman" w:eastAsia="Times New Roman" w:hAnsi="Times New Roman" w:cs="Times New Roman"/>
            <w:sz w:val="24"/>
            <w:szCs w:val="24"/>
          </w:rPr>
          <w:delText xml:space="preserve"> from the </w:delText>
        </w:r>
        <w:r w:rsidDel="00B73044">
          <w:rPr>
            <w:rFonts w:ascii="Times New Roman" w:eastAsia="Times New Roman" w:hAnsi="Times New Roman" w:cs="Times New Roman"/>
            <w:sz w:val="24"/>
            <w:szCs w:val="24"/>
          </w:rPr>
          <w:delText xml:space="preserve">three </w:delText>
        </w:r>
        <w:r w:rsidRPr="009B2859" w:rsidDel="00B73044">
          <w:rPr>
            <w:rFonts w:ascii="Times New Roman" w:eastAsia="Times New Roman" w:hAnsi="Times New Roman" w:cs="Times New Roman"/>
            <w:sz w:val="24"/>
            <w:szCs w:val="24"/>
          </w:rPr>
          <w:delText xml:space="preserve">posterior distributions of </w:delText>
        </w:r>
      </w:del>
      <m:oMath>
        <m:sSub>
          <m:sSubPr>
            <m:ctrlPr>
              <w:del w:id="206" w:author="Cayelan C. Carey" w:date="2020-11-06T15:18:00Z">
                <w:rPr>
                  <w:rFonts w:ascii="Cambria Math" w:eastAsia="Times New Roman" w:hAnsi="Cambria Math" w:cs="Times New Roman"/>
                  <w:i/>
                  <w:sz w:val="24"/>
                  <w:szCs w:val="24"/>
                </w:rPr>
              </w:del>
            </m:ctrlPr>
          </m:sSubPr>
          <m:e>
            <m:r>
              <w:del w:id="207" w:author="Cayelan C. Carey" w:date="2020-11-06T15:18:00Z">
                <w:rPr>
                  <w:rFonts w:ascii="Cambria Math" w:eastAsia="Times New Roman" w:hAnsi="Cambria Math" w:cs="Times New Roman"/>
                  <w:sz w:val="24"/>
                  <w:szCs w:val="24"/>
                </w:rPr>
                <m:t>β</m:t>
              </w:del>
            </m:r>
          </m:e>
          <m:sub>
            <m:r>
              <w:del w:id="208" w:author="Cayelan C. Carey" w:date="2020-11-06T15:18:00Z">
                <w:rPr>
                  <w:rFonts w:ascii="Cambria Math" w:eastAsia="Times New Roman" w:hAnsi="Cambria Math" w:cs="Times New Roman"/>
                  <w:sz w:val="24"/>
                  <w:szCs w:val="24"/>
                </w:rPr>
                <m:t>3</m:t>
              </w:del>
            </m:r>
          </m:sub>
        </m:sSub>
      </m:oMath>
      <w:del w:id="209" w:author="Cayelan C. Carey" w:date="2020-11-06T15:18:00Z">
        <w:r w:rsidRPr="009B2859" w:rsidDel="00B73044">
          <w:rPr>
            <w:rFonts w:ascii="Times New Roman" w:eastAsia="Times New Roman" w:hAnsi="Times New Roman" w:cs="Times New Roman"/>
            <w:sz w:val="24"/>
            <w:szCs w:val="24"/>
          </w:rPr>
          <w:delText xml:space="preserve">, </w:delText>
        </w:r>
      </w:del>
      <m:oMath>
        <m:sSub>
          <m:sSubPr>
            <m:ctrlPr>
              <w:del w:id="210" w:author="Cayelan C. Carey" w:date="2020-11-06T15:18:00Z">
                <w:rPr>
                  <w:rFonts w:ascii="Cambria Math" w:eastAsia="Times New Roman" w:hAnsi="Cambria Math" w:cs="Times New Roman"/>
                  <w:i/>
                  <w:sz w:val="24"/>
                  <w:szCs w:val="24"/>
                </w:rPr>
              </w:del>
            </m:ctrlPr>
          </m:sSubPr>
          <m:e>
            <m:r>
              <w:del w:id="211" w:author="Cayelan C. Carey" w:date="2020-11-06T15:18:00Z">
                <w:rPr>
                  <w:rFonts w:ascii="Cambria Math" w:eastAsia="Times New Roman" w:hAnsi="Cambria Math" w:cs="Times New Roman"/>
                  <w:sz w:val="24"/>
                  <w:szCs w:val="24"/>
                </w:rPr>
                <m:t>β</m:t>
              </w:del>
            </m:r>
          </m:e>
          <m:sub>
            <m:r>
              <w:del w:id="212" w:author="Cayelan C. Carey" w:date="2020-11-06T15:18:00Z">
                <w:rPr>
                  <w:rFonts w:ascii="Cambria Math" w:eastAsia="Times New Roman" w:hAnsi="Cambria Math" w:cs="Times New Roman"/>
                  <w:sz w:val="24"/>
                  <w:szCs w:val="24"/>
                </w:rPr>
                <m:t>4</m:t>
              </w:del>
            </m:r>
          </m:sub>
        </m:sSub>
      </m:oMath>
      <w:del w:id="213" w:author="Cayelan C. Carey" w:date="2020-11-06T15:18:00Z">
        <w:r w:rsidRPr="009B2859" w:rsidDel="00B73044">
          <w:rPr>
            <w:rFonts w:ascii="Times New Roman" w:eastAsia="Times New Roman" w:hAnsi="Times New Roman" w:cs="Times New Roman"/>
            <w:sz w:val="24"/>
            <w:szCs w:val="24"/>
          </w:rPr>
          <w:delText>,</w:delText>
        </w:r>
        <w:r w:rsidDel="00B73044">
          <w:rPr>
            <w:rFonts w:ascii="Times New Roman" w:eastAsia="Times New Roman" w:hAnsi="Times New Roman" w:cs="Times New Roman"/>
            <w:sz w:val="24"/>
            <w:szCs w:val="24"/>
          </w:rPr>
          <w:delText xml:space="preserve"> and</w:delText>
        </w:r>
        <w:r w:rsidRPr="009B2859" w:rsidDel="00B73044">
          <w:rPr>
            <w:rFonts w:ascii="Times New Roman" w:eastAsia="Times New Roman" w:hAnsi="Times New Roman" w:cs="Times New Roman"/>
            <w:sz w:val="24"/>
            <w:szCs w:val="24"/>
          </w:rPr>
          <w:delText xml:space="preserve"> </w:delText>
        </w:r>
      </w:del>
      <m:oMath>
        <m:sSub>
          <m:sSubPr>
            <m:ctrlPr>
              <w:del w:id="214" w:author="Cayelan C. Carey" w:date="2020-11-06T15:18:00Z">
                <w:rPr>
                  <w:rFonts w:ascii="Cambria Math" w:eastAsia="Times New Roman" w:hAnsi="Cambria Math" w:cs="Times New Roman"/>
                  <w:i/>
                  <w:sz w:val="24"/>
                  <w:szCs w:val="24"/>
                </w:rPr>
              </w:del>
            </m:ctrlPr>
          </m:sSubPr>
          <m:e>
            <m:r>
              <w:del w:id="215" w:author="Cayelan C. Carey" w:date="2020-11-06T15:18:00Z">
                <w:rPr>
                  <w:rFonts w:ascii="Cambria Math" w:eastAsia="Times New Roman" w:hAnsi="Cambria Math" w:cs="Times New Roman"/>
                  <w:sz w:val="24"/>
                  <w:szCs w:val="24"/>
                </w:rPr>
                <m:t>β</m:t>
              </w:del>
            </m:r>
          </m:e>
          <m:sub>
            <m:r>
              <w:del w:id="216" w:author="Cayelan C. Carey" w:date="2020-11-06T15:18:00Z">
                <w:rPr>
                  <w:rFonts w:ascii="Cambria Math" w:eastAsia="Times New Roman" w:hAnsi="Cambria Math" w:cs="Times New Roman"/>
                  <w:sz w:val="24"/>
                  <w:szCs w:val="24"/>
                </w:rPr>
                <m:t>5</m:t>
              </w:del>
            </m:r>
          </m:sub>
        </m:sSub>
      </m:oMath>
      <w:del w:id="217" w:author="Cayelan C. Carey" w:date="2020-11-06T15:18:00Z">
        <w:r w:rsidDel="00B73044">
          <w:rPr>
            <w:rFonts w:ascii="Times New Roman" w:eastAsia="Times New Roman" w:hAnsi="Times New Roman" w:cs="Times New Roman"/>
            <w:sz w:val="24"/>
            <w:szCs w:val="24"/>
          </w:rPr>
          <w:delText xml:space="preserve"> </w:delText>
        </w:r>
        <w:r w:rsidRPr="009B2859" w:rsidDel="00B73044">
          <w:rPr>
            <w:rFonts w:ascii="Times New Roman" w:eastAsia="Times New Roman" w:hAnsi="Times New Roman" w:cs="Times New Roman"/>
            <w:sz w:val="24"/>
            <w:szCs w:val="24"/>
          </w:rPr>
          <w:delText>(Eqn. 2). To account for process uncertainty, rando</w:delText>
        </w:r>
        <w:r w:rsidDel="00B73044">
          <w:rPr>
            <w:rFonts w:ascii="Times New Roman" w:eastAsia="Times New Roman" w:hAnsi="Times New Roman" w:cs="Times New Roman"/>
            <w:sz w:val="24"/>
            <w:szCs w:val="24"/>
          </w:rPr>
          <w:delText xml:space="preserve">m </w:delText>
        </w:r>
        <w:r w:rsidRPr="009B2859" w:rsidDel="00B73044">
          <w:rPr>
            <w:rFonts w:ascii="Times New Roman" w:eastAsia="Times New Roman" w:hAnsi="Times New Roman" w:cs="Times New Roman"/>
            <w:sz w:val="24"/>
            <w:szCs w:val="24"/>
          </w:rPr>
          <w:delText>noise</w:delText>
        </w:r>
        <w:r w:rsidDel="00B73044">
          <w:rPr>
            <w:rFonts w:ascii="Times New Roman" w:eastAsia="Times New Roman" w:hAnsi="Times New Roman" w:cs="Times New Roman"/>
            <w:sz w:val="24"/>
            <w:szCs w:val="24"/>
          </w:rPr>
          <w:delText xml:space="preserve"> (</w:delText>
        </w:r>
      </w:del>
      <m:oMath>
        <m:r>
          <w:del w:id="218" w:author="Cayelan C. Carey" w:date="2020-11-06T15:18:00Z">
            <w:rPr>
              <w:rFonts w:ascii="Cambria Math" w:eastAsia="Times New Roman" w:hAnsi="Cambria Math" w:cs="Times New Roman"/>
              <w:sz w:val="24"/>
              <w:szCs w:val="24"/>
              <w:lang w:val="en-GB"/>
            </w:rPr>
            <m:t>ɛ</m:t>
          </w:del>
        </m:r>
      </m:oMath>
      <w:del w:id="219" w:author="Cayelan C. Carey" w:date="2020-11-06T15:18:00Z">
        <w:r w:rsidDel="00B73044">
          <w:rPr>
            <w:rFonts w:ascii="Times New Roman" w:eastAsia="Times New Roman" w:hAnsi="Times New Roman" w:cs="Times New Roman"/>
            <w:sz w:val="24"/>
            <w:szCs w:val="24"/>
          </w:rPr>
          <w:delText xml:space="preserve"> </w:delText>
        </w:r>
        <w:r w:rsidRPr="009B2859" w:rsidDel="00B73044">
          <w:rPr>
            <w:rFonts w:ascii="Times New Roman" w:eastAsia="Times New Roman" w:hAnsi="Times New Roman" w:cs="Times New Roman"/>
            <w:sz w:val="24"/>
            <w:szCs w:val="24"/>
          </w:rPr>
          <w:delText>from Eqn. 2</w:delText>
        </w:r>
        <w:r w:rsidDel="00B73044">
          <w:rPr>
            <w:rFonts w:ascii="Times New Roman" w:eastAsia="Times New Roman" w:hAnsi="Times New Roman" w:cs="Times New Roman"/>
            <w:sz w:val="24"/>
            <w:szCs w:val="24"/>
          </w:rPr>
          <w:delText>)</w:delText>
        </w:r>
        <w:r w:rsidRPr="009B2859" w:rsidDel="00B73044">
          <w:rPr>
            <w:rFonts w:ascii="Times New Roman" w:eastAsia="Times New Roman" w:hAnsi="Times New Roman" w:cs="Times New Roman"/>
            <w:sz w:val="24"/>
            <w:szCs w:val="24"/>
          </w:rPr>
          <w:delText xml:space="preserve"> was added to each ensemble member</w:delText>
        </w:r>
        <w:r w:rsidDel="00B73044">
          <w:rPr>
            <w:rFonts w:ascii="Times New Roman" w:eastAsia="Times New Roman" w:hAnsi="Times New Roman" w:cs="Times New Roman"/>
            <w:sz w:val="24"/>
            <w:szCs w:val="24"/>
          </w:rPr>
          <w:delText xml:space="preserve">, drawn from a normal distribution </w:delText>
        </w:r>
        <w:r w:rsidRPr="009B2859" w:rsidDel="00B73044">
          <w:rPr>
            <w:rFonts w:ascii="Times New Roman" w:eastAsia="Times New Roman" w:hAnsi="Times New Roman" w:cs="Times New Roman"/>
            <w:sz w:val="24"/>
            <w:szCs w:val="24"/>
          </w:rPr>
          <w:delText xml:space="preserve">with </w:delText>
        </w:r>
        <w:r w:rsidDel="00B73044">
          <w:rPr>
            <w:rFonts w:ascii="Times New Roman" w:eastAsia="Times New Roman" w:hAnsi="Times New Roman" w:cs="Times New Roman"/>
            <w:sz w:val="24"/>
            <w:szCs w:val="24"/>
          </w:rPr>
          <w:delText xml:space="preserve">a </w:delText>
        </w:r>
        <w:r w:rsidRPr="009B2859" w:rsidDel="00B73044">
          <w:rPr>
            <w:rFonts w:ascii="Times New Roman" w:eastAsia="Times New Roman" w:hAnsi="Times New Roman" w:cs="Times New Roman"/>
            <w:sz w:val="24"/>
            <w:szCs w:val="24"/>
          </w:rPr>
          <w:delText xml:space="preserve">mean </w:delText>
        </w:r>
        <w:r w:rsidDel="00B73044">
          <w:rPr>
            <w:rFonts w:ascii="Times New Roman" w:eastAsia="Times New Roman" w:hAnsi="Times New Roman" w:cs="Times New Roman"/>
            <w:sz w:val="24"/>
            <w:szCs w:val="24"/>
          </w:rPr>
          <w:delText xml:space="preserve">of </w:delText>
        </w:r>
        <w:r w:rsidRPr="009B2859" w:rsidDel="00B73044">
          <w:rPr>
            <w:rFonts w:ascii="Times New Roman" w:eastAsia="Times New Roman" w:hAnsi="Times New Roman" w:cs="Times New Roman"/>
            <w:sz w:val="24"/>
            <w:szCs w:val="24"/>
          </w:rPr>
          <w:delText xml:space="preserve">zero and a standard deviation equal to </w:delText>
        </w:r>
      </w:del>
      <m:oMath>
        <m:r>
          <w:del w:id="220" w:author="Cayelan C. Carey" w:date="2020-11-06T15:18:00Z">
            <w:rPr>
              <w:rFonts w:ascii="Cambria Math" w:eastAsia="Times New Roman" w:hAnsi="Cambria Math" w:cs="Times New Roman"/>
              <w:sz w:val="24"/>
              <w:szCs w:val="24"/>
              <w:lang w:val="en-GB"/>
            </w:rPr>
            <m:t>N</m:t>
          </w:del>
        </m:r>
        <m:d>
          <m:dPr>
            <m:ctrlPr>
              <w:del w:id="221" w:author="Cayelan C. Carey" w:date="2020-11-06T15:18:00Z">
                <w:rPr>
                  <w:rFonts w:ascii="Cambria Math" w:eastAsia="Times New Roman" w:hAnsi="Cambria Math" w:cs="Times New Roman"/>
                  <w:i/>
                  <w:sz w:val="24"/>
                  <w:szCs w:val="24"/>
                  <w:lang w:val="en-GB"/>
                </w:rPr>
              </w:del>
            </m:ctrlPr>
          </m:dPr>
          <m:e>
            <m:r>
              <w:del w:id="222" w:author="Cayelan C. Carey" w:date="2020-11-06T15:18:00Z">
                <w:rPr>
                  <w:rFonts w:ascii="Cambria Math" w:eastAsia="Times New Roman" w:hAnsi="Cambria Math" w:cs="Times New Roman"/>
                  <w:sz w:val="24"/>
                  <w:szCs w:val="24"/>
                  <w:lang w:val="en-GB"/>
                </w:rPr>
                <m:t>0, sigma</m:t>
              </w:del>
            </m:r>
          </m:e>
        </m:d>
      </m:oMath>
      <w:del w:id="223" w:author="Cayelan C. Carey" w:date="2020-11-06T15:18:00Z">
        <w:r w:rsidRPr="009B2859" w:rsidDel="00B73044">
          <w:rPr>
            <w:rFonts w:ascii="Times New Roman" w:eastAsia="Times New Roman" w:hAnsi="Times New Roman" w:cs="Times New Roman"/>
            <w:sz w:val="24"/>
            <w:szCs w:val="24"/>
          </w:rPr>
          <w:delText>. Overall, this generated 210 ensembles of future CH</w:delText>
        </w:r>
        <w:r w:rsidRPr="009B2859" w:rsidDel="00B73044">
          <w:rPr>
            <w:rFonts w:ascii="Times New Roman" w:eastAsia="Times New Roman" w:hAnsi="Times New Roman" w:cs="Times New Roman"/>
            <w:sz w:val="24"/>
            <w:szCs w:val="24"/>
            <w:vertAlign w:val="subscript"/>
          </w:rPr>
          <w:delText>4</w:delText>
        </w:r>
        <w:r w:rsidRPr="009B2859" w:rsidDel="00B73044">
          <w:rPr>
            <w:rFonts w:ascii="Times New Roman" w:eastAsia="Times New Roman" w:hAnsi="Times New Roman" w:cs="Times New Roman"/>
            <w:sz w:val="24"/>
            <w:szCs w:val="24"/>
          </w:rPr>
          <w:delText xml:space="preserve"> ebullition rates for the next date we manually collected ebullition from FCR. The newest CH</w:delText>
        </w:r>
        <w:r w:rsidRPr="009B2859" w:rsidDel="00B73044">
          <w:rPr>
            <w:rFonts w:ascii="Times New Roman" w:eastAsia="Times New Roman" w:hAnsi="Times New Roman" w:cs="Times New Roman"/>
            <w:sz w:val="24"/>
            <w:szCs w:val="24"/>
            <w:vertAlign w:val="subscript"/>
          </w:rPr>
          <w:delText>4</w:delText>
        </w:r>
        <w:r w:rsidRPr="009B2859" w:rsidDel="00B73044">
          <w:rPr>
            <w:rFonts w:ascii="Times New Roman" w:eastAsia="Times New Roman" w:hAnsi="Times New Roman" w:cs="Times New Roman"/>
            <w:sz w:val="24"/>
            <w:szCs w:val="24"/>
          </w:rPr>
          <w:delText xml:space="preserve"> ebullition rate forecast ensembles (5:</w:delText>
        </w:r>
        <w:r w:rsidDel="00B73044">
          <w:rPr>
            <w:rFonts w:ascii="Times New Roman" w:eastAsia="Times New Roman" w:hAnsi="Times New Roman" w:cs="Times New Roman"/>
            <w:sz w:val="24"/>
            <w:szCs w:val="24"/>
          </w:rPr>
          <w:delText>A</w:delText>
        </w:r>
        <w:r w:rsidRPr="009B2859" w:rsidDel="00B73044">
          <w:rPr>
            <w:rFonts w:ascii="Times New Roman" w:eastAsia="Times New Roman" w:hAnsi="Times New Roman" w:cs="Times New Roman"/>
            <w:sz w:val="24"/>
            <w:szCs w:val="24"/>
          </w:rPr>
          <w:delText xml:space="preserve"> </w:delText>
        </w:r>
        <w:r w:rsidDel="00B73044">
          <w:rPr>
            <w:rFonts w:ascii="Times New Roman" w:eastAsia="Times New Roman" w:hAnsi="Times New Roman" w:cs="Times New Roman"/>
            <w:sz w:val="24"/>
            <w:szCs w:val="24"/>
          </w:rPr>
          <w:delText xml:space="preserve">in </w:delText>
        </w:r>
        <w:r w:rsidRPr="009B2859" w:rsidDel="00B73044">
          <w:rPr>
            <w:rFonts w:ascii="Times New Roman" w:eastAsia="Times New Roman" w:hAnsi="Times New Roman" w:cs="Times New Roman"/>
            <w:sz w:val="24"/>
            <w:szCs w:val="24"/>
          </w:rPr>
          <w:delText>Fig</w:delText>
        </w:r>
        <w:r w:rsidDel="00B73044">
          <w:rPr>
            <w:rFonts w:ascii="Times New Roman" w:eastAsia="Times New Roman" w:hAnsi="Times New Roman" w:cs="Times New Roman"/>
            <w:sz w:val="24"/>
            <w:szCs w:val="24"/>
          </w:rPr>
          <w:delText>ure</w:delText>
        </w:r>
        <w:r w:rsidRPr="009B2859" w:rsidDel="00B73044">
          <w:rPr>
            <w:rFonts w:ascii="Times New Roman" w:eastAsia="Times New Roman" w:hAnsi="Times New Roman" w:cs="Times New Roman"/>
            <w:sz w:val="24"/>
            <w:szCs w:val="24"/>
          </w:rPr>
          <w:delText xml:space="preserve"> 2) were then archived </w:delText>
        </w:r>
        <w:r w:rsidDel="00B73044">
          <w:rPr>
            <w:rFonts w:ascii="Times New Roman" w:eastAsia="Times New Roman" w:hAnsi="Times New Roman" w:cs="Times New Roman"/>
            <w:sz w:val="24"/>
            <w:szCs w:val="24"/>
          </w:rPr>
          <w:delText xml:space="preserve">on GitHub </w:delText>
        </w:r>
        <w:r w:rsidRPr="009B2859" w:rsidDel="00B73044">
          <w:rPr>
            <w:rFonts w:ascii="Times New Roman" w:eastAsia="Times New Roman" w:hAnsi="Times New Roman" w:cs="Times New Roman"/>
            <w:sz w:val="24"/>
            <w:szCs w:val="24"/>
          </w:rPr>
          <w:delText>until the next manually observed CH</w:delText>
        </w:r>
        <w:r w:rsidRPr="009B2859" w:rsidDel="00B73044">
          <w:rPr>
            <w:rFonts w:ascii="Times New Roman" w:eastAsia="Times New Roman" w:hAnsi="Times New Roman" w:cs="Times New Roman"/>
            <w:sz w:val="24"/>
            <w:szCs w:val="24"/>
            <w:vertAlign w:val="subscript"/>
          </w:rPr>
          <w:delText>4</w:delText>
        </w:r>
        <w:r w:rsidRPr="009B2859" w:rsidDel="00B73044">
          <w:rPr>
            <w:rFonts w:ascii="Times New Roman" w:eastAsia="Times New Roman" w:hAnsi="Times New Roman" w:cs="Times New Roman"/>
            <w:sz w:val="24"/>
            <w:szCs w:val="24"/>
          </w:rPr>
          <w:delText xml:space="preserve"> ebullition rate was compared to the previously forecasted CH</w:delText>
        </w:r>
        <w:r w:rsidRPr="009B2859" w:rsidDel="00B73044">
          <w:rPr>
            <w:rFonts w:ascii="Times New Roman" w:eastAsia="Times New Roman" w:hAnsi="Times New Roman" w:cs="Times New Roman"/>
            <w:sz w:val="24"/>
            <w:szCs w:val="24"/>
            <w:vertAlign w:val="subscript"/>
          </w:rPr>
          <w:delText>4</w:delText>
        </w:r>
        <w:r w:rsidRPr="009B2859" w:rsidDel="00B73044">
          <w:rPr>
            <w:rFonts w:ascii="Times New Roman" w:eastAsia="Times New Roman" w:hAnsi="Times New Roman" w:cs="Times New Roman"/>
            <w:sz w:val="24"/>
            <w:szCs w:val="24"/>
          </w:rPr>
          <w:delText xml:space="preserve"> ebullition rate (4:</w:delText>
        </w:r>
        <w:r w:rsidDel="00B73044">
          <w:rPr>
            <w:rFonts w:ascii="Times New Roman" w:eastAsia="Times New Roman" w:hAnsi="Times New Roman" w:cs="Times New Roman"/>
            <w:sz w:val="24"/>
            <w:szCs w:val="24"/>
          </w:rPr>
          <w:delText>B</w:delText>
        </w:r>
        <w:r w:rsidRPr="009B2859" w:rsidDel="00B73044">
          <w:rPr>
            <w:rFonts w:ascii="Times New Roman" w:eastAsia="Times New Roman" w:hAnsi="Times New Roman" w:cs="Times New Roman"/>
            <w:sz w:val="24"/>
            <w:szCs w:val="24"/>
          </w:rPr>
          <w:delText xml:space="preserve"> </w:delText>
        </w:r>
        <w:r w:rsidDel="00B73044">
          <w:rPr>
            <w:rFonts w:ascii="Times New Roman" w:eastAsia="Times New Roman" w:hAnsi="Times New Roman" w:cs="Times New Roman"/>
            <w:sz w:val="24"/>
            <w:szCs w:val="24"/>
          </w:rPr>
          <w:delText xml:space="preserve">in </w:delText>
        </w:r>
        <w:r w:rsidRPr="009B2859" w:rsidDel="00B73044">
          <w:rPr>
            <w:rFonts w:ascii="Times New Roman" w:eastAsia="Times New Roman" w:hAnsi="Times New Roman" w:cs="Times New Roman"/>
            <w:sz w:val="24"/>
            <w:szCs w:val="24"/>
          </w:rPr>
          <w:delText>Fig</w:delText>
        </w:r>
        <w:r w:rsidDel="00B73044">
          <w:rPr>
            <w:rFonts w:ascii="Times New Roman" w:eastAsia="Times New Roman" w:hAnsi="Times New Roman" w:cs="Times New Roman"/>
            <w:sz w:val="24"/>
            <w:szCs w:val="24"/>
          </w:rPr>
          <w:delText>ure</w:delText>
        </w:r>
        <w:r w:rsidRPr="009B2859" w:rsidDel="00B73044">
          <w:rPr>
            <w:rFonts w:ascii="Times New Roman" w:eastAsia="Times New Roman" w:hAnsi="Times New Roman" w:cs="Times New Roman"/>
            <w:sz w:val="24"/>
            <w:szCs w:val="24"/>
          </w:rPr>
          <w:delText xml:space="preserve"> 2). </w:delText>
        </w:r>
      </w:del>
    </w:p>
    <w:p w14:paraId="0A0C8942" w14:textId="77777777" w:rsidR="00D512D8" w:rsidRPr="007B2A9D" w:rsidRDefault="00D512D8" w:rsidP="00D512D8">
      <w:pPr>
        <w:spacing w:after="0" w:line="48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Finally,</w:t>
      </w:r>
      <w:r w:rsidRPr="009B2859">
        <w:rPr>
          <w:rFonts w:ascii="Times New Roman" w:eastAsia="Times New Roman" w:hAnsi="Times New Roman" w:cs="Times New Roman"/>
          <w:sz w:val="24"/>
          <w:szCs w:val="24"/>
        </w:rPr>
        <w:t xml:space="preserve"> the forecast analyses and results reported herein are from </w:t>
      </w:r>
      <w:commentRangeStart w:id="224"/>
      <w:del w:id="225" w:author="McClure, Ryan" w:date="2020-10-26T10:24:00Z">
        <w:r w:rsidRPr="009B2859" w:rsidDel="00712A60">
          <w:rPr>
            <w:rFonts w:ascii="Times New Roman" w:eastAsia="Times New Roman" w:hAnsi="Times New Roman" w:cs="Times New Roman"/>
            <w:sz w:val="24"/>
            <w:szCs w:val="24"/>
          </w:rPr>
          <w:delText xml:space="preserve">rerun </w:delText>
        </w:r>
      </w:del>
      <w:ins w:id="226" w:author="McClure, Ryan" w:date="2020-10-26T10:24:00Z">
        <w:del w:id="227" w:author="Cayelan C. Carey" w:date="2020-11-06T15:06:00Z">
          <w:r w:rsidR="00712A60" w:rsidDel="008B6857">
            <w:rPr>
              <w:rFonts w:ascii="Times New Roman" w:eastAsia="Times New Roman" w:hAnsi="Times New Roman" w:cs="Times New Roman"/>
              <w:sz w:val="24"/>
              <w:szCs w:val="24"/>
            </w:rPr>
            <w:delText>retroactive</w:delText>
          </w:r>
        </w:del>
      </w:ins>
      <w:ins w:id="228" w:author="Cayelan C. Carey" w:date="2020-11-06T15:06:00Z">
        <w:r w:rsidR="008B6857">
          <w:rPr>
            <w:rFonts w:ascii="Times New Roman" w:eastAsia="Times New Roman" w:hAnsi="Times New Roman" w:cs="Times New Roman"/>
            <w:sz w:val="24"/>
            <w:szCs w:val="24"/>
          </w:rPr>
          <w:t>historical</w:t>
        </w:r>
        <w:commentRangeEnd w:id="224"/>
        <w:r w:rsidR="008B6857">
          <w:rPr>
            <w:rStyle w:val="CommentReference"/>
          </w:rPr>
          <w:commentReference w:id="224"/>
        </w:r>
      </w:ins>
      <w:ins w:id="229" w:author="McClure, Ryan" w:date="2020-10-26T10:24:00Z">
        <w:r w:rsidR="00712A60"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FLARE forecasts (i.e., hindcasts). The entire forecast workflow executing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forecasts during the 2019 forecast</w:t>
      </w:r>
      <w:r>
        <w:rPr>
          <w:rFonts w:ascii="Times New Roman" w:eastAsia="Times New Roman" w:hAnsi="Times New Roman" w:cs="Times New Roman"/>
          <w:sz w:val="24"/>
          <w:szCs w:val="24"/>
        </w:rPr>
        <w:t>ing</w:t>
      </w:r>
      <w:r w:rsidRPr="009B2859">
        <w:rPr>
          <w:rFonts w:ascii="Times New Roman" w:eastAsia="Times New Roman" w:hAnsi="Times New Roman" w:cs="Times New Roman"/>
          <w:sz w:val="24"/>
          <w:szCs w:val="24"/>
        </w:rPr>
        <w:t xml:space="preserve"> period in FCR can be downloaded from Git</w:t>
      </w:r>
      <w:r>
        <w:rPr>
          <w:rFonts w:ascii="Times New Roman" w:eastAsia="Times New Roman" w:hAnsi="Times New Roman" w:cs="Times New Roman"/>
          <w:sz w:val="24"/>
          <w:szCs w:val="24"/>
        </w:rPr>
        <w:t>H</w:t>
      </w:r>
      <w:r w:rsidRPr="009B2859">
        <w:rPr>
          <w:rFonts w:ascii="Times New Roman" w:eastAsia="Times New Roman" w:hAnsi="Times New Roman" w:cs="Times New Roman"/>
          <w:sz w:val="24"/>
          <w:szCs w:val="24"/>
        </w:rPr>
        <w:t>ub (</w:t>
      </w:r>
      <w:hyperlink r:id="rId12" w:history="1">
        <w:r w:rsidRPr="009B2859">
          <w:rPr>
            <w:rStyle w:val="Hyperlink"/>
            <w:rFonts w:ascii="Times New Roman" w:eastAsia="Times New Roman" w:hAnsi="Times New Roman" w:cs="Times New Roman"/>
            <w:sz w:val="24"/>
            <w:szCs w:val="24"/>
            <w:lang w:val="en-GB"/>
          </w:rPr>
          <w:t>https://github.com/ryanmclake/CH4cast</w:t>
        </w:r>
      </w:hyperlink>
      <w:r w:rsidRPr="009B2859">
        <w:rPr>
          <w:rFonts w:ascii="Times New Roman" w:eastAsia="Times New Roman" w:hAnsi="Times New Roman" w:cs="Times New Roman"/>
          <w:sz w:val="24"/>
          <w:szCs w:val="24"/>
          <w:u w:val="single"/>
          <w:lang w:val="en-GB"/>
        </w:rPr>
        <w:t xml:space="preserve">) </w:t>
      </w:r>
      <w:r w:rsidRPr="009B2859">
        <w:rPr>
          <w:rFonts w:ascii="Times New Roman" w:eastAsia="Times New Roman" w:hAnsi="Times New Roman" w:cs="Times New Roman"/>
          <w:sz w:val="24"/>
          <w:szCs w:val="24"/>
        </w:rPr>
        <w:t xml:space="preserve">and run in the </w:t>
      </w:r>
      <w:r w:rsidRPr="009B2859">
        <w:rPr>
          <w:rFonts w:ascii="Times New Roman" w:eastAsia="Times New Roman" w:hAnsi="Times New Roman" w:cs="Times New Roman"/>
          <w:sz w:val="24"/>
          <w:szCs w:val="24"/>
          <w:lang w:val="en-GB"/>
        </w:rPr>
        <w:t>R statistical environment (R Core Development Team 2020)</w:t>
      </w:r>
      <w:r>
        <w:rPr>
          <w:rFonts w:ascii="Times New Roman" w:eastAsia="Times New Roman" w:hAnsi="Times New Roman" w:cs="Times New Roman"/>
          <w:sz w:val="24"/>
          <w:szCs w:val="24"/>
          <w:lang w:val="en-GB"/>
        </w:rPr>
        <w:t xml:space="preserve">, following (McClure et al. 2020, </w:t>
      </w:r>
    </w:p>
    <w:p w14:paraId="1DFA58B5" w14:textId="77777777" w:rsidR="00D512D8" w:rsidRPr="00480C93" w:rsidRDefault="00E054E9" w:rsidP="00D512D8">
      <w:pPr>
        <w:spacing w:after="0" w:line="480" w:lineRule="auto"/>
        <w:rPr>
          <w:rFonts w:ascii="Times New Roman" w:hAnsi="Times New Roman" w:cs="Times New Roman"/>
          <w:sz w:val="24"/>
          <w:szCs w:val="24"/>
        </w:rPr>
      </w:pPr>
      <w:hyperlink r:id="rId13" w:history="1">
        <w:r w:rsidR="00D512D8" w:rsidRPr="00F44E47">
          <w:rPr>
            <w:rStyle w:val="Hyperlink"/>
            <w:rFonts w:ascii="Times New Roman" w:hAnsi="Times New Roman" w:cs="Times New Roman"/>
            <w:sz w:val="24"/>
            <w:szCs w:val="24"/>
          </w:rPr>
          <w:t>https://zenodo.org/badge/latestdoi/275238644</w:t>
        </w:r>
      </w:hyperlink>
      <w:r w:rsidR="00D512D8">
        <w:rPr>
          <w:rFonts w:ascii="Times New Roman" w:hAnsi="Times New Roman" w:cs="Times New Roman"/>
          <w:sz w:val="24"/>
          <w:szCs w:val="24"/>
        </w:rPr>
        <w:t>)</w:t>
      </w:r>
      <w:r w:rsidR="00D512D8" w:rsidRPr="009B2859">
        <w:rPr>
          <w:rFonts w:ascii="Times New Roman" w:eastAsia="Times New Roman" w:hAnsi="Times New Roman" w:cs="Times New Roman"/>
          <w:sz w:val="24"/>
          <w:szCs w:val="24"/>
        </w:rPr>
        <w:t xml:space="preserve">. </w:t>
      </w:r>
    </w:p>
    <w:p w14:paraId="2829E648" w14:textId="77777777" w:rsidR="00D512D8" w:rsidRDefault="00D512D8" w:rsidP="00D512D8">
      <w:pPr>
        <w:spacing w:after="0" w:line="480" w:lineRule="auto"/>
        <w:rPr>
          <w:rFonts w:ascii="Times New Roman" w:eastAsia="Times New Roman" w:hAnsi="Times New Roman" w:cs="Times New Roman"/>
          <w:i/>
          <w:iCs/>
          <w:sz w:val="24"/>
          <w:szCs w:val="24"/>
          <w:lang w:val="en-GB"/>
        </w:rPr>
      </w:pPr>
    </w:p>
    <w:p w14:paraId="6A74196B" w14:textId="77777777" w:rsidR="00D512D8" w:rsidRPr="009B2859" w:rsidRDefault="00D512D8" w:rsidP="00D512D8">
      <w:pPr>
        <w:spacing w:after="0" w:line="480" w:lineRule="auto"/>
        <w:rPr>
          <w:rFonts w:ascii="Times New Roman" w:eastAsia="Times New Roman" w:hAnsi="Times New Roman" w:cs="Times New Roman"/>
          <w:i/>
          <w:iCs/>
          <w:sz w:val="24"/>
          <w:szCs w:val="24"/>
          <w:lang w:val="en-GB"/>
        </w:rPr>
      </w:pPr>
      <w:r w:rsidRPr="009B2859">
        <w:rPr>
          <w:rFonts w:ascii="Times New Roman" w:eastAsia="Times New Roman" w:hAnsi="Times New Roman" w:cs="Times New Roman"/>
          <w:i/>
          <w:iCs/>
          <w:sz w:val="24"/>
          <w:szCs w:val="24"/>
          <w:lang w:val="en-GB"/>
        </w:rPr>
        <w:t>Forecast evaluation</w:t>
      </w:r>
    </w:p>
    <w:p w14:paraId="02FFFFBB" w14:textId="77777777" w:rsidR="00D512D8"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lastRenderedPageBreak/>
        <w:t xml:space="preserve">We tested how well our forecasts performed against </w:t>
      </w:r>
      <w:del w:id="230" w:author="Cayelan C. Carey" w:date="2020-11-06T15:07:00Z">
        <w:r w:rsidRPr="009B2859" w:rsidDel="001522F2">
          <w:rPr>
            <w:rFonts w:ascii="Times New Roman" w:eastAsia="Times New Roman" w:hAnsi="Times New Roman" w:cs="Times New Roman"/>
            <w:sz w:val="24"/>
            <w:szCs w:val="24"/>
          </w:rPr>
          <w:delText xml:space="preserve">the </w:delText>
        </w:r>
        <w:r w:rsidDel="001522F2">
          <w:rPr>
            <w:rFonts w:ascii="Times New Roman" w:eastAsia="Times New Roman" w:hAnsi="Times New Roman" w:cs="Times New Roman"/>
            <w:sz w:val="24"/>
            <w:szCs w:val="24"/>
          </w:rPr>
          <w:delText>future</w:delText>
        </w:r>
      </w:del>
      <w:ins w:id="231" w:author="Cayelan C. Carey" w:date="2020-11-06T15:07:00Z">
        <w:r w:rsidR="001522F2">
          <w:rPr>
            <w:rFonts w:ascii="Times New Roman" w:eastAsia="Times New Roman" w:hAnsi="Times New Roman" w:cs="Times New Roman"/>
            <w:sz w:val="24"/>
            <w:szCs w:val="24"/>
          </w:rPr>
          <w:t>out-of-sample</w:t>
        </w:r>
      </w:ins>
      <w:r>
        <w:rPr>
          <w:rFonts w:ascii="Times New Roman" w:eastAsia="Times New Roman" w:hAnsi="Times New Roman" w:cs="Times New Roman"/>
          <w:sz w:val="24"/>
          <w:szCs w:val="24"/>
        </w:rPr>
        <w:t xml:space="preserve"> observations</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same </w:t>
      </w:r>
      <w:del w:id="232" w:author="Cayelan C. Carey" w:date="2020-11-06T15:07:00Z">
        <w:r w:rsidDel="001522F2">
          <w:rPr>
            <w:rFonts w:ascii="Times New Roman" w:eastAsia="Times New Roman" w:hAnsi="Times New Roman" w:cs="Times New Roman"/>
            <w:sz w:val="24"/>
            <w:szCs w:val="24"/>
          </w:rPr>
          <w:delText xml:space="preserve">forecast </w:delText>
        </w:r>
      </w:del>
      <w:r>
        <w:rPr>
          <w:rFonts w:ascii="Times New Roman" w:eastAsia="Times New Roman" w:hAnsi="Times New Roman" w:cs="Times New Roman"/>
          <w:sz w:val="24"/>
          <w:szCs w:val="24"/>
        </w:rPr>
        <w:t>model as Eqn. 2</w:t>
      </w:r>
      <w:r w:rsidRPr="009B2859">
        <w:rPr>
          <w:rFonts w:ascii="Times New Roman" w:eastAsia="Times New Roman" w:hAnsi="Times New Roman" w:cs="Times New Roman"/>
          <w:sz w:val="24"/>
          <w:szCs w:val="24"/>
        </w:rPr>
        <w:t xml:space="preserve"> without</w:t>
      </w:r>
      <w:r>
        <w:rPr>
          <w:rFonts w:ascii="Times New Roman" w:eastAsia="Times New Roman" w:hAnsi="Times New Roman" w:cs="Times New Roman"/>
          <w:sz w:val="24"/>
          <w:szCs w:val="24"/>
        </w:rPr>
        <w:t xml:space="preserve"> any</w:t>
      </w:r>
      <w:r w:rsidRPr="009B2859">
        <w:rPr>
          <w:rFonts w:ascii="Times New Roman" w:eastAsia="Times New Roman" w:hAnsi="Times New Roman" w:cs="Times New Roman"/>
          <w:sz w:val="24"/>
          <w:szCs w:val="24"/>
        </w:rPr>
        <w:t xml:space="preserve"> data assimilation</w:t>
      </w:r>
      <w:ins w:id="233" w:author="Cayelan C. Carey" w:date="2020-11-06T15:07:00Z">
        <w:r w:rsidR="001522F2">
          <w:rPr>
            <w:rFonts w:ascii="Times New Roman" w:eastAsia="Times New Roman" w:hAnsi="Times New Roman" w:cs="Times New Roman"/>
            <w:sz w:val="24"/>
            <w:szCs w:val="24"/>
          </w:rPr>
          <w:t xml:space="preserve"> (i.e., using fixed </w:t>
        </w:r>
        <w:commentRangeStart w:id="234"/>
        <w:r w:rsidR="001522F2">
          <w:rPr>
            <w:rFonts w:ascii="Times New Roman" w:eastAsia="Times New Roman" w:hAnsi="Times New Roman" w:cs="Times New Roman"/>
            <w:sz w:val="24"/>
            <w:szCs w:val="24"/>
          </w:rPr>
          <w:t>parameters</w:t>
        </w:r>
        <w:commentRangeEnd w:id="234"/>
        <w:r w:rsidR="001522F2">
          <w:rPr>
            <w:rStyle w:val="CommentReference"/>
          </w:rPr>
          <w:commentReference w:id="234"/>
        </w:r>
        <w:r w:rsidR="001522F2">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w:t>
      </w:r>
      <w:r w:rsidRPr="009B2859">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persistence null model</w:t>
      </w:r>
      <w:r w:rsidRPr="009B2859">
        <w:rPr>
          <w:rFonts w:ascii="Times New Roman" w:eastAsia="Times New Roman" w:hAnsi="Times New Roman" w:cs="Times New Roman"/>
          <w:sz w:val="24"/>
          <w:szCs w:val="24"/>
        </w:rPr>
        <w:t xml:space="preserve"> (Eqn. S3). More information on </w:t>
      </w:r>
      <w:r>
        <w:rPr>
          <w:rFonts w:ascii="Times New Roman" w:eastAsia="Times New Roman" w:hAnsi="Times New Roman" w:cs="Times New Roman"/>
          <w:sz w:val="24"/>
          <w:szCs w:val="24"/>
        </w:rPr>
        <w:t xml:space="preserve">how the forecasts </w:t>
      </w:r>
      <w:r w:rsidRPr="009B2859">
        <w:rPr>
          <w:rFonts w:ascii="Times New Roman" w:eastAsia="Times New Roman" w:hAnsi="Times New Roman" w:cs="Times New Roman"/>
          <w:sz w:val="24"/>
          <w:szCs w:val="24"/>
        </w:rPr>
        <w:t xml:space="preserve">without data assimilation </w:t>
      </w:r>
      <w:r>
        <w:rPr>
          <w:rFonts w:ascii="Times New Roman" w:eastAsia="Times New Roman" w:hAnsi="Times New Roman" w:cs="Times New Roman"/>
          <w:sz w:val="24"/>
          <w:szCs w:val="24"/>
        </w:rPr>
        <w:t xml:space="preserve">and </w:t>
      </w:r>
      <w:r w:rsidRPr="009B285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persistence null</w:t>
      </w:r>
      <w:r w:rsidRPr="009B2859">
        <w:rPr>
          <w:rFonts w:ascii="Times New Roman" w:eastAsia="Times New Roman" w:hAnsi="Times New Roman" w:cs="Times New Roman"/>
          <w:sz w:val="24"/>
          <w:szCs w:val="24"/>
        </w:rPr>
        <w:t xml:space="preserve"> model </w:t>
      </w:r>
      <w:r>
        <w:rPr>
          <w:rFonts w:ascii="Times New Roman" w:eastAsia="Times New Roman" w:hAnsi="Times New Roman" w:cs="Times New Roman"/>
          <w:sz w:val="24"/>
          <w:szCs w:val="24"/>
        </w:rPr>
        <w:t>(i.e., forecasts generated with just the AR term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Pr>
          <w:rFonts w:ascii="Times New Roman" w:eastAsia="Times New Roman" w:hAnsi="Times New Roman" w:cs="Times New Roman"/>
          <w:sz w:val="24"/>
          <w:szCs w:val="24"/>
        </w:rPr>
        <w:t>) and random process noise (</w:t>
      </w:r>
      <m:oMath>
        <m:r>
          <w:rPr>
            <w:rFonts w:ascii="Cambria Math" w:eastAsia="Times New Roman" w:hAnsi="Cambria Math" w:cs="Times New Roman"/>
            <w:sz w:val="24"/>
            <w:szCs w:val="24"/>
            <w:lang w:val="en-GB"/>
          </w:rPr>
          <m:t>ɛ</m:t>
        </m:r>
      </m:oMath>
      <w:r>
        <w:rPr>
          <w:rFonts w:ascii="Times New Roman" w:eastAsia="Times New Roman" w:hAnsi="Times New Roman" w:cs="Times New Roman"/>
          <w:sz w:val="24"/>
          <w:szCs w:val="24"/>
        </w:rPr>
        <w:t>)) were developed</w:t>
      </w:r>
      <w:r w:rsidRPr="009B2859">
        <w:rPr>
          <w:rFonts w:ascii="Times New Roman" w:eastAsia="Times New Roman" w:hAnsi="Times New Roman" w:cs="Times New Roman"/>
          <w:sz w:val="24"/>
          <w:szCs w:val="24"/>
        </w:rPr>
        <w:t xml:space="preserve"> </w:t>
      </w:r>
      <w:del w:id="235" w:author="Cayelan C. Carey" w:date="2020-11-06T15:08:00Z">
        <w:r w:rsidRPr="009B2859" w:rsidDel="001522F2">
          <w:rPr>
            <w:rFonts w:ascii="Times New Roman" w:eastAsia="Times New Roman" w:hAnsi="Times New Roman" w:cs="Times New Roman"/>
            <w:sz w:val="24"/>
            <w:szCs w:val="24"/>
          </w:rPr>
          <w:delText>can be found</w:delText>
        </w:r>
      </w:del>
      <w:ins w:id="236" w:author="Cayelan C. Carey" w:date="2020-11-06T15:08:00Z">
        <w:r w:rsidR="001522F2">
          <w:rPr>
            <w:rFonts w:ascii="Times New Roman" w:eastAsia="Times New Roman" w:hAnsi="Times New Roman" w:cs="Times New Roman"/>
            <w:sz w:val="24"/>
            <w:szCs w:val="24"/>
          </w:rPr>
          <w:t>are</w:t>
        </w:r>
      </w:ins>
      <w:r w:rsidRPr="009B2859">
        <w:rPr>
          <w:rFonts w:ascii="Times New Roman" w:eastAsia="Times New Roman" w:hAnsi="Times New Roman" w:cs="Times New Roman"/>
          <w:sz w:val="24"/>
          <w:szCs w:val="24"/>
        </w:rPr>
        <w:t xml:space="preserve"> in Supporting information C. </w:t>
      </w:r>
    </w:p>
    <w:p w14:paraId="320264F4" w14:textId="77777777" w:rsidR="00D512D8" w:rsidRDefault="00073F8B" w:rsidP="00D512D8">
      <w:pPr>
        <w:spacing w:after="0" w:line="480" w:lineRule="auto"/>
        <w:ind w:firstLine="720"/>
        <w:rPr>
          <w:rFonts w:ascii="Times New Roman" w:eastAsia="Times New Roman" w:hAnsi="Times New Roman" w:cs="Times New Roman"/>
          <w:sz w:val="24"/>
          <w:szCs w:val="24"/>
        </w:rPr>
      </w:pPr>
      <w:ins w:id="237" w:author="Cayelan C. Carey" w:date="2020-11-06T15:09:00Z">
        <w:r>
          <w:rPr>
            <w:rFonts w:ascii="Times New Roman" w:eastAsia="Times New Roman" w:hAnsi="Times New Roman" w:cs="Times New Roman"/>
            <w:sz w:val="24"/>
            <w:szCs w:val="24"/>
          </w:rPr>
          <w:t>First, w</w:t>
        </w:r>
      </w:ins>
      <w:del w:id="238" w:author="Cayelan C. Carey" w:date="2020-11-06T15:09:00Z">
        <w:r w:rsidR="00D512D8" w:rsidRPr="009B2859" w:rsidDel="00073F8B">
          <w:rPr>
            <w:rFonts w:ascii="Times New Roman" w:eastAsia="Times New Roman" w:hAnsi="Times New Roman" w:cs="Times New Roman"/>
            <w:sz w:val="24"/>
            <w:szCs w:val="24"/>
          </w:rPr>
          <w:delText>W</w:delText>
        </w:r>
      </w:del>
      <w:r w:rsidR="00D512D8" w:rsidRPr="009B2859">
        <w:rPr>
          <w:rFonts w:ascii="Times New Roman" w:eastAsia="Times New Roman" w:hAnsi="Times New Roman" w:cs="Times New Roman"/>
          <w:sz w:val="24"/>
          <w:szCs w:val="24"/>
        </w:rPr>
        <w:t xml:space="preserve">e used Nash-Sutcliffe efficiency (NSE) </w:t>
      </w:r>
      <w:del w:id="239" w:author="Cayelan C. Carey" w:date="2020-11-06T15:10:00Z">
        <w:r w:rsidR="00D512D8" w:rsidRPr="009B2859" w:rsidDel="00073F8B">
          <w:rPr>
            <w:rFonts w:ascii="Times New Roman" w:eastAsia="Times New Roman" w:hAnsi="Times New Roman" w:cs="Times New Roman"/>
            <w:sz w:val="24"/>
            <w:szCs w:val="24"/>
          </w:rPr>
          <w:delText>and a Taylor diagram</w:delText>
        </w:r>
      </w:del>
      <w:ins w:id="240" w:author="McClure, Ryan" w:date="2020-11-04T10:14:00Z">
        <w:del w:id="241" w:author="Cayelan C. Carey" w:date="2020-11-06T15:10:00Z">
          <w:r w:rsidR="00C16421" w:rsidRPr="00C16421" w:rsidDel="00073F8B">
            <w:rPr>
              <w:rFonts w:ascii="Times New Roman" w:eastAsia="Times New Roman" w:hAnsi="Times New Roman" w:cs="Times New Roman"/>
              <w:sz w:val="24"/>
              <w:szCs w:val="24"/>
            </w:rPr>
            <w:delText>the posterior predictive loss (D</w:delText>
          </w:r>
          <w:r w:rsidR="00C16421" w:rsidRPr="00C16421" w:rsidDel="00073F8B">
            <w:rPr>
              <w:rFonts w:ascii="Times New Roman" w:eastAsia="Times New Roman" w:hAnsi="Times New Roman" w:cs="Times New Roman"/>
              <w:sz w:val="24"/>
              <w:szCs w:val="24"/>
              <w:vertAlign w:val="subscript"/>
            </w:rPr>
            <w:delText>pl</w:delText>
          </w:r>
          <w:r w:rsidR="00C16421" w:rsidDel="00073F8B">
            <w:rPr>
              <w:rFonts w:ascii="Times New Roman" w:eastAsia="Times New Roman" w:hAnsi="Times New Roman" w:cs="Times New Roman"/>
              <w:sz w:val="24"/>
              <w:szCs w:val="24"/>
            </w:rPr>
            <w:delText xml:space="preserve">, </w:delText>
          </w:r>
          <w:r w:rsidR="00C16421" w:rsidRPr="00C16421" w:rsidDel="00073F8B">
            <w:rPr>
              <w:rFonts w:ascii="Times New Roman" w:eastAsia="Times New Roman" w:hAnsi="Times New Roman" w:cs="Times New Roman"/>
              <w:sz w:val="24"/>
              <w:szCs w:val="24"/>
            </w:rPr>
            <w:delText>Gelfand and Ghosh 1998)</w:delText>
          </w:r>
          <w:r w:rsidR="00C16421" w:rsidDel="00073F8B">
            <w:rPr>
              <w:rFonts w:ascii="Times New Roman" w:eastAsia="Times New Roman" w:hAnsi="Times New Roman" w:cs="Times New Roman"/>
              <w:sz w:val="24"/>
              <w:szCs w:val="24"/>
            </w:rPr>
            <w:delText xml:space="preserve"> </w:delText>
          </w:r>
        </w:del>
      </w:ins>
      <w:del w:id="242" w:author="Cayelan C. Carey" w:date="2020-11-06T15:10:00Z">
        <w:r w:rsidR="00D512D8" w:rsidRPr="009B2859" w:rsidDel="00073F8B">
          <w:rPr>
            <w:rFonts w:ascii="Times New Roman" w:eastAsia="Times New Roman" w:hAnsi="Times New Roman" w:cs="Times New Roman"/>
            <w:sz w:val="24"/>
            <w:szCs w:val="24"/>
          </w:rPr>
          <w:delText xml:space="preserve"> </w:delText>
        </w:r>
      </w:del>
      <w:r w:rsidR="00D512D8" w:rsidRPr="009B2859">
        <w:rPr>
          <w:rFonts w:ascii="Times New Roman" w:eastAsia="Times New Roman" w:hAnsi="Times New Roman" w:cs="Times New Roman"/>
          <w:sz w:val="24"/>
          <w:szCs w:val="24"/>
        </w:rPr>
        <w:t>to evaluate the performance of the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rate forecasts. </w:t>
      </w:r>
      <w:moveToRangeStart w:id="243" w:author="Cayelan C. Carey" w:date="2020-11-06T15:09:00Z" w:name="move55567807"/>
      <w:moveTo w:id="244" w:author="Cayelan C. Carey" w:date="2020-11-06T15:09:00Z">
        <w:r w:rsidRPr="009B2859">
          <w:rPr>
            <w:rFonts w:ascii="Times New Roman" w:eastAsia="Times New Roman" w:hAnsi="Times New Roman" w:cs="Times New Roman"/>
            <w:sz w:val="24"/>
            <w:szCs w:val="24"/>
          </w:rPr>
          <w:t xml:space="preserve">The NSE is a normalized metric that evaluates a model’s performance relative to the observed time series to evaluate how well the forecast predicted the observed time series (Nash and Sutcliffe 1970). </w:t>
        </w:r>
      </w:moveTo>
      <w:moveToRangeEnd w:id="243"/>
      <w:del w:id="245" w:author="Cayelan C. Carey" w:date="2020-11-06T15:09:00Z">
        <w:r w:rsidR="00D512D8" w:rsidRPr="009B2859" w:rsidDel="00073F8B">
          <w:rPr>
            <w:rFonts w:ascii="Times New Roman" w:eastAsia="Times New Roman" w:hAnsi="Times New Roman" w:cs="Times New Roman"/>
            <w:sz w:val="24"/>
            <w:szCs w:val="24"/>
          </w:rPr>
          <w:delText>First,</w:delText>
        </w:r>
      </w:del>
      <w:ins w:id="246" w:author="Cayelan C. Carey" w:date="2020-11-06T15:09:00Z">
        <w:r>
          <w:rPr>
            <w:rFonts w:ascii="Times New Roman" w:eastAsia="Times New Roman" w:hAnsi="Times New Roman" w:cs="Times New Roman"/>
            <w:sz w:val="24"/>
            <w:szCs w:val="24"/>
          </w:rPr>
          <w:t>W</w:t>
        </w:r>
      </w:ins>
      <w:del w:id="247" w:author="Cayelan C. Carey" w:date="2020-11-06T15:09:00Z">
        <w:r w:rsidR="00D512D8" w:rsidRPr="009B2859" w:rsidDel="00073F8B">
          <w:rPr>
            <w:rFonts w:ascii="Times New Roman" w:eastAsia="Times New Roman" w:hAnsi="Times New Roman" w:cs="Times New Roman"/>
            <w:sz w:val="24"/>
            <w:szCs w:val="24"/>
          </w:rPr>
          <w:delText xml:space="preserve"> w</w:delText>
        </w:r>
      </w:del>
      <w:r w:rsidR="00D512D8" w:rsidRPr="009B2859">
        <w:rPr>
          <w:rFonts w:ascii="Times New Roman" w:eastAsia="Times New Roman" w:hAnsi="Times New Roman" w:cs="Times New Roman"/>
          <w:sz w:val="24"/>
          <w:szCs w:val="24"/>
        </w:rPr>
        <w:t>e calculated the NSE coefficient (Nash and Sutcliffe 1970) as follows:</w:t>
      </w:r>
    </w:p>
    <w:p w14:paraId="20E7AB14"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p>
    <w:p w14:paraId="729ADEDA" w14:textId="77777777" w:rsidR="00D512D8" w:rsidRDefault="00D512D8" w:rsidP="00D512D8">
      <w:pPr>
        <w:spacing w:after="0" w:line="48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 xml:space="preserve">NSE=1- </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O</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num>
          <m:den>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O</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O</m:t>
                            </m:r>
                          </m:e>
                        </m:acc>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Eqn. 3</w:t>
      </w:r>
    </w:p>
    <w:p w14:paraId="3A644110" w14:textId="77777777" w:rsidR="00D512D8" w:rsidRPr="009B2859" w:rsidRDefault="00D512D8" w:rsidP="00D512D8">
      <w:pPr>
        <w:spacing w:after="0" w:line="480" w:lineRule="auto"/>
        <w:rPr>
          <w:rFonts w:ascii="Times New Roman" w:eastAsia="Times New Roman" w:hAnsi="Times New Roman" w:cs="Times New Roman"/>
          <w:sz w:val="24"/>
          <w:szCs w:val="24"/>
        </w:rPr>
      </w:pPr>
    </w:p>
    <w:p w14:paraId="3320E3FF" w14:textId="77777777" w:rsidR="00073F8B" w:rsidRDefault="00D512D8" w:rsidP="00D512D8">
      <w:pPr>
        <w:spacing w:after="0" w:line="480" w:lineRule="auto"/>
        <w:rPr>
          <w:ins w:id="248" w:author="Cayelan C. Carey" w:date="2020-11-06T15:10:00Z"/>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i</m:t>
            </m:r>
          </m:sub>
        </m:sSub>
      </m:oMath>
      <w:r w:rsidRPr="009B2859">
        <w:rPr>
          <w:rFonts w:ascii="Times New Roman" w:eastAsia="Times New Roman" w:hAnsi="Times New Roman" w:cs="Times New Roman"/>
          <w:sz w:val="24"/>
          <w:szCs w:val="24"/>
        </w:rPr>
        <w:t xml:space="preserve"> was the mean of the 210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 ensembles,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O</m:t>
            </m:r>
          </m:e>
          <m:sub>
            <m:r>
              <w:rPr>
                <w:rFonts w:ascii="Cambria Math" w:eastAsia="Times New Roman" w:hAnsi="Cambria Math" w:cs="Times New Roman"/>
                <w:sz w:val="24"/>
                <w:szCs w:val="24"/>
              </w:rPr>
              <m:t>i</m:t>
            </m:r>
          </m:sub>
        </m:sSub>
      </m:oMath>
      <w:r w:rsidRPr="009B2859">
        <w:rPr>
          <w:rFonts w:ascii="Times New Roman" w:eastAsia="Times New Roman" w:hAnsi="Times New Roman" w:cs="Times New Roman"/>
          <w:sz w:val="24"/>
          <w:szCs w:val="24"/>
        </w:rPr>
        <w:t xml:space="preserve"> was the observed mean daily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rates, and </w:t>
      </w:r>
      <m:oMath>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O</m:t>
                </m:r>
              </m:e>
            </m:acc>
          </m:e>
          <m:sub>
            <m:r>
              <w:rPr>
                <w:rFonts w:ascii="Cambria Math" w:eastAsia="Times New Roman" w:hAnsi="Cambria Math" w:cs="Times New Roman"/>
                <w:sz w:val="24"/>
                <w:szCs w:val="24"/>
              </w:rPr>
              <m:t>i</m:t>
            </m:r>
          </m:sub>
        </m:sSub>
      </m:oMath>
      <w:r w:rsidRPr="009B2859">
        <w:rPr>
          <w:rFonts w:ascii="Times New Roman" w:eastAsia="Times New Roman" w:hAnsi="Times New Roman" w:cs="Times New Roman"/>
          <w:sz w:val="24"/>
          <w:szCs w:val="24"/>
        </w:rPr>
        <w:t xml:space="preserve"> is the average of all the observed mean daily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rates. </w:t>
      </w:r>
      <w:moveFromRangeStart w:id="249" w:author="Cayelan C. Carey" w:date="2020-11-06T15:09:00Z" w:name="move55567807"/>
      <w:moveFrom w:id="250" w:author="Cayelan C. Carey" w:date="2020-11-06T15:09:00Z">
        <w:r w:rsidRPr="009B2859" w:rsidDel="00073F8B">
          <w:rPr>
            <w:rFonts w:ascii="Times New Roman" w:eastAsia="Times New Roman" w:hAnsi="Times New Roman" w:cs="Times New Roman"/>
            <w:sz w:val="24"/>
            <w:szCs w:val="24"/>
          </w:rPr>
          <w:t xml:space="preserve">The NSE is a normalized metric that evaluates a model’s performance relative to the observed time series to evaluate how well the forecast predicted the observed time series (Nash and Sutcliffe 1970). </w:t>
        </w:r>
      </w:moveFrom>
      <w:moveFromRangeEnd w:id="249"/>
      <w:r w:rsidRPr="009B2859">
        <w:rPr>
          <w:rFonts w:ascii="Times New Roman" w:eastAsia="Times New Roman" w:hAnsi="Times New Roman" w:cs="Times New Roman"/>
          <w:sz w:val="24"/>
          <w:szCs w:val="24"/>
        </w:rPr>
        <w:t>NSE values range between -∞ to 1, where 1 indicates a perfect score (i.e., the model perfectly recreates observations), a value of 0 indicates that the model predictions are as accurate as the mean of the observations, and a value &lt;0 indicates that the model performs worse than the observed mean (Nash and Sutcliffe 1970</w:t>
      </w:r>
      <w:r>
        <w:rPr>
          <w:rFonts w:ascii="Times New Roman" w:eastAsia="Times New Roman" w:hAnsi="Times New Roman" w:cs="Times New Roman"/>
          <w:sz w:val="24"/>
          <w:szCs w:val="24"/>
        </w:rPr>
        <w:t xml:space="preserve">, </w:t>
      </w:r>
      <w:proofErr w:type="spellStart"/>
      <w:r w:rsidRPr="009B2859">
        <w:rPr>
          <w:rFonts w:ascii="Times New Roman" w:eastAsia="Times New Roman" w:hAnsi="Times New Roman" w:cs="Times New Roman"/>
          <w:sz w:val="24"/>
          <w:szCs w:val="24"/>
        </w:rPr>
        <w:t>Moriasi</w:t>
      </w:r>
      <w:proofErr w:type="spellEnd"/>
      <w:r w:rsidRPr="009B2859">
        <w:rPr>
          <w:rFonts w:ascii="Times New Roman" w:eastAsia="Times New Roman" w:hAnsi="Times New Roman" w:cs="Times New Roman"/>
          <w:sz w:val="24"/>
          <w:szCs w:val="24"/>
        </w:rPr>
        <w:t xml:space="preserve"> et al. 2007). </w:t>
      </w:r>
    </w:p>
    <w:p w14:paraId="0FD777AB" w14:textId="77777777" w:rsidR="00D512D8" w:rsidRDefault="00073F8B" w:rsidP="00D512D8">
      <w:pPr>
        <w:spacing w:after="0" w:line="480" w:lineRule="auto"/>
        <w:rPr>
          <w:ins w:id="251" w:author="McClure, Ryan" w:date="2020-11-05T11:36:00Z"/>
          <w:rFonts w:ascii="Times New Roman" w:eastAsia="Times New Roman" w:hAnsi="Times New Roman" w:cs="Times New Roman"/>
          <w:sz w:val="24"/>
          <w:szCs w:val="24"/>
        </w:rPr>
      </w:pPr>
      <w:ins w:id="252" w:author="Cayelan C. Carey" w:date="2020-11-06T15:10:00Z">
        <w:r>
          <w:rPr>
            <w:rFonts w:ascii="Times New Roman" w:eastAsia="Times New Roman" w:hAnsi="Times New Roman" w:cs="Times New Roman"/>
            <w:sz w:val="24"/>
            <w:szCs w:val="24"/>
          </w:rPr>
          <w:tab/>
        </w:r>
      </w:ins>
      <w:del w:id="253" w:author="Cayelan C. Carey" w:date="2020-11-06T15:10:00Z">
        <w:r w:rsidR="00D512D8" w:rsidRPr="009B2859" w:rsidDel="00073F8B">
          <w:rPr>
            <w:rFonts w:ascii="Times New Roman" w:eastAsia="Times New Roman" w:hAnsi="Times New Roman" w:cs="Times New Roman"/>
            <w:sz w:val="24"/>
            <w:szCs w:val="24"/>
          </w:rPr>
          <w:delText>The s</w:delText>
        </w:r>
      </w:del>
      <w:ins w:id="254" w:author="Cayelan C. Carey" w:date="2020-11-06T15:10:00Z">
        <w:r>
          <w:rPr>
            <w:rFonts w:ascii="Times New Roman" w:eastAsia="Times New Roman" w:hAnsi="Times New Roman" w:cs="Times New Roman"/>
            <w:sz w:val="24"/>
            <w:szCs w:val="24"/>
          </w:rPr>
          <w:t>S</w:t>
        </w:r>
      </w:ins>
      <w:r w:rsidR="00D512D8" w:rsidRPr="009B2859">
        <w:rPr>
          <w:rFonts w:ascii="Times New Roman" w:eastAsia="Times New Roman" w:hAnsi="Times New Roman" w:cs="Times New Roman"/>
          <w:sz w:val="24"/>
          <w:szCs w:val="24"/>
        </w:rPr>
        <w:t>econd</w:t>
      </w:r>
      <w:ins w:id="255" w:author="Cayelan C. Carey" w:date="2020-11-06T15:10:00Z">
        <w:r>
          <w:rPr>
            <w:rFonts w:ascii="Times New Roman" w:eastAsia="Times New Roman" w:hAnsi="Times New Roman" w:cs="Times New Roman"/>
            <w:sz w:val="24"/>
            <w:szCs w:val="24"/>
          </w:rPr>
          <w:t>,</w:t>
        </w:r>
      </w:ins>
      <w:r w:rsidR="00D512D8" w:rsidRPr="009B2859">
        <w:rPr>
          <w:rFonts w:ascii="Times New Roman" w:eastAsia="Times New Roman" w:hAnsi="Times New Roman" w:cs="Times New Roman"/>
          <w:sz w:val="24"/>
          <w:szCs w:val="24"/>
        </w:rPr>
        <w:t xml:space="preserve"> </w:t>
      </w:r>
      <w:ins w:id="256" w:author="Cayelan C. Carey" w:date="2020-11-06T15:10:00Z">
        <w:r>
          <w:rPr>
            <w:rFonts w:ascii="Times New Roman" w:eastAsia="Times New Roman" w:hAnsi="Times New Roman" w:cs="Times New Roman"/>
            <w:sz w:val="24"/>
            <w:szCs w:val="24"/>
          </w:rPr>
          <w:t xml:space="preserve">we used </w:t>
        </w:r>
      </w:ins>
      <w:del w:id="257" w:author="Cayelan C. Carey" w:date="2020-11-06T15:10:00Z">
        <w:r w:rsidR="00D512D8" w:rsidRPr="009B2859" w:rsidDel="00073F8B">
          <w:rPr>
            <w:rFonts w:ascii="Times New Roman" w:eastAsia="Times New Roman" w:hAnsi="Times New Roman" w:cs="Times New Roman"/>
            <w:sz w:val="24"/>
            <w:szCs w:val="24"/>
          </w:rPr>
          <w:delText xml:space="preserve">forecast evaluation method was </w:delText>
        </w:r>
      </w:del>
      <w:ins w:id="258" w:author="Cayelan C. Carey" w:date="2020-11-06T15:10:00Z">
        <w:r w:rsidRPr="00C16421">
          <w:rPr>
            <w:rFonts w:ascii="Times New Roman" w:eastAsia="Times New Roman" w:hAnsi="Times New Roman" w:cs="Times New Roman"/>
            <w:sz w:val="24"/>
            <w:szCs w:val="24"/>
          </w:rPr>
          <w:t>posterior predictive loss (</w:t>
        </w:r>
        <w:proofErr w:type="spellStart"/>
        <w:r w:rsidRPr="00C16421">
          <w:rPr>
            <w:rFonts w:ascii="Times New Roman" w:eastAsia="Times New Roman" w:hAnsi="Times New Roman" w:cs="Times New Roman"/>
            <w:sz w:val="24"/>
            <w:szCs w:val="24"/>
          </w:rPr>
          <w:t>D</w:t>
        </w:r>
        <w:r w:rsidRPr="00C16421">
          <w:rPr>
            <w:rFonts w:ascii="Times New Roman" w:eastAsia="Times New Roman" w:hAnsi="Times New Roman" w:cs="Times New Roman"/>
            <w:sz w:val="24"/>
            <w:szCs w:val="24"/>
            <w:vertAlign w:val="subscript"/>
          </w:rPr>
          <w:t>pl</w:t>
        </w:r>
        <w:proofErr w:type="spellEnd"/>
        <w:r>
          <w:rPr>
            <w:rFonts w:ascii="Times New Roman" w:eastAsia="Times New Roman" w:hAnsi="Times New Roman" w:cs="Times New Roman"/>
            <w:sz w:val="24"/>
            <w:szCs w:val="24"/>
          </w:rPr>
          <w:t xml:space="preserve">, </w:t>
        </w:r>
        <w:r w:rsidRPr="00C16421">
          <w:rPr>
            <w:rFonts w:ascii="Times New Roman" w:eastAsia="Times New Roman" w:hAnsi="Times New Roman" w:cs="Times New Roman"/>
            <w:sz w:val="24"/>
            <w:szCs w:val="24"/>
          </w:rPr>
          <w:t>Gelfand and Ghosh 1998)</w:t>
        </w:r>
        <w:r>
          <w:rPr>
            <w:rFonts w:ascii="Times New Roman" w:eastAsia="Times New Roman" w:hAnsi="Times New Roman" w:cs="Times New Roman"/>
            <w:sz w:val="24"/>
            <w:szCs w:val="24"/>
          </w:rPr>
          <w:t xml:space="preserve"> as an additional </w:t>
        </w:r>
        <w:r w:rsidRPr="009B2859">
          <w:rPr>
            <w:rFonts w:ascii="Times New Roman" w:eastAsia="Times New Roman" w:hAnsi="Times New Roman" w:cs="Times New Roman"/>
            <w:sz w:val="24"/>
            <w:szCs w:val="24"/>
          </w:rPr>
          <w:t xml:space="preserve">forecast evaluation </w:t>
        </w:r>
        <w:r>
          <w:rPr>
            <w:rFonts w:ascii="Times New Roman" w:eastAsia="Times New Roman" w:hAnsi="Times New Roman" w:cs="Times New Roman"/>
            <w:sz w:val="24"/>
            <w:szCs w:val="24"/>
          </w:rPr>
          <w:t>metric</w:t>
        </w:r>
      </w:ins>
      <w:del w:id="259" w:author="Cayelan C. Carey" w:date="2020-11-06T15:10:00Z">
        <w:r w:rsidR="00D512D8" w:rsidRPr="009B2859" w:rsidDel="00073F8B">
          <w:rPr>
            <w:rFonts w:ascii="Times New Roman" w:eastAsia="Times New Roman" w:hAnsi="Times New Roman" w:cs="Times New Roman"/>
            <w:sz w:val="24"/>
            <w:szCs w:val="24"/>
          </w:rPr>
          <w:delText>a Taylor diagram</w:delText>
        </w:r>
      </w:del>
      <w:ins w:id="260" w:author="McClure, Ryan" w:date="2020-11-04T10:30:00Z">
        <w:del w:id="261" w:author="Cayelan C. Carey" w:date="2020-11-06T15:10:00Z">
          <w:r w:rsidR="00C378F0" w:rsidRPr="00C16421" w:rsidDel="00073F8B">
            <w:rPr>
              <w:rFonts w:ascii="Times New Roman" w:eastAsia="Times New Roman" w:hAnsi="Times New Roman" w:cs="Times New Roman"/>
              <w:sz w:val="24"/>
              <w:szCs w:val="24"/>
            </w:rPr>
            <w:delText>D</w:delText>
          </w:r>
          <w:r w:rsidR="00C378F0" w:rsidRPr="00C16421" w:rsidDel="00073F8B">
            <w:rPr>
              <w:rFonts w:ascii="Times New Roman" w:eastAsia="Times New Roman" w:hAnsi="Times New Roman" w:cs="Times New Roman"/>
              <w:sz w:val="24"/>
              <w:szCs w:val="24"/>
              <w:vertAlign w:val="subscript"/>
            </w:rPr>
            <w:delText>pl</w:delText>
          </w:r>
        </w:del>
      </w:ins>
      <w:ins w:id="262" w:author="McClure, Ryan" w:date="2020-11-04T10:15:00Z">
        <w:del w:id="263" w:author="Cayelan C. Carey" w:date="2020-11-06T15:10:00Z">
          <w:r w:rsidR="00C16421" w:rsidDel="00073F8B">
            <w:rPr>
              <w:rFonts w:ascii="Times New Roman" w:eastAsia="Times New Roman" w:hAnsi="Times New Roman" w:cs="Times New Roman"/>
              <w:sz w:val="24"/>
              <w:szCs w:val="24"/>
            </w:rPr>
            <w:delText xml:space="preserve"> (</w:delText>
          </w:r>
          <w:r w:rsidR="00C16421" w:rsidRPr="00C16421" w:rsidDel="00073F8B">
            <w:rPr>
              <w:rFonts w:ascii="Times New Roman" w:eastAsia="Times New Roman" w:hAnsi="Times New Roman" w:cs="Times New Roman"/>
              <w:sz w:val="24"/>
              <w:szCs w:val="24"/>
            </w:rPr>
            <w:delText>Gelfand and Ghosh 1998</w:delText>
          </w:r>
          <w:r w:rsidR="00C16421" w:rsidDel="00073F8B">
            <w:rPr>
              <w:rFonts w:ascii="Times New Roman" w:eastAsia="Times New Roman" w:hAnsi="Times New Roman" w:cs="Times New Roman"/>
              <w:sz w:val="24"/>
              <w:szCs w:val="24"/>
            </w:rPr>
            <w:delText>)</w:delText>
          </w:r>
        </w:del>
      </w:ins>
      <w:del w:id="264" w:author="Cayelan C. Carey" w:date="2020-11-06T15:10:00Z">
        <w:r w:rsidR="00D512D8" w:rsidRPr="009B2859" w:rsidDel="00073F8B">
          <w:rPr>
            <w:rFonts w:ascii="Times New Roman" w:eastAsia="Times New Roman" w:hAnsi="Times New Roman" w:cs="Times New Roman"/>
            <w:sz w:val="24"/>
            <w:szCs w:val="24"/>
          </w:rPr>
          <w:delText xml:space="preserve"> </w:delText>
        </w:r>
      </w:del>
      <w:del w:id="265" w:author="McClure, Ryan" w:date="2020-11-04T10:15:00Z">
        <w:r w:rsidR="00D512D8" w:rsidRPr="009B2859" w:rsidDel="00C16421">
          <w:rPr>
            <w:rFonts w:ascii="Times New Roman" w:eastAsia="Times New Roman" w:hAnsi="Times New Roman" w:cs="Times New Roman"/>
            <w:sz w:val="24"/>
            <w:szCs w:val="24"/>
          </w:rPr>
          <w:delText xml:space="preserve">(Taylor, 2001). </w:delText>
        </w:r>
      </w:del>
      <w:ins w:id="266" w:author="McClure, Ryan" w:date="2020-11-04T10:15:00Z">
        <w:r w:rsidR="00C16421">
          <w:rPr>
            <w:rFonts w:ascii="Times New Roman" w:eastAsia="Times New Roman" w:hAnsi="Times New Roman" w:cs="Times New Roman"/>
            <w:sz w:val="24"/>
            <w:szCs w:val="24"/>
          </w:rPr>
          <w:t xml:space="preserve">. </w:t>
        </w:r>
      </w:ins>
      <w:proofErr w:type="spellStart"/>
      <w:ins w:id="267" w:author="McClure, Ryan" w:date="2020-11-04T10:30:00Z">
        <w:r w:rsidR="00C378F0" w:rsidRPr="00C16421">
          <w:rPr>
            <w:rFonts w:ascii="Times New Roman" w:eastAsia="Times New Roman" w:hAnsi="Times New Roman" w:cs="Times New Roman"/>
            <w:sz w:val="24"/>
            <w:szCs w:val="24"/>
          </w:rPr>
          <w:t>D</w:t>
        </w:r>
        <w:r w:rsidR="00C378F0" w:rsidRPr="00C16421">
          <w:rPr>
            <w:rFonts w:ascii="Times New Roman" w:eastAsia="Times New Roman" w:hAnsi="Times New Roman" w:cs="Times New Roman"/>
            <w:sz w:val="24"/>
            <w:szCs w:val="24"/>
            <w:vertAlign w:val="subscript"/>
          </w:rPr>
          <w:t>pl</w:t>
        </w:r>
        <w:proofErr w:type="spellEnd"/>
        <w:r w:rsidR="00C378F0" w:rsidRPr="00C16421">
          <w:rPr>
            <w:rFonts w:ascii="Times New Roman" w:eastAsia="Times New Roman" w:hAnsi="Times New Roman" w:cs="Times New Roman"/>
            <w:sz w:val="24"/>
            <w:szCs w:val="24"/>
          </w:rPr>
          <w:t xml:space="preserve"> </w:t>
        </w:r>
      </w:ins>
      <w:ins w:id="268" w:author="McClure, Ryan" w:date="2020-11-04T10:15:00Z">
        <w:r w:rsidR="00C16421" w:rsidRPr="00C16421">
          <w:rPr>
            <w:rFonts w:ascii="Times New Roman" w:eastAsia="Times New Roman" w:hAnsi="Times New Roman" w:cs="Times New Roman"/>
            <w:sz w:val="24"/>
            <w:szCs w:val="24"/>
          </w:rPr>
          <w:t>is a decision theory approach based on prediction rather than parameter estimations and can be applied to multiple model dimensions (Gelfand and Ghosh 1998</w:t>
        </w:r>
        <w:r w:rsidR="00C16421">
          <w:rPr>
            <w:rFonts w:ascii="Times New Roman" w:eastAsia="Times New Roman" w:hAnsi="Times New Roman" w:cs="Times New Roman"/>
            <w:sz w:val="24"/>
            <w:szCs w:val="24"/>
          </w:rPr>
          <w:t>,</w:t>
        </w:r>
        <w:r w:rsidR="00C16421" w:rsidRPr="00C16421">
          <w:rPr>
            <w:rFonts w:ascii="Times New Roman" w:eastAsia="Times New Roman" w:hAnsi="Times New Roman" w:cs="Times New Roman"/>
            <w:sz w:val="24"/>
            <w:szCs w:val="24"/>
          </w:rPr>
          <w:t xml:space="preserve"> Hobbs and Hooten 2015).</w:t>
        </w:r>
      </w:ins>
      <w:ins w:id="269" w:author="McClure, Ryan" w:date="2020-11-04T10:16:00Z">
        <w:r w:rsidR="00C16421">
          <w:rPr>
            <w:rFonts w:ascii="Times New Roman" w:eastAsia="Times New Roman" w:hAnsi="Times New Roman" w:cs="Times New Roman"/>
            <w:sz w:val="24"/>
            <w:szCs w:val="24"/>
          </w:rPr>
          <w:t xml:space="preserve"> W</w:t>
        </w:r>
        <w:r w:rsidR="00C16421" w:rsidRPr="009B2859">
          <w:rPr>
            <w:rFonts w:ascii="Times New Roman" w:eastAsia="Times New Roman" w:hAnsi="Times New Roman" w:cs="Times New Roman"/>
            <w:sz w:val="24"/>
            <w:szCs w:val="24"/>
          </w:rPr>
          <w:t xml:space="preserve">e calculated the </w:t>
        </w:r>
      </w:ins>
      <w:proofErr w:type="spellStart"/>
      <w:ins w:id="270" w:author="McClure, Ryan" w:date="2020-11-04T10:30:00Z">
        <w:r w:rsidR="00C378F0" w:rsidRPr="00C16421">
          <w:rPr>
            <w:rFonts w:ascii="Times New Roman" w:eastAsia="Times New Roman" w:hAnsi="Times New Roman" w:cs="Times New Roman"/>
            <w:sz w:val="24"/>
            <w:szCs w:val="24"/>
          </w:rPr>
          <w:t>D</w:t>
        </w:r>
        <w:r w:rsidR="00C378F0" w:rsidRPr="00C16421">
          <w:rPr>
            <w:rFonts w:ascii="Times New Roman" w:eastAsia="Times New Roman" w:hAnsi="Times New Roman" w:cs="Times New Roman"/>
            <w:sz w:val="24"/>
            <w:szCs w:val="24"/>
            <w:vertAlign w:val="subscript"/>
          </w:rPr>
          <w:t>pl</w:t>
        </w:r>
      </w:ins>
      <w:proofErr w:type="spellEnd"/>
      <w:ins w:id="271" w:author="McClure, Ryan" w:date="2020-11-04T10:16:00Z">
        <w:r w:rsidR="00C16421" w:rsidRPr="009B2859">
          <w:rPr>
            <w:rFonts w:ascii="Times New Roman" w:eastAsia="Times New Roman" w:hAnsi="Times New Roman" w:cs="Times New Roman"/>
            <w:sz w:val="24"/>
            <w:szCs w:val="24"/>
          </w:rPr>
          <w:t xml:space="preserve"> as follows:</w:t>
        </w:r>
      </w:ins>
      <w:del w:id="272" w:author="McClure, Ryan" w:date="2020-11-04T09:21:00Z">
        <w:r w:rsidR="00D512D8" w:rsidDel="00532AD1">
          <w:rPr>
            <w:rFonts w:ascii="Times New Roman" w:eastAsia="Times New Roman" w:hAnsi="Times New Roman" w:cs="Times New Roman"/>
            <w:sz w:val="24"/>
            <w:szCs w:val="24"/>
          </w:rPr>
          <w:delText xml:space="preserve">Taylor diagrams </w:delText>
        </w:r>
        <w:r w:rsidR="00D512D8" w:rsidRPr="009B2859" w:rsidDel="00532AD1">
          <w:rPr>
            <w:rFonts w:ascii="Times New Roman" w:eastAsia="Times New Roman" w:hAnsi="Times New Roman" w:cs="Times New Roman"/>
            <w:sz w:val="24"/>
            <w:szCs w:val="24"/>
          </w:rPr>
          <w:delText xml:space="preserve">summarize the normalized standard deviation, the correlation coefficient, and the centered root-mean-squared-error (RMSE) to interpret model performance among all three dimensions and then visually portray the results in two dimensions (Taylor, 2001). </w:delText>
        </w:r>
      </w:del>
    </w:p>
    <w:p w14:paraId="5816A047" w14:textId="77777777" w:rsidR="00700A86" w:rsidRDefault="00700A86" w:rsidP="00D512D8">
      <w:pPr>
        <w:spacing w:after="0" w:line="480" w:lineRule="auto"/>
        <w:rPr>
          <w:ins w:id="273" w:author="McClure, Ryan" w:date="2020-11-04T10:30:00Z"/>
          <w:rFonts w:ascii="Times New Roman" w:eastAsia="Times New Roman" w:hAnsi="Times New Roman" w:cs="Times New Roman"/>
          <w:sz w:val="24"/>
          <w:szCs w:val="24"/>
        </w:rPr>
      </w:pPr>
    </w:p>
    <w:p w14:paraId="770FB6BB" w14:textId="77777777" w:rsidR="00C378F0" w:rsidRDefault="00E054E9" w:rsidP="00C378F0">
      <w:pPr>
        <w:spacing w:after="0" w:line="480" w:lineRule="auto"/>
        <w:rPr>
          <w:ins w:id="274" w:author="McClure, Ryan" w:date="2020-11-05T11:36:00Z"/>
          <w:rFonts w:ascii="Times New Roman" w:eastAsia="Times New Roman" w:hAnsi="Times New Roman" w:cs="Times New Roman"/>
          <w:sz w:val="24"/>
          <w:szCs w:val="24"/>
        </w:rPr>
      </w:pPr>
      <m:oMath>
        <m:sSub>
          <m:sSubPr>
            <m:ctrlPr>
              <w:ins w:id="275" w:author="McClure, Ryan" w:date="2020-11-04T10:31:00Z">
                <w:rPr>
                  <w:rFonts w:ascii="Cambria Math" w:eastAsia="Times New Roman" w:hAnsi="Cambria Math" w:cs="Times New Roman"/>
                  <w:i/>
                  <w:sz w:val="24"/>
                  <w:szCs w:val="24"/>
                </w:rPr>
              </w:ins>
            </m:ctrlPr>
          </m:sSubPr>
          <m:e>
            <m:r>
              <w:ins w:id="276" w:author="McClure, Ryan" w:date="2020-11-04T10:31:00Z">
                <w:rPr>
                  <w:rFonts w:ascii="Cambria Math" w:eastAsia="Times New Roman" w:hAnsi="Cambria Math" w:cs="Times New Roman"/>
                  <w:sz w:val="24"/>
                  <w:szCs w:val="24"/>
                </w:rPr>
                <m:t>D</m:t>
              </w:ins>
            </m:r>
          </m:e>
          <m:sub>
            <m:r>
              <w:ins w:id="277" w:author="McClure, Ryan" w:date="2020-11-04T10:31:00Z">
                <w:rPr>
                  <w:rFonts w:ascii="Cambria Math" w:eastAsia="Times New Roman" w:hAnsi="Cambria Math" w:cs="Times New Roman"/>
                  <w:sz w:val="24"/>
                  <w:szCs w:val="24"/>
                </w:rPr>
                <m:t>pl</m:t>
              </w:ins>
            </m:r>
          </m:sub>
        </m:sSub>
        <m:r>
          <w:ins w:id="278" w:author="McClure, Ryan" w:date="2020-11-04T10:31:00Z">
            <w:rPr>
              <w:rFonts w:ascii="Cambria Math" w:eastAsia="Times New Roman" w:hAnsi="Cambria Math" w:cs="Times New Roman"/>
              <w:sz w:val="24"/>
              <w:szCs w:val="24"/>
            </w:rPr>
            <m:t>=</m:t>
          </w:ins>
        </m:r>
        <m:r>
          <w:ins w:id="279" w:author="McClure, Ryan" w:date="2020-11-04T10:36:00Z">
            <w:rPr>
              <w:rFonts w:ascii="Cambria Math" w:eastAsia="Times New Roman" w:hAnsi="Cambria Math" w:cs="Times New Roman"/>
              <w:sz w:val="24"/>
              <w:szCs w:val="24"/>
            </w:rPr>
            <m:t xml:space="preserve"> </m:t>
          </w:ins>
        </m:r>
        <m:nary>
          <m:naryPr>
            <m:chr m:val="∑"/>
            <m:limLoc m:val="undOvr"/>
            <m:ctrlPr>
              <w:ins w:id="280" w:author="McClure, Ryan" w:date="2020-11-04T10:36:00Z">
                <w:rPr>
                  <w:rFonts w:ascii="Cambria Math" w:eastAsia="Times New Roman" w:hAnsi="Cambria Math" w:cs="Times New Roman"/>
                  <w:i/>
                  <w:sz w:val="24"/>
                  <w:szCs w:val="24"/>
                </w:rPr>
              </w:ins>
            </m:ctrlPr>
          </m:naryPr>
          <m:sub>
            <m:r>
              <w:ins w:id="281" w:author="McClure, Ryan" w:date="2020-11-04T10:36:00Z">
                <w:rPr>
                  <w:rFonts w:ascii="Cambria Math" w:eastAsia="Times New Roman" w:hAnsi="Cambria Math" w:cs="Times New Roman"/>
                  <w:sz w:val="24"/>
                  <w:szCs w:val="24"/>
                </w:rPr>
                <m:t>i=1</m:t>
              </w:ins>
            </m:r>
          </m:sub>
          <m:sup>
            <m:r>
              <w:ins w:id="282" w:author="McClure, Ryan" w:date="2020-11-04T10:36:00Z">
                <w:rPr>
                  <w:rFonts w:ascii="Cambria Math" w:eastAsia="Times New Roman" w:hAnsi="Cambria Math" w:cs="Times New Roman"/>
                  <w:sz w:val="24"/>
                  <w:szCs w:val="24"/>
                </w:rPr>
                <m:t>N</m:t>
              </w:ins>
            </m:r>
          </m:sup>
          <m:e>
            <m:sSup>
              <m:sSupPr>
                <m:ctrlPr>
                  <w:ins w:id="283" w:author="McClure, Ryan" w:date="2020-11-04T10:36:00Z">
                    <w:rPr>
                      <w:rFonts w:ascii="Cambria Math" w:eastAsia="Times New Roman" w:hAnsi="Cambria Math" w:cs="Times New Roman"/>
                      <w:i/>
                      <w:sz w:val="24"/>
                      <w:szCs w:val="24"/>
                    </w:rPr>
                  </w:ins>
                </m:ctrlPr>
              </m:sSupPr>
              <m:e>
                <m:r>
                  <w:ins w:id="284" w:author="McClure, Ryan" w:date="2020-11-04T10:36:00Z">
                    <w:rPr>
                      <w:rFonts w:ascii="Cambria Math" w:eastAsia="Times New Roman" w:hAnsi="Cambria Math" w:cs="Times New Roman"/>
                      <w:sz w:val="24"/>
                      <w:szCs w:val="24"/>
                    </w:rPr>
                    <m:t>(</m:t>
                  </w:ins>
                </m:r>
                <m:sSub>
                  <m:sSubPr>
                    <m:ctrlPr>
                      <w:ins w:id="285" w:author="McClure, Ryan" w:date="2020-11-04T10:36:00Z">
                        <w:rPr>
                          <w:rFonts w:ascii="Cambria Math" w:eastAsia="Times New Roman" w:hAnsi="Cambria Math" w:cs="Times New Roman"/>
                          <w:i/>
                          <w:sz w:val="24"/>
                          <w:szCs w:val="24"/>
                        </w:rPr>
                      </w:ins>
                    </m:ctrlPr>
                  </m:sSubPr>
                  <m:e>
                    <m:r>
                      <w:ins w:id="286" w:author="McClure, Ryan" w:date="2020-11-04T10:36:00Z">
                        <w:rPr>
                          <w:rFonts w:ascii="Cambria Math" w:eastAsia="Times New Roman" w:hAnsi="Cambria Math" w:cs="Times New Roman"/>
                          <w:sz w:val="24"/>
                          <w:szCs w:val="24"/>
                        </w:rPr>
                        <m:t>F</m:t>
                      </w:ins>
                    </m:r>
                  </m:e>
                  <m:sub>
                    <m:r>
                      <w:ins w:id="287" w:author="McClure, Ryan" w:date="2020-11-04T10:36:00Z">
                        <w:rPr>
                          <w:rFonts w:ascii="Cambria Math" w:eastAsia="Times New Roman" w:hAnsi="Cambria Math" w:cs="Times New Roman"/>
                          <w:sz w:val="24"/>
                          <w:szCs w:val="24"/>
                        </w:rPr>
                        <m:t>i</m:t>
                      </w:ins>
                    </m:r>
                  </m:sub>
                </m:sSub>
                <m:r>
                  <w:ins w:id="288" w:author="McClure, Ryan" w:date="2020-11-04T10:36:00Z">
                    <w:rPr>
                      <w:rFonts w:ascii="Cambria Math" w:eastAsia="Times New Roman" w:hAnsi="Cambria Math" w:cs="Times New Roman"/>
                      <w:sz w:val="24"/>
                      <w:szCs w:val="24"/>
                    </w:rPr>
                    <m:t>-</m:t>
                  </w:ins>
                </m:r>
                <m:sSub>
                  <m:sSubPr>
                    <m:ctrlPr>
                      <w:ins w:id="289" w:author="McClure, Ryan" w:date="2020-11-04T10:36:00Z">
                        <w:rPr>
                          <w:rFonts w:ascii="Cambria Math" w:eastAsia="Times New Roman" w:hAnsi="Cambria Math" w:cs="Times New Roman"/>
                          <w:i/>
                          <w:sz w:val="24"/>
                          <w:szCs w:val="24"/>
                        </w:rPr>
                      </w:ins>
                    </m:ctrlPr>
                  </m:sSubPr>
                  <m:e>
                    <m:r>
                      <w:ins w:id="290" w:author="McClure, Ryan" w:date="2020-11-04T10:36:00Z">
                        <w:rPr>
                          <w:rFonts w:ascii="Cambria Math" w:eastAsia="Times New Roman" w:hAnsi="Cambria Math" w:cs="Times New Roman"/>
                          <w:sz w:val="24"/>
                          <w:szCs w:val="24"/>
                        </w:rPr>
                        <m:t>O</m:t>
                      </w:ins>
                    </m:r>
                  </m:e>
                  <m:sub>
                    <m:r>
                      <w:ins w:id="291" w:author="McClure, Ryan" w:date="2020-11-04T10:36:00Z">
                        <w:rPr>
                          <w:rFonts w:ascii="Cambria Math" w:eastAsia="Times New Roman" w:hAnsi="Cambria Math" w:cs="Times New Roman"/>
                          <w:sz w:val="24"/>
                          <w:szCs w:val="24"/>
                        </w:rPr>
                        <m:t>i</m:t>
                      </w:ins>
                    </m:r>
                  </m:sub>
                </m:sSub>
                <m:r>
                  <w:ins w:id="292" w:author="McClure, Ryan" w:date="2020-11-04T10:36:00Z">
                    <w:rPr>
                      <w:rFonts w:ascii="Cambria Math" w:eastAsia="Times New Roman" w:hAnsi="Cambria Math" w:cs="Times New Roman"/>
                      <w:sz w:val="24"/>
                      <w:szCs w:val="24"/>
                    </w:rPr>
                    <m:t>)</m:t>
                  </w:ins>
                </m:r>
              </m:e>
              <m:sup>
                <m:r>
                  <w:ins w:id="293" w:author="McClure, Ryan" w:date="2020-11-04T10:36:00Z">
                    <w:rPr>
                      <w:rFonts w:ascii="Cambria Math" w:eastAsia="Times New Roman" w:hAnsi="Cambria Math" w:cs="Times New Roman"/>
                      <w:sz w:val="24"/>
                      <w:szCs w:val="24"/>
                    </w:rPr>
                    <m:t>2</m:t>
                  </w:ins>
                </m:r>
              </m:sup>
            </m:sSup>
          </m:e>
        </m:nary>
        <m:r>
          <w:ins w:id="294" w:author="McClure, Ryan" w:date="2020-11-04T10:36:00Z">
            <w:rPr>
              <w:rFonts w:ascii="Cambria Math" w:eastAsia="Times New Roman" w:hAnsi="Cambria Math" w:cs="Times New Roman"/>
              <w:sz w:val="24"/>
              <w:szCs w:val="24"/>
            </w:rPr>
            <m:t xml:space="preserve">+ </m:t>
          </w:ins>
        </m:r>
        <m:nary>
          <m:naryPr>
            <m:chr m:val="∑"/>
            <m:limLoc m:val="undOvr"/>
            <m:ctrlPr>
              <w:ins w:id="295" w:author="McClure, Ryan" w:date="2020-11-04T10:36:00Z">
                <w:rPr>
                  <w:rFonts w:ascii="Cambria Math" w:eastAsia="Times New Roman" w:hAnsi="Cambria Math" w:cs="Times New Roman"/>
                  <w:i/>
                  <w:sz w:val="24"/>
                  <w:szCs w:val="24"/>
                </w:rPr>
              </w:ins>
            </m:ctrlPr>
          </m:naryPr>
          <m:sub>
            <m:r>
              <w:ins w:id="296" w:author="McClure, Ryan" w:date="2020-11-04T10:36:00Z">
                <w:rPr>
                  <w:rFonts w:ascii="Cambria Math" w:eastAsia="Times New Roman" w:hAnsi="Cambria Math" w:cs="Times New Roman"/>
                  <w:sz w:val="24"/>
                  <w:szCs w:val="24"/>
                </w:rPr>
                <m:t>i=1</m:t>
              </w:ins>
            </m:r>
          </m:sub>
          <m:sup>
            <m:r>
              <w:ins w:id="297" w:author="McClure, Ryan" w:date="2020-11-04T10:36:00Z">
                <w:rPr>
                  <w:rFonts w:ascii="Cambria Math" w:eastAsia="Times New Roman" w:hAnsi="Cambria Math" w:cs="Times New Roman"/>
                  <w:sz w:val="24"/>
                  <w:szCs w:val="24"/>
                </w:rPr>
                <m:t>N</m:t>
              </w:ins>
            </m:r>
          </m:sup>
          <m:e>
            <m:sSub>
              <m:sSubPr>
                <m:ctrlPr>
                  <w:ins w:id="298" w:author="McClure, Ryan" w:date="2020-11-04T10:37:00Z">
                    <w:rPr>
                      <w:rFonts w:ascii="Cambria Math" w:eastAsia="Times New Roman" w:hAnsi="Cambria Math" w:cs="Times New Roman"/>
                      <w:i/>
                      <w:sz w:val="24"/>
                      <w:szCs w:val="24"/>
                    </w:rPr>
                  </w:ins>
                </m:ctrlPr>
              </m:sSubPr>
              <m:e>
                <m:r>
                  <w:ins w:id="299" w:author="McClure, Ryan" w:date="2020-11-04T10:37:00Z">
                    <w:rPr>
                      <w:rFonts w:ascii="Cambria Math" w:eastAsia="Times New Roman" w:hAnsi="Cambria Math" w:cs="Times New Roman"/>
                      <w:sz w:val="24"/>
                      <w:szCs w:val="24"/>
                    </w:rPr>
                    <m:t>var(F</m:t>
                  </w:ins>
                </m:r>
              </m:e>
              <m:sub>
                <m:r>
                  <w:ins w:id="300" w:author="McClure, Ryan" w:date="2020-11-04T10:37:00Z">
                    <w:rPr>
                      <w:rFonts w:ascii="Cambria Math" w:eastAsia="Times New Roman" w:hAnsi="Cambria Math" w:cs="Times New Roman"/>
                      <w:sz w:val="24"/>
                      <w:szCs w:val="24"/>
                    </w:rPr>
                    <m:t>i</m:t>
                  </w:ins>
                </m:r>
              </m:sub>
            </m:sSub>
            <m:r>
              <w:ins w:id="301" w:author="McClure, Ryan" w:date="2020-11-04T10:37:00Z">
                <w:rPr>
                  <w:rFonts w:ascii="Cambria Math" w:eastAsia="Times New Roman" w:hAnsi="Cambria Math" w:cs="Times New Roman"/>
                  <w:sz w:val="24"/>
                  <w:szCs w:val="24"/>
                </w:rPr>
                <m:t>)</m:t>
              </w:ins>
            </m:r>
          </m:e>
        </m:nary>
        <m:r>
          <w:ins w:id="302" w:author="McClure, Ryan" w:date="2020-11-04T10:31:00Z">
            <w:rPr>
              <w:rFonts w:ascii="Cambria Math" w:eastAsia="Times New Roman" w:hAnsi="Cambria Math" w:cs="Times New Roman"/>
              <w:sz w:val="24"/>
              <w:szCs w:val="24"/>
            </w:rPr>
            <m:t xml:space="preserve">  </m:t>
          </w:ins>
        </m:r>
      </m:oMath>
      <w:ins w:id="303" w:author="McClure, Ryan" w:date="2020-11-04T10:31:00Z">
        <w:r w:rsidR="00C378F0">
          <w:rPr>
            <w:rFonts w:ascii="Times New Roman" w:eastAsia="Times New Roman" w:hAnsi="Times New Roman" w:cs="Times New Roman"/>
            <w:sz w:val="24"/>
            <w:szCs w:val="24"/>
          </w:rPr>
          <w:tab/>
        </w:r>
        <w:r w:rsidR="00C378F0">
          <w:rPr>
            <w:rFonts w:ascii="Times New Roman" w:eastAsia="Times New Roman" w:hAnsi="Times New Roman" w:cs="Times New Roman"/>
            <w:sz w:val="24"/>
            <w:szCs w:val="24"/>
          </w:rPr>
          <w:tab/>
        </w:r>
        <w:r w:rsidR="00C378F0">
          <w:rPr>
            <w:rFonts w:ascii="Times New Roman" w:eastAsia="Times New Roman" w:hAnsi="Times New Roman" w:cs="Times New Roman"/>
            <w:sz w:val="24"/>
            <w:szCs w:val="24"/>
          </w:rPr>
          <w:tab/>
        </w:r>
        <w:r w:rsidR="00C378F0">
          <w:rPr>
            <w:rFonts w:ascii="Times New Roman" w:eastAsia="Times New Roman" w:hAnsi="Times New Roman" w:cs="Times New Roman"/>
            <w:sz w:val="24"/>
            <w:szCs w:val="24"/>
          </w:rPr>
          <w:tab/>
        </w:r>
        <w:r w:rsidR="00C378F0">
          <w:rPr>
            <w:rFonts w:ascii="Times New Roman" w:eastAsia="Times New Roman" w:hAnsi="Times New Roman" w:cs="Times New Roman"/>
            <w:sz w:val="24"/>
            <w:szCs w:val="24"/>
          </w:rPr>
          <w:tab/>
        </w:r>
        <w:r w:rsidR="00C378F0">
          <w:rPr>
            <w:rFonts w:ascii="Times New Roman" w:eastAsia="Times New Roman" w:hAnsi="Times New Roman" w:cs="Times New Roman"/>
            <w:sz w:val="24"/>
            <w:szCs w:val="24"/>
          </w:rPr>
          <w:tab/>
        </w:r>
      </w:ins>
      <w:ins w:id="304" w:author="McClure, Ryan" w:date="2020-11-04T10:36:00Z">
        <w:r w:rsidR="00C378F0">
          <w:rPr>
            <w:rFonts w:ascii="Times New Roman" w:eastAsia="Times New Roman" w:hAnsi="Times New Roman" w:cs="Times New Roman"/>
            <w:sz w:val="24"/>
            <w:szCs w:val="24"/>
          </w:rPr>
          <w:tab/>
        </w:r>
      </w:ins>
      <w:ins w:id="305" w:author="McClure, Ryan" w:date="2020-11-04T10:31:00Z">
        <w:r w:rsidR="00C378F0">
          <w:rPr>
            <w:rFonts w:ascii="Times New Roman" w:eastAsia="Times New Roman" w:hAnsi="Times New Roman" w:cs="Times New Roman"/>
            <w:sz w:val="24"/>
            <w:szCs w:val="24"/>
          </w:rPr>
          <w:t>Eqn. 4</w:t>
        </w:r>
      </w:ins>
    </w:p>
    <w:p w14:paraId="30E21633" w14:textId="77777777" w:rsidR="00700A86" w:rsidRDefault="00700A86" w:rsidP="00C378F0">
      <w:pPr>
        <w:spacing w:after="0" w:line="480" w:lineRule="auto"/>
        <w:rPr>
          <w:ins w:id="306" w:author="McClure, Ryan" w:date="2020-11-04T10:31:00Z"/>
          <w:rFonts w:ascii="Times New Roman" w:eastAsia="Times New Roman" w:hAnsi="Times New Roman" w:cs="Times New Roman"/>
          <w:sz w:val="24"/>
          <w:szCs w:val="24"/>
        </w:rPr>
      </w:pPr>
    </w:p>
    <w:p w14:paraId="6C7A7C84" w14:textId="77777777" w:rsidR="00C378F0" w:rsidRPr="009B2859" w:rsidRDefault="00C378F0" w:rsidP="00D512D8">
      <w:pPr>
        <w:spacing w:after="0" w:line="480" w:lineRule="auto"/>
        <w:rPr>
          <w:rFonts w:ascii="Times New Roman" w:eastAsia="Times New Roman" w:hAnsi="Times New Roman" w:cs="Times New Roman"/>
          <w:sz w:val="24"/>
          <w:szCs w:val="24"/>
        </w:rPr>
      </w:pPr>
      <w:ins w:id="307" w:author="McClure, Ryan" w:date="2020-11-04T10:37:00Z">
        <w:r w:rsidRPr="009B2859">
          <w:rPr>
            <w:rFonts w:ascii="Times New Roman" w:eastAsia="Times New Roman" w:hAnsi="Times New Roman" w:cs="Times New Roman"/>
            <w:sz w:val="24"/>
            <w:szCs w:val="24"/>
          </w:rPr>
          <w:t xml:space="preserve">where </w:t>
        </w:r>
      </w:ins>
      <m:oMath>
        <m:sSub>
          <m:sSubPr>
            <m:ctrlPr>
              <w:ins w:id="308" w:author="McClure, Ryan" w:date="2020-11-04T10:37:00Z">
                <w:rPr>
                  <w:rFonts w:ascii="Cambria Math" w:eastAsia="Times New Roman" w:hAnsi="Cambria Math" w:cs="Times New Roman"/>
                  <w:i/>
                  <w:sz w:val="24"/>
                  <w:szCs w:val="24"/>
                </w:rPr>
              </w:ins>
            </m:ctrlPr>
          </m:sSubPr>
          <m:e>
            <m:r>
              <w:ins w:id="309" w:author="McClure, Ryan" w:date="2020-11-04T10:37:00Z">
                <w:rPr>
                  <w:rFonts w:ascii="Cambria Math" w:eastAsia="Times New Roman" w:hAnsi="Cambria Math" w:cs="Times New Roman"/>
                  <w:sz w:val="24"/>
                  <w:szCs w:val="24"/>
                </w:rPr>
                <m:t>F</m:t>
              </w:ins>
            </m:r>
          </m:e>
          <m:sub>
            <m:r>
              <w:ins w:id="310" w:author="McClure, Ryan" w:date="2020-11-04T10:37:00Z">
                <w:rPr>
                  <w:rFonts w:ascii="Cambria Math" w:eastAsia="Times New Roman" w:hAnsi="Cambria Math" w:cs="Times New Roman"/>
                  <w:sz w:val="24"/>
                  <w:szCs w:val="24"/>
                </w:rPr>
                <m:t>i</m:t>
              </w:ins>
            </m:r>
          </m:sub>
        </m:sSub>
      </m:oMath>
      <w:ins w:id="311" w:author="McClure, Ryan" w:date="2020-11-04T10:37:00Z">
        <w:r w:rsidRPr="009B2859">
          <w:rPr>
            <w:rFonts w:ascii="Times New Roman" w:eastAsia="Times New Roman" w:hAnsi="Times New Roman" w:cs="Times New Roman"/>
            <w:sz w:val="24"/>
            <w:szCs w:val="24"/>
          </w:rPr>
          <w:t xml:space="preserve"> was the mean of the 210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 ensembles</w:t>
        </w:r>
        <w:r>
          <w:rPr>
            <w:rFonts w:ascii="Times New Roman" w:eastAsia="Times New Roman" w:hAnsi="Times New Roman" w:cs="Times New Roman"/>
            <w:sz w:val="24"/>
            <w:szCs w:val="24"/>
          </w:rPr>
          <w:t xml:space="preserve"> and</w:t>
        </w:r>
        <w:r w:rsidRPr="009B2859">
          <w:rPr>
            <w:rFonts w:ascii="Times New Roman" w:eastAsia="Times New Roman" w:hAnsi="Times New Roman" w:cs="Times New Roman"/>
            <w:sz w:val="24"/>
            <w:szCs w:val="24"/>
          </w:rPr>
          <w:t xml:space="preserve"> </w:t>
        </w:r>
      </w:ins>
      <m:oMath>
        <m:sSub>
          <m:sSubPr>
            <m:ctrlPr>
              <w:ins w:id="312" w:author="McClure, Ryan" w:date="2020-11-04T10:37:00Z">
                <w:rPr>
                  <w:rFonts w:ascii="Cambria Math" w:eastAsia="Times New Roman" w:hAnsi="Cambria Math" w:cs="Times New Roman"/>
                  <w:i/>
                  <w:sz w:val="24"/>
                  <w:szCs w:val="24"/>
                </w:rPr>
              </w:ins>
            </m:ctrlPr>
          </m:sSubPr>
          <m:e>
            <m:r>
              <w:ins w:id="313" w:author="McClure, Ryan" w:date="2020-11-04T10:37:00Z">
                <w:rPr>
                  <w:rFonts w:ascii="Cambria Math" w:eastAsia="Times New Roman" w:hAnsi="Cambria Math" w:cs="Times New Roman"/>
                  <w:sz w:val="24"/>
                  <w:szCs w:val="24"/>
                </w:rPr>
                <m:t>O</m:t>
              </w:ins>
            </m:r>
          </m:e>
          <m:sub>
            <m:r>
              <w:ins w:id="314" w:author="McClure, Ryan" w:date="2020-11-04T10:37:00Z">
                <w:rPr>
                  <w:rFonts w:ascii="Cambria Math" w:eastAsia="Times New Roman" w:hAnsi="Cambria Math" w:cs="Times New Roman"/>
                  <w:sz w:val="24"/>
                  <w:szCs w:val="24"/>
                </w:rPr>
                <m:t>i</m:t>
              </w:ins>
            </m:r>
          </m:sub>
        </m:sSub>
      </m:oMath>
      <w:ins w:id="315" w:author="McClure, Ryan" w:date="2020-11-04T10:37:00Z">
        <w:r w:rsidRPr="009B2859">
          <w:rPr>
            <w:rFonts w:ascii="Times New Roman" w:eastAsia="Times New Roman" w:hAnsi="Times New Roman" w:cs="Times New Roman"/>
            <w:sz w:val="24"/>
            <w:szCs w:val="24"/>
          </w:rPr>
          <w:t xml:space="preserve"> was the observed mean daily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rates</w:t>
        </w:r>
      </w:ins>
      <w:ins w:id="316" w:author="McClure, Ryan" w:date="2020-11-04T10:38:00Z">
        <w:r>
          <w:rPr>
            <w:rFonts w:ascii="Times New Roman" w:eastAsia="Times New Roman" w:hAnsi="Times New Roman" w:cs="Times New Roman"/>
            <w:sz w:val="24"/>
            <w:szCs w:val="24"/>
          </w:rPr>
          <w:t xml:space="preserve">. </w:t>
        </w:r>
      </w:ins>
    </w:p>
    <w:p w14:paraId="3207B390" w14:textId="77777777" w:rsidR="0058239E" w:rsidRPr="00ED0E19" w:rsidRDefault="00D512D8" w:rsidP="00ED0E19">
      <w:pPr>
        <w:spacing w:after="0" w:line="480" w:lineRule="auto"/>
        <w:ind w:firstLine="720"/>
        <w:rPr>
          <w:rFonts w:ascii="Times New Roman" w:eastAsia="Times New Roman" w:hAnsi="Times New Roman" w:cs="Times New Roman"/>
          <w:sz w:val="24"/>
          <w:szCs w:val="24"/>
          <w:rPrChange w:id="317" w:author="McClure, Ryan" w:date="2020-10-26T10:40:00Z">
            <w:rPr>
              <w:rFonts w:ascii="Times New Roman" w:eastAsia="Times New Roman" w:hAnsi="Times New Roman" w:cs="Times New Roman"/>
              <w:sz w:val="24"/>
              <w:szCs w:val="24"/>
              <w:lang w:val="en-GB"/>
            </w:rPr>
          </w:rPrChange>
        </w:rPr>
      </w:pPr>
      <w:del w:id="318" w:author="Cayelan C. Carey" w:date="2020-11-06T15:11:00Z">
        <w:r w:rsidRPr="009B2859" w:rsidDel="00FF142E">
          <w:rPr>
            <w:rFonts w:ascii="Times New Roman" w:eastAsia="Times New Roman" w:hAnsi="Times New Roman" w:cs="Times New Roman"/>
            <w:sz w:val="24"/>
            <w:szCs w:val="24"/>
          </w:rPr>
          <w:delText>Finally</w:delText>
        </w:r>
      </w:del>
      <w:ins w:id="319" w:author="Cayelan C. Carey" w:date="2020-11-06T15:11:00Z">
        <w:r w:rsidR="00FF142E">
          <w:rPr>
            <w:rFonts w:ascii="Times New Roman" w:eastAsia="Times New Roman" w:hAnsi="Times New Roman" w:cs="Times New Roman"/>
            <w:sz w:val="24"/>
            <w:szCs w:val="24"/>
          </w:rPr>
          <w:t>Third</w:t>
        </w:r>
      </w:ins>
      <w:r w:rsidRPr="009B2859">
        <w:rPr>
          <w:rFonts w:ascii="Times New Roman" w:eastAsia="Times New Roman" w:hAnsi="Times New Roman" w:cs="Times New Roman"/>
          <w:sz w:val="24"/>
          <w:szCs w:val="24"/>
        </w:rPr>
        <w:t xml:space="preserve">, we compared the performance of the forecast cycles with data assimilation to forecasts without data assimilation and the </w:t>
      </w:r>
      <w:r>
        <w:rPr>
          <w:rFonts w:ascii="Times New Roman" w:eastAsia="Times New Roman" w:hAnsi="Times New Roman" w:cs="Times New Roman"/>
          <w:sz w:val="24"/>
          <w:szCs w:val="24"/>
        </w:rPr>
        <w:t xml:space="preserve">persistence null </w:t>
      </w:r>
      <w:r w:rsidRPr="009B2859">
        <w:rPr>
          <w:rFonts w:ascii="Times New Roman" w:eastAsia="Times New Roman" w:hAnsi="Times New Roman" w:cs="Times New Roman"/>
          <w:sz w:val="24"/>
          <w:szCs w:val="24"/>
        </w:rPr>
        <w:t>model to predict the total amount of forecasted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summed across the entire forecasting period</w:t>
      </w:r>
      <w:r>
        <w:rPr>
          <w:rFonts w:ascii="Times New Roman" w:eastAsia="Times New Roman" w:hAnsi="Times New Roman" w:cs="Times New Roman"/>
          <w:sz w:val="24"/>
          <w:szCs w:val="24"/>
        </w:rPr>
        <w:t xml:space="preserve"> (1 July – 7 November)</w:t>
      </w:r>
      <w:r w:rsidRPr="009B2859">
        <w:rPr>
          <w:rFonts w:ascii="Times New Roman" w:eastAsia="Times New Roman" w:hAnsi="Times New Roman" w:cs="Times New Roman"/>
          <w:sz w:val="24"/>
          <w:szCs w:val="24"/>
        </w:rPr>
        <w:t xml:space="preserve"> to determine the utility of the iterative forecasting workflow for upscaling to season</w:t>
      </w:r>
      <w:r>
        <w:rPr>
          <w:rFonts w:ascii="Times New Roman" w:eastAsia="Times New Roman" w:hAnsi="Times New Roman" w:cs="Times New Roman"/>
          <w:sz w:val="24"/>
          <w:szCs w:val="24"/>
        </w:rPr>
        <w:t>al</w:t>
      </w:r>
      <w:r w:rsidRPr="009B2859">
        <w:rPr>
          <w:rFonts w:ascii="Times New Roman" w:eastAsia="Times New Roman" w:hAnsi="Times New Roman" w:cs="Times New Roman"/>
          <w:sz w:val="24"/>
          <w:szCs w:val="24"/>
        </w:rPr>
        <w:t xml:space="preserv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budgets. We determined the total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upstream ebullition emissions in mg CH</w:t>
      </w:r>
      <w:r w:rsidRPr="009B2859">
        <w:rPr>
          <w:rFonts w:ascii="Times New Roman" w:eastAsia="Times New Roman" w:hAnsi="Times New Roman" w:cs="Times New Roman"/>
          <w:sz w:val="24"/>
          <w:szCs w:val="24"/>
          <w:vertAlign w:val="subscript"/>
        </w:rPr>
        <w:t xml:space="preserve">4 </w:t>
      </w:r>
      <w:r w:rsidRPr="009B2859">
        <w:rPr>
          <w:rFonts w:ascii="Times New Roman" w:eastAsia="Times New Roman" w:hAnsi="Times New Roman" w:cs="Times New Roman"/>
          <w:sz w:val="24"/>
          <w:szCs w:val="24"/>
        </w:rPr>
        <w:t>by summing the forecasted and observed mean daily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rates over the forecast evaluation period and then multiplied the summed rates by the area of all four ebullition traps on the transect (1.04 m</w:t>
      </w:r>
      <w:r w:rsidRPr="009B2859">
        <w:rPr>
          <w:rFonts w:ascii="Times New Roman" w:eastAsia="Times New Roman" w:hAnsi="Times New Roman" w:cs="Times New Roman"/>
          <w:sz w:val="24"/>
          <w:szCs w:val="24"/>
          <w:vertAlign w:val="superscript"/>
        </w:rPr>
        <w:t>2</w:t>
      </w:r>
      <w:r w:rsidRPr="009B2859">
        <w:rPr>
          <w:rFonts w:ascii="Times New Roman" w:eastAsia="Times New Roman" w:hAnsi="Times New Roman" w:cs="Times New Roman"/>
          <w:sz w:val="24"/>
          <w:szCs w:val="24"/>
        </w:rPr>
        <w:t xml:space="preserve">) and the total number of days of the forecast evaluation period (n=143). </w:t>
      </w:r>
      <w:del w:id="320" w:author="McClure, Ryan" w:date="2020-10-26T10:40:00Z">
        <w:r w:rsidRPr="009B2859" w:rsidDel="00ED0E19">
          <w:rPr>
            <w:rFonts w:ascii="Times New Roman" w:eastAsia="Times New Roman" w:hAnsi="Times New Roman" w:cs="Times New Roman"/>
            <w:sz w:val="24"/>
            <w:szCs w:val="24"/>
          </w:rPr>
          <w:delText xml:space="preserve">Finally, </w:delText>
        </w:r>
      </w:del>
      <w:ins w:id="321" w:author="McClure, Ryan" w:date="2020-10-26T10:40:00Z">
        <w:r w:rsidR="00ED0E19">
          <w:rPr>
            <w:rFonts w:ascii="Times New Roman" w:eastAsia="Times New Roman" w:hAnsi="Times New Roman" w:cs="Times New Roman"/>
            <w:sz w:val="24"/>
            <w:szCs w:val="24"/>
          </w:rPr>
          <w:t>W</w:t>
        </w:r>
      </w:ins>
      <w:del w:id="322" w:author="McClure, Ryan" w:date="2020-10-26T10:40:00Z">
        <w:r w:rsidRPr="009B2859" w:rsidDel="00ED0E19">
          <w:rPr>
            <w:rFonts w:ascii="Times New Roman" w:eastAsia="Times New Roman" w:hAnsi="Times New Roman" w:cs="Times New Roman"/>
            <w:sz w:val="24"/>
            <w:szCs w:val="24"/>
          </w:rPr>
          <w:delText>w</w:delText>
        </w:r>
      </w:del>
      <w:r w:rsidRPr="009B2859">
        <w:rPr>
          <w:rFonts w:ascii="Times New Roman" w:eastAsia="Times New Roman" w:hAnsi="Times New Roman" w:cs="Times New Roman"/>
          <w:sz w:val="24"/>
          <w:szCs w:val="24"/>
        </w:rPr>
        <w:t xml:space="preserve">e </w:t>
      </w:r>
      <w:ins w:id="323" w:author="McClure, Ryan" w:date="2020-10-26T10:40:00Z">
        <w:r w:rsidR="00ED0E19">
          <w:rPr>
            <w:rFonts w:ascii="Times New Roman" w:eastAsia="Times New Roman" w:hAnsi="Times New Roman" w:cs="Times New Roman"/>
            <w:sz w:val="24"/>
            <w:szCs w:val="24"/>
          </w:rPr>
          <w:t xml:space="preserve">also </w:t>
        </w:r>
      </w:ins>
      <w:r w:rsidRPr="009B2859">
        <w:rPr>
          <w:rFonts w:ascii="Times New Roman" w:eastAsia="Times New Roman" w:hAnsi="Times New Roman" w:cs="Times New Roman"/>
          <w:sz w:val="24"/>
          <w:szCs w:val="24"/>
        </w:rPr>
        <w:t xml:space="preserve">calculated the percentage difference </w:t>
      </w:r>
      <w:ins w:id="324" w:author="Cayelan C. Carey" w:date="2020-11-06T15:12:00Z">
        <w:r w:rsidR="00FF142E">
          <w:rPr>
            <w:rFonts w:ascii="Times New Roman" w:eastAsia="Times New Roman" w:hAnsi="Times New Roman" w:cs="Times New Roman"/>
            <w:sz w:val="24"/>
            <w:szCs w:val="24"/>
          </w:rPr>
          <w:t xml:space="preserve">of what??? CH4 ? and if so, aggregated on what time scale? </w:t>
        </w:r>
      </w:ins>
      <w:r w:rsidRPr="009B2859">
        <w:rPr>
          <w:rFonts w:ascii="Times New Roman" w:eastAsia="Times New Roman" w:hAnsi="Times New Roman" w:cs="Times New Roman"/>
          <w:sz w:val="24"/>
          <w:szCs w:val="24"/>
        </w:rPr>
        <w:t>between the forecasts with data assimilation, without data assimilation, and the</w:t>
      </w:r>
      <w:r>
        <w:rPr>
          <w:rFonts w:ascii="Times New Roman" w:eastAsia="Times New Roman" w:hAnsi="Times New Roman" w:cs="Times New Roman"/>
          <w:sz w:val="24"/>
          <w:szCs w:val="24"/>
        </w:rPr>
        <w:t xml:space="preserve"> persistence null</w:t>
      </w:r>
      <w:r w:rsidRPr="009B2859">
        <w:rPr>
          <w:rFonts w:ascii="Times New Roman" w:eastAsia="Times New Roman" w:hAnsi="Times New Roman" w:cs="Times New Roman"/>
          <w:sz w:val="24"/>
          <w:szCs w:val="24"/>
        </w:rPr>
        <w:t xml:space="preserve"> model (Eqn. S3) from the observations to evaluate wh</w:t>
      </w:r>
      <w:r>
        <w:rPr>
          <w:rFonts w:ascii="Times New Roman" w:eastAsia="Times New Roman" w:hAnsi="Times New Roman" w:cs="Times New Roman"/>
          <w:sz w:val="24"/>
          <w:szCs w:val="24"/>
        </w:rPr>
        <w:t>ich approach</w:t>
      </w:r>
      <w:r w:rsidRPr="009B2859">
        <w:rPr>
          <w:rFonts w:ascii="Times New Roman" w:eastAsia="Times New Roman" w:hAnsi="Times New Roman" w:cs="Times New Roman"/>
          <w:sz w:val="24"/>
          <w:szCs w:val="24"/>
        </w:rPr>
        <w:t xml:space="preserve"> better predicted the </w:t>
      </w:r>
      <w:commentRangeStart w:id="325"/>
      <w:r w:rsidRPr="009B2859">
        <w:rPr>
          <w:rFonts w:ascii="Times New Roman" w:eastAsia="Times New Roman" w:hAnsi="Times New Roman" w:cs="Times New Roman"/>
          <w:sz w:val="24"/>
          <w:szCs w:val="24"/>
        </w:rPr>
        <w:t xml:space="preserve">total </w:t>
      </w:r>
      <w:commentRangeEnd w:id="325"/>
      <w:r w:rsidR="00FF142E">
        <w:rPr>
          <w:rStyle w:val="CommentReference"/>
        </w:rPr>
        <w:commentReference w:id="325"/>
      </w:r>
      <w:r w:rsidRPr="009B2859">
        <w:rPr>
          <w:rFonts w:ascii="Times New Roman" w:eastAsia="Times New Roman" w:hAnsi="Times New Roman" w:cs="Times New Roman"/>
          <w:sz w:val="24"/>
          <w:szCs w:val="24"/>
        </w:rPr>
        <w:t>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emissions from the upstream transect.</w:t>
      </w:r>
    </w:p>
    <w:p w14:paraId="6C806C75" w14:textId="77777777" w:rsidR="00D512D8" w:rsidRDefault="00D512D8" w:rsidP="00D512D8">
      <w:pPr>
        <w:spacing w:after="0" w:line="480" w:lineRule="auto"/>
        <w:rPr>
          <w:rFonts w:ascii="Times New Roman" w:eastAsia="Times New Roman" w:hAnsi="Times New Roman" w:cs="Times New Roman"/>
          <w:i/>
          <w:iCs/>
          <w:sz w:val="24"/>
          <w:szCs w:val="24"/>
          <w:lang w:val="en-GB"/>
        </w:rPr>
      </w:pPr>
    </w:p>
    <w:p w14:paraId="15CDB9D8" w14:textId="77777777" w:rsidR="00D512D8" w:rsidRPr="009B2859" w:rsidRDefault="00700A86" w:rsidP="00D512D8">
      <w:pPr>
        <w:spacing w:after="0" w:line="480" w:lineRule="auto"/>
        <w:rPr>
          <w:rFonts w:ascii="Times New Roman" w:eastAsia="Times New Roman" w:hAnsi="Times New Roman" w:cs="Times New Roman"/>
          <w:i/>
          <w:iCs/>
          <w:sz w:val="24"/>
          <w:szCs w:val="24"/>
          <w:lang w:val="en-GB"/>
        </w:rPr>
      </w:pPr>
      <w:ins w:id="326" w:author="McClure, Ryan" w:date="2020-11-05T11:39:00Z">
        <w:r>
          <w:rPr>
            <w:rFonts w:ascii="Times New Roman" w:eastAsia="Times New Roman" w:hAnsi="Times New Roman" w:cs="Times New Roman"/>
            <w:i/>
            <w:iCs/>
            <w:sz w:val="24"/>
            <w:szCs w:val="24"/>
            <w:lang w:val="en-GB"/>
          </w:rPr>
          <w:t>Forecast variance and p</w:t>
        </w:r>
      </w:ins>
      <w:del w:id="327" w:author="McClure, Ryan" w:date="2020-11-05T11:39:00Z">
        <w:r w:rsidR="00D512D8" w:rsidRPr="009B2859" w:rsidDel="00700A86">
          <w:rPr>
            <w:rFonts w:ascii="Times New Roman" w:eastAsia="Times New Roman" w:hAnsi="Times New Roman" w:cs="Times New Roman"/>
            <w:i/>
            <w:iCs/>
            <w:sz w:val="24"/>
            <w:szCs w:val="24"/>
            <w:lang w:val="en-GB"/>
          </w:rPr>
          <w:delText>P</w:delText>
        </w:r>
      </w:del>
      <w:r w:rsidR="00D512D8" w:rsidRPr="009B2859">
        <w:rPr>
          <w:rFonts w:ascii="Times New Roman" w:eastAsia="Times New Roman" w:hAnsi="Times New Roman" w:cs="Times New Roman"/>
          <w:i/>
          <w:iCs/>
          <w:sz w:val="24"/>
          <w:szCs w:val="24"/>
          <w:lang w:val="en-GB"/>
        </w:rPr>
        <w:t xml:space="preserve">artitioning </w:t>
      </w:r>
      <w:del w:id="328" w:author="McClure, Ryan" w:date="2020-11-05T11:40:00Z">
        <w:r w:rsidR="00D512D8" w:rsidRPr="009B2859" w:rsidDel="00700A86">
          <w:rPr>
            <w:rFonts w:ascii="Times New Roman" w:eastAsia="Times New Roman" w:hAnsi="Times New Roman" w:cs="Times New Roman"/>
            <w:i/>
            <w:iCs/>
            <w:sz w:val="24"/>
            <w:szCs w:val="24"/>
            <w:lang w:val="en-GB"/>
          </w:rPr>
          <w:delText xml:space="preserve">forecast </w:delText>
        </w:r>
      </w:del>
      <w:r w:rsidR="00D512D8" w:rsidRPr="009B2859">
        <w:rPr>
          <w:rFonts w:ascii="Times New Roman" w:eastAsia="Times New Roman" w:hAnsi="Times New Roman" w:cs="Times New Roman"/>
          <w:i/>
          <w:iCs/>
          <w:sz w:val="24"/>
          <w:szCs w:val="24"/>
          <w:lang w:val="en-GB"/>
        </w:rPr>
        <w:t>uncertainty</w:t>
      </w:r>
      <w:del w:id="329" w:author="McClure, Ryan" w:date="2020-11-05T11:39:00Z">
        <w:r w:rsidR="00D512D8" w:rsidRPr="009B2859" w:rsidDel="00700A86">
          <w:rPr>
            <w:rFonts w:ascii="Times New Roman" w:eastAsia="Times New Roman" w:hAnsi="Times New Roman" w:cs="Times New Roman"/>
            <w:i/>
            <w:iCs/>
            <w:sz w:val="24"/>
            <w:szCs w:val="24"/>
            <w:lang w:val="en-GB"/>
          </w:rPr>
          <w:delText xml:space="preserve"> estimates</w:delText>
        </w:r>
      </w:del>
    </w:p>
    <w:p w14:paraId="105F5855"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We quantified the total</w:t>
      </w:r>
      <w:ins w:id="330" w:author="McClure, Ryan" w:date="2020-11-05T11:41:00Z">
        <w:r w:rsidR="00700A86">
          <w:rPr>
            <w:rFonts w:ascii="Times New Roman" w:eastAsia="Times New Roman" w:hAnsi="Times New Roman" w:cs="Times New Roman"/>
            <w:sz w:val="24"/>
            <w:szCs w:val="24"/>
          </w:rPr>
          <w:t xml:space="preserve"> weekly</w:t>
        </w:r>
      </w:ins>
      <w:r w:rsidRPr="009B2859">
        <w:rPr>
          <w:rFonts w:ascii="Times New Roman" w:eastAsia="Times New Roman" w:hAnsi="Times New Roman" w:cs="Times New Roman"/>
          <w:sz w:val="24"/>
          <w:szCs w:val="24"/>
        </w:rPr>
        <w:t xml:space="preserve"> uncertainty in </w:t>
      </w:r>
      <w:del w:id="331" w:author="McClure, Ryan" w:date="2020-11-05T11:41:00Z">
        <w:r w:rsidRPr="009B2859" w:rsidDel="00700A86">
          <w:rPr>
            <w:rFonts w:ascii="Times New Roman" w:eastAsia="Times New Roman" w:hAnsi="Times New Roman" w:cs="Times New Roman"/>
            <w:sz w:val="24"/>
            <w:szCs w:val="24"/>
          </w:rPr>
          <w:delText>both our SWI temperature and</w:delText>
        </w:r>
      </w:del>
      <w:ins w:id="332" w:author="McClure, Ryan" w:date="2020-11-05T11:42:00Z">
        <w:r w:rsidR="00700A86">
          <w:rPr>
            <w:rFonts w:ascii="Times New Roman" w:eastAsia="Times New Roman" w:hAnsi="Times New Roman" w:cs="Times New Roman"/>
            <w:sz w:val="24"/>
            <w:szCs w:val="24"/>
          </w:rPr>
          <w:t>the</w:t>
        </w:r>
      </w:ins>
      <w:r w:rsidRPr="009B2859">
        <w:rPr>
          <w:rFonts w:ascii="Times New Roman" w:eastAsia="Times New Roman" w:hAnsi="Times New Roman" w:cs="Times New Roman"/>
          <w:sz w:val="24"/>
          <w:szCs w:val="24"/>
        </w:rPr>
        <w:t xml:space="preserv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forecasts</w:t>
      </w:r>
      <w:ins w:id="333" w:author="McClure, Ryan" w:date="2020-11-05T11:42:00Z">
        <w:r w:rsidR="00700A86">
          <w:rPr>
            <w:rFonts w:ascii="Times New Roman" w:eastAsia="Times New Roman" w:hAnsi="Times New Roman" w:cs="Times New Roman"/>
            <w:sz w:val="24"/>
            <w:szCs w:val="24"/>
          </w:rPr>
          <w:t xml:space="preserve"> with data assimilation, without data assimilation, and the persistence null model</w:t>
        </w:r>
      </w:ins>
      <w:ins w:id="334" w:author="Cayelan C. Carey" w:date="2020-11-06T15:14:00Z">
        <w:r w:rsidR="00B73044">
          <w:rPr>
            <w:rFonts w:ascii="Times New Roman" w:eastAsia="Times New Roman" w:hAnsi="Times New Roman" w:cs="Times New Roman"/>
            <w:sz w:val="24"/>
            <w:szCs w:val="24"/>
          </w:rPr>
          <w:t>. Total forecast uncertainty is a valuable</w:t>
        </w:r>
      </w:ins>
      <w:del w:id="335" w:author="Cayelan C. Carey" w:date="2020-11-06T15:14:00Z">
        <w:r w:rsidRPr="009B2859" w:rsidDel="00B73044">
          <w:rPr>
            <w:rFonts w:ascii="Times New Roman" w:eastAsia="Times New Roman" w:hAnsi="Times New Roman" w:cs="Times New Roman"/>
            <w:sz w:val="24"/>
            <w:szCs w:val="24"/>
          </w:rPr>
          <w:delText xml:space="preserve"> </w:delText>
        </w:r>
      </w:del>
      <w:ins w:id="336" w:author="Cayelan C. Carey" w:date="2020-11-06T15:14:00Z">
        <w:r w:rsidR="00B73044">
          <w:rPr>
            <w:rFonts w:ascii="Times New Roman" w:eastAsia="Times New Roman" w:hAnsi="Times New Roman" w:cs="Times New Roman"/>
            <w:sz w:val="24"/>
            <w:szCs w:val="24"/>
          </w:rPr>
          <w:t xml:space="preserve"> </w:t>
        </w:r>
      </w:ins>
      <w:del w:id="337" w:author="Cayelan C. Carey" w:date="2020-11-06T15:14:00Z">
        <w:r w:rsidRPr="009B2859" w:rsidDel="00B73044">
          <w:rPr>
            <w:rFonts w:ascii="Times New Roman" w:eastAsia="Times New Roman" w:hAnsi="Times New Roman" w:cs="Times New Roman"/>
            <w:sz w:val="24"/>
            <w:szCs w:val="24"/>
          </w:rPr>
          <w:delText xml:space="preserve">as a </w:delText>
        </w:r>
      </w:del>
      <w:r w:rsidRPr="009B2859">
        <w:rPr>
          <w:rFonts w:ascii="Times New Roman" w:eastAsia="Times New Roman" w:hAnsi="Times New Roman" w:cs="Times New Roman"/>
          <w:sz w:val="24"/>
          <w:szCs w:val="24"/>
        </w:rPr>
        <w:t xml:space="preserve">metric of </w:t>
      </w:r>
      <w:del w:id="338" w:author="McClure, Ryan" w:date="2020-11-05T11:46:00Z">
        <w:r w:rsidRPr="009B2859" w:rsidDel="00700A86">
          <w:rPr>
            <w:rFonts w:ascii="Times New Roman" w:eastAsia="Times New Roman" w:hAnsi="Times New Roman" w:cs="Times New Roman"/>
            <w:sz w:val="24"/>
            <w:szCs w:val="24"/>
          </w:rPr>
          <w:delText xml:space="preserve">their </w:delText>
        </w:r>
      </w:del>
      <w:ins w:id="339" w:author="McClure, Ryan" w:date="2020-11-05T11:46:00Z">
        <w:del w:id="340" w:author="Cayelan C. Carey" w:date="2020-11-06T15:14:00Z">
          <w:r w:rsidR="00700A86" w:rsidDel="00B73044">
            <w:rPr>
              <w:rFonts w:ascii="Times New Roman" w:eastAsia="Times New Roman" w:hAnsi="Times New Roman" w:cs="Times New Roman"/>
              <w:sz w:val="24"/>
              <w:szCs w:val="24"/>
            </w:rPr>
            <w:delText xml:space="preserve">their </w:delText>
          </w:r>
        </w:del>
      </w:ins>
      <w:r w:rsidRPr="009B2859">
        <w:rPr>
          <w:rFonts w:ascii="Times New Roman" w:eastAsia="Times New Roman" w:hAnsi="Times New Roman" w:cs="Times New Roman"/>
          <w:sz w:val="24"/>
          <w:szCs w:val="24"/>
        </w:rPr>
        <w:t>predictability</w:t>
      </w:r>
      <w:ins w:id="341" w:author="Cayelan C. Carey" w:date="2020-11-06T15:14:00Z">
        <w:r w:rsidR="00B73044">
          <w:rPr>
            <w:rFonts w:ascii="Times New Roman" w:eastAsia="Times New Roman" w:hAnsi="Times New Roman" w:cs="Times New Roman"/>
            <w:sz w:val="24"/>
            <w:szCs w:val="24"/>
          </w:rPr>
          <w:t>, and provides insight to the</w:t>
        </w:r>
      </w:ins>
      <w:ins w:id="342" w:author="Cayelan C. Carey" w:date="2020-11-06T15:15:00Z">
        <w:r w:rsidR="00B73044">
          <w:rPr>
            <w:rFonts w:ascii="Times New Roman" w:eastAsia="Times New Roman" w:hAnsi="Times New Roman" w:cs="Times New Roman"/>
            <w:sz w:val="24"/>
            <w:szCs w:val="24"/>
          </w:rPr>
          <w:t xml:space="preserve"> overall predictability of CH4 ebullition</w:t>
        </w:r>
      </w:ins>
      <w:r w:rsidRPr="009B2859">
        <w:rPr>
          <w:rFonts w:ascii="Times New Roman" w:eastAsia="Times New Roman" w:hAnsi="Times New Roman" w:cs="Times New Roman"/>
          <w:sz w:val="24"/>
          <w:szCs w:val="24"/>
        </w:rPr>
        <w:t xml:space="preserve"> (Petchey et al. 201</w:t>
      </w:r>
      <w:r>
        <w:rPr>
          <w:rFonts w:ascii="Times New Roman" w:eastAsia="Times New Roman" w:hAnsi="Times New Roman" w:cs="Times New Roman"/>
          <w:sz w:val="24"/>
          <w:szCs w:val="24"/>
        </w:rPr>
        <w:t xml:space="preserve">5, </w:t>
      </w:r>
      <w:proofErr w:type="spellStart"/>
      <w:r w:rsidRPr="009B2859">
        <w:rPr>
          <w:rFonts w:ascii="Times New Roman" w:eastAsia="Times New Roman" w:hAnsi="Times New Roman" w:cs="Times New Roman"/>
          <w:sz w:val="24"/>
          <w:szCs w:val="24"/>
        </w:rPr>
        <w:t>Dietze</w:t>
      </w:r>
      <w:proofErr w:type="spellEnd"/>
      <w:r w:rsidRPr="009B2859">
        <w:rPr>
          <w:rFonts w:ascii="Times New Roman" w:eastAsia="Times New Roman" w:hAnsi="Times New Roman" w:cs="Times New Roman"/>
          <w:sz w:val="24"/>
          <w:szCs w:val="24"/>
        </w:rPr>
        <w:t xml:space="preserve"> 2017</w:t>
      </w:r>
      <w:r w:rsidRPr="009B2859">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w:t>
      </w:r>
      <w:r w:rsidRPr="009B2859">
        <w:rPr>
          <w:rFonts w:ascii="Times New Roman" w:eastAsia="Times New Roman" w:hAnsi="Times New Roman" w:cs="Times New Roman"/>
          <w:sz w:val="24"/>
          <w:szCs w:val="24"/>
        </w:rPr>
        <w:t xml:space="preserve"> </w:t>
      </w:r>
      <w:proofErr w:type="spellStart"/>
      <w:r w:rsidRPr="009B2859">
        <w:rPr>
          <w:rFonts w:ascii="Times New Roman" w:eastAsia="Times New Roman" w:hAnsi="Times New Roman" w:cs="Times New Roman"/>
          <w:sz w:val="24"/>
          <w:szCs w:val="24"/>
        </w:rPr>
        <w:t>Dietze</w:t>
      </w:r>
      <w:proofErr w:type="spellEnd"/>
      <w:r w:rsidRPr="009B2859">
        <w:rPr>
          <w:rFonts w:ascii="Times New Roman" w:eastAsia="Times New Roman" w:hAnsi="Times New Roman" w:cs="Times New Roman"/>
          <w:sz w:val="24"/>
          <w:szCs w:val="24"/>
        </w:rPr>
        <w:t xml:space="preserve"> 2017</w:t>
      </w:r>
      <w:r w:rsidRPr="009B2859">
        <w:rPr>
          <w:rFonts w:ascii="Times New Roman" w:eastAsia="Times New Roman" w:hAnsi="Times New Roman" w:cs="Times New Roman"/>
          <w:i/>
          <w:iCs/>
          <w:sz w:val="24"/>
          <w:szCs w:val="24"/>
        </w:rPr>
        <w:t>b</w:t>
      </w:r>
      <w:r w:rsidRPr="009B2859">
        <w:rPr>
          <w:rFonts w:ascii="Times New Roman" w:eastAsia="Times New Roman" w:hAnsi="Times New Roman" w:cs="Times New Roman"/>
          <w:sz w:val="24"/>
          <w:szCs w:val="24"/>
        </w:rPr>
        <w:t xml:space="preserve">). We also partitioned the relative </w:t>
      </w:r>
      <w:r w:rsidRPr="009B2859">
        <w:rPr>
          <w:rFonts w:ascii="Times New Roman" w:eastAsia="Times New Roman" w:hAnsi="Times New Roman" w:cs="Times New Roman"/>
          <w:sz w:val="24"/>
          <w:szCs w:val="24"/>
        </w:rPr>
        <w:lastRenderedPageBreak/>
        <w:t xml:space="preserve">contributions of different sources of uncertainty (parameter, </w:t>
      </w:r>
      <w:r>
        <w:rPr>
          <w:rFonts w:ascii="Times New Roman" w:eastAsia="Times New Roman" w:hAnsi="Times New Roman" w:cs="Times New Roman"/>
          <w:sz w:val="24"/>
          <w:szCs w:val="24"/>
        </w:rPr>
        <w:t xml:space="preserve">model </w:t>
      </w:r>
      <w:r w:rsidRPr="009B2859">
        <w:rPr>
          <w:rFonts w:ascii="Times New Roman" w:eastAsia="Times New Roman" w:hAnsi="Times New Roman" w:cs="Times New Roman"/>
          <w:sz w:val="24"/>
          <w:szCs w:val="24"/>
        </w:rPr>
        <w:t xml:space="preserve">process, </w:t>
      </w:r>
      <w:del w:id="343" w:author="McClure, Ryan" w:date="2020-10-26T15:09:00Z">
        <w:r w:rsidRPr="009B2859" w:rsidDel="006F2423">
          <w:rPr>
            <w:rFonts w:ascii="Times New Roman" w:eastAsia="Times New Roman" w:hAnsi="Times New Roman" w:cs="Times New Roman"/>
            <w:sz w:val="24"/>
            <w:szCs w:val="24"/>
          </w:rPr>
          <w:delText xml:space="preserve">and </w:delText>
        </w:r>
      </w:del>
      <w:r w:rsidRPr="009B2859">
        <w:rPr>
          <w:rFonts w:ascii="Times New Roman" w:eastAsia="Times New Roman" w:hAnsi="Times New Roman" w:cs="Times New Roman"/>
          <w:sz w:val="24"/>
          <w:szCs w:val="24"/>
        </w:rPr>
        <w:t>driver</w:t>
      </w:r>
      <w:r>
        <w:rPr>
          <w:rFonts w:ascii="Times New Roman" w:eastAsia="Times New Roman" w:hAnsi="Times New Roman" w:cs="Times New Roman"/>
          <w:sz w:val="24"/>
          <w:szCs w:val="24"/>
        </w:rPr>
        <w:t xml:space="preserve"> data</w:t>
      </w:r>
      <w:ins w:id="344" w:author="McClure, Ryan" w:date="2020-10-26T15:09:00Z">
        <w:r w:rsidR="006F2423">
          <w:rPr>
            <w:rFonts w:ascii="Times New Roman" w:eastAsia="Times New Roman" w:hAnsi="Times New Roman" w:cs="Times New Roman"/>
            <w:sz w:val="24"/>
            <w:szCs w:val="24"/>
          </w:rPr>
          <w:t>, and initial conditions</w:t>
        </w:r>
      </w:ins>
      <w:r w:rsidRPr="009B2859">
        <w:rPr>
          <w:rFonts w:ascii="Times New Roman" w:eastAsia="Times New Roman" w:hAnsi="Times New Roman" w:cs="Times New Roman"/>
          <w:sz w:val="24"/>
          <w:szCs w:val="24"/>
        </w:rPr>
        <w:t xml:space="preserve"> uncertainty</w:t>
      </w:r>
      <w:r>
        <w:rPr>
          <w:rFonts w:ascii="Times New Roman" w:eastAsia="Times New Roman" w:hAnsi="Times New Roman" w:cs="Times New Roman"/>
          <w:sz w:val="24"/>
          <w:szCs w:val="24"/>
        </w:rPr>
        <w:t>; (</w:t>
      </w:r>
      <w:proofErr w:type="spellStart"/>
      <w:r w:rsidRPr="009B2859">
        <w:rPr>
          <w:rFonts w:ascii="Times New Roman" w:eastAsia="Times New Roman" w:hAnsi="Times New Roman" w:cs="Times New Roman"/>
          <w:sz w:val="24"/>
          <w:szCs w:val="24"/>
        </w:rPr>
        <w:t>Dietze</w:t>
      </w:r>
      <w:proofErr w:type="spellEnd"/>
      <w:r w:rsidRPr="009B2859">
        <w:rPr>
          <w:rFonts w:ascii="Times New Roman" w:eastAsia="Times New Roman" w:hAnsi="Times New Roman" w:cs="Times New Roman"/>
          <w:sz w:val="24"/>
          <w:szCs w:val="24"/>
        </w:rPr>
        <w:t xml:space="preserve"> 2017</w:t>
      </w:r>
      <w:r w:rsidRPr="009B2859">
        <w:rPr>
          <w:rFonts w:ascii="Times New Roman" w:eastAsia="Times New Roman" w:hAnsi="Times New Roman" w:cs="Times New Roman"/>
          <w:i/>
          <w:iCs/>
          <w:sz w:val="24"/>
          <w:szCs w:val="24"/>
        </w:rPr>
        <w:t>b</w:t>
      </w:r>
      <w:r w:rsidRPr="009B2859">
        <w:rPr>
          <w:rFonts w:ascii="Times New Roman" w:eastAsia="Times New Roman" w:hAnsi="Times New Roman" w:cs="Times New Roman"/>
          <w:sz w:val="24"/>
          <w:szCs w:val="24"/>
        </w:rPr>
        <w:t xml:space="preserve">) </w:t>
      </w:r>
      <w:del w:id="345" w:author="McClure, Ryan" w:date="2020-11-05T11:47:00Z">
        <w:r w:rsidRPr="009B2859" w:rsidDel="00B778D3">
          <w:rPr>
            <w:rFonts w:ascii="Times New Roman" w:eastAsia="Times New Roman" w:hAnsi="Times New Roman" w:cs="Times New Roman"/>
            <w:sz w:val="24"/>
            <w:szCs w:val="24"/>
          </w:rPr>
          <w:delText xml:space="preserve">throughout </w:delText>
        </w:r>
      </w:del>
      <w:ins w:id="346" w:author="McClure, Ryan" w:date="2020-11-05T11:47:00Z">
        <w:r w:rsidR="00B778D3">
          <w:rPr>
            <w:rFonts w:ascii="Times New Roman" w:eastAsia="Times New Roman" w:hAnsi="Times New Roman" w:cs="Times New Roman"/>
            <w:sz w:val="24"/>
            <w:szCs w:val="24"/>
          </w:rPr>
          <w:t>weekly throughout</w:t>
        </w:r>
        <w:r w:rsidR="00B778D3"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the forecasting period. P</w:t>
      </w:r>
      <w:proofErr w:type="spellStart"/>
      <w:r w:rsidRPr="009B2859">
        <w:rPr>
          <w:rFonts w:ascii="Times New Roman" w:eastAsia="Times New Roman" w:hAnsi="Times New Roman" w:cs="Times New Roman"/>
          <w:sz w:val="24"/>
          <w:szCs w:val="24"/>
          <w:lang w:val="en-GB"/>
        </w:rPr>
        <w:t>artitioning</w:t>
      </w:r>
      <w:proofErr w:type="spellEnd"/>
      <w:r w:rsidRPr="009B2859">
        <w:rPr>
          <w:rFonts w:ascii="Times New Roman" w:eastAsia="Times New Roman" w:hAnsi="Times New Roman" w:cs="Times New Roman"/>
          <w:sz w:val="24"/>
          <w:szCs w:val="24"/>
          <w:lang w:val="en-GB"/>
        </w:rPr>
        <w:t xml:space="preserve"> uncertainty sources can help inform forecasting system</w:t>
      </w:r>
      <w:ins w:id="347" w:author="McClure, Ryan" w:date="2020-11-05T11:41:00Z">
        <w:r w:rsidR="00700A86">
          <w:rPr>
            <w:rFonts w:ascii="Times New Roman" w:eastAsia="Times New Roman" w:hAnsi="Times New Roman" w:cs="Times New Roman"/>
            <w:sz w:val="24"/>
            <w:szCs w:val="24"/>
            <w:lang w:val="en-GB"/>
          </w:rPr>
          <w:t>s</w:t>
        </w:r>
      </w:ins>
      <w:r w:rsidRPr="009B2859">
        <w:rPr>
          <w:rFonts w:ascii="Times New Roman" w:eastAsia="Times New Roman" w:hAnsi="Times New Roman" w:cs="Times New Roman"/>
          <w:sz w:val="24"/>
          <w:szCs w:val="24"/>
          <w:lang w:val="en-GB"/>
        </w:rPr>
        <w:t xml:space="preserve"> </w:t>
      </w:r>
      <w:ins w:id="348" w:author="McClure, Ryan" w:date="2020-10-26T15:10:00Z">
        <w:r w:rsidR="006F2423">
          <w:rPr>
            <w:rFonts w:ascii="Times New Roman" w:eastAsia="Times New Roman" w:hAnsi="Times New Roman" w:cs="Times New Roman"/>
            <w:sz w:val="24"/>
            <w:szCs w:val="24"/>
            <w:lang w:val="en-GB"/>
          </w:rPr>
          <w:t xml:space="preserve">where </w:t>
        </w:r>
      </w:ins>
      <w:r w:rsidRPr="009B2859">
        <w:rPr>
          <w:rFonts w:ascii="Times New Roman" w:eastAsia="Times New Roman" w:hAnsi="Times New Roman" w:cs="Times New Roman"/>
          <w:sz w:val="24"/>
          <w:szCs w:val="24"/>
          <w:lang w:val="en-GB"/>
        </w:rPr>
        <w:t>improvements</w:t>
      </w:r>
      <w:ins w:id="349" w:author="McClure, Ryan" w:date="2020-10-26T15:10:00Z">
        <w:r w:rsidR="006F2423">
          <w:rPr>
            <w:rFonts w:ascii="Times New Roman" w:eastAsia="Times New Roman" w:hAnsi="Times New Roman" w:cs="Times New Roman"/>
            <w:sz w:val="24"/>
            <w:szCs w:val="24"/>
            <w:lang w:val="en-GB"/>
          </w:rPr>
          <w:t xml:space="preserve"> can be made</w:t>
        </w:r>
      </w:ins>
      <w:r w:rsidRPr="009B2859">
        <w:rPr>
          <w:rFonts w:ascii="Times New Roman" w:eastAsia="Times New Roman" w:hAnsi="Times New Roman" w:cs="Times New Roman"/>
          <w:sz w:val="24"/>
          <w:szCs w:val="24"/>
          <w:lang w:val="en-GB"/>
        </w:rPr>
        <w:t xml:space="preserve"> (</w:t>
      </w:r>
      <w:proofErr w:type="spellStart"/>
      <w:r w:rsidRPr="009B2859">
        <w:rPr>
          <w:rFonts w:ascii="Times New Roman" w:eastAsia="Times New Roman" w:hAnsi="Times New Roman" w:cs="Times New Roman"/>
          <w:sz w:val="24"/>
          <w:szCs w:val="24"/>
          <w:lang w:val="en-GB"/>
        </w:rPr>
        <w:t>Dietze</w:t>
      </w:r>
      <w:proofErr w:type="spellEnd"/>
      <w:r w:rsidRPr="009B2859">
        <w:rPr>
          <w:rFonts w:ascii="Times New Roman" w:eastAsia="Times New Roman" w:hAnsi="Times New Roman" w:cs="Times New Roman"/>
          <w:sz w:val="24"/>
          <w:szCs w:val="24"/>
          <w:lang w:val="en-GB"/>
        </w:rPr>
        <w:t xml:space="preserve"> 2017</w:t>
      </w:r>
      <w:r w:rsidRPr="009B2859">
        <w:rPr>
          <w:rFonts w:ascii="Times New Roman" w:eastAsia="Times New Roman" w:hAnsi="Times New Roman" w:cs="Times New Roman"/>
          <w:i/>
          <w:iCs/>
          <w:sz w:val="24"/>
          <w:szCs w:val="24"/>
          <w:lang w:val="en-GB"/>
        </w:rPr>
        <w:t>b</w:t>
      </w:r>
      <w:r w:rsidRPr="009B2859">
        <w:rPr>
          <w:rFonts w:ascii="Times New Roman" w:eastAsia="Times New Roman" w:hAnsi="Times New Roman" w:cs="Times New Roman"/>
          <w:sz w:val="24"/>
          <w:szCs w:val="24"/>
          <w:lang w:val="en-GB"/>
        </w:rPr>
        <w:t>, Petchey et al. 201</w:t>
      </w:r>
      <w:r>
        <w:rPr>
          <w:rFonts w:ascii="Times New Roman" w:eastAsia="Times New Roman" w:hAnsi="Times New Roman" w:cs="Times New Roman"/>
          <w:sz w:val="24"/>
          <w:szCs w:val="24"/>
          <w:lang w:val="en-GB"/>
        </w:rPr>
        <w:t>5</w:t>
      </w:r>
      <w:r w:rsidRPr="009B2859">
        <w:rPr>
          <w:rFonts w:ascii="Times New Roman" w:eastAsia="Times New Roman" w:hAnsi="Times New Roman" w:cs="Times New Roman"/>
          <w:sz w:val="24"/>
          <w:szCs w:val="24"/>
          <w:lang w:val="en-GB"/>
        </w:rPr>
        <w:t>), and may be particularly useful for developing a forecasting workflow for biogeochemical processes that still rely on manual data collection, like CH</w:t>
      </w:r>
      <w:r w:rsidRPr="009B2859">
        <w:rPr>
          <w:rFonts w:ascii="Times New Roman" w:eastAsia="Times New Roman" w:hAnsi="Times New Roman" w:cs="Times New Roman"/>
          <w:sz w:val="24"/>
          <w:szCs w:val="24"/>
          <w:vertAlign w:val="subscript"/>
          <w:lang w:val="en-GB"/>
        </w:rPr>
        <w:t>4</w:t>
      </w:r>
      <w:r w:rsidRPr="009B2859">
        <w:rPr>
          <w:rFonts w:ascii="Times New Roman" w:eastAsia="Times New Roman" w:hAnsi="Times New Roman" w:cs="Times New Roman"/>
          <w:sz w:val="24"/>
          <w:szCs w:val="24"/>
          <w:lang w:val="en-GB"/>
        </w:rPr>
        <w:t xml:space="preserve"> ebullition</w:t>
      </w:r>
      <w:ins w:id="350" w:author="Cayelan C. Carey" w:date="2020-11-06T15:18:00Z">
        <w:r w:rsidR="00B73044">
          <w:rPr>
            <w:rFonts w:ascii="Times New Roman" w:eastAsia="Times New Roman" w:hAnsi="Times New Roman" w:cs="Times New Roman"/>
            <w:sz w:val="24"/>
            <w:szCs w:val="24"/>
            <w:lang w:val="en-GB"/>
          </w:rPr>
          <w:t xml:space="preserve"> (Carey et al. Inland Waters paper)</w:t>
        </w:r>
      </w:ins>
      <w:r w:rsidRPr="009B2859">
        <w:rPr>
          <w:rFonts w:ascii="Times New Roman" w:eastAsia="Times New Roman" w:hAnsi="Times New Roman" w:cs="Times New Roman"/>
          <w:sz w:val="24"/>
          <w:szCs w:val="24"/>
          <w:lang w:val="en-GB"/>
        </w:rPr>
        <w:t xml:space="preserve">.  </w:t>
      </w:r>
    </w:p>
    <w:p w14:paraId="34CC6595" w14:textId="77777777" w:rsidR="00B73044" w:rsidRDefault="00D512D8" w:rsidP="00D512D8">
      <w:pPr>
        <w:spacing w:after="0" w:line="480" w:lineRule="auto"/>
        <w:ind w:firstLine="720"/>
        <w:rPr>
          <w:ins w:id="351" w:author="Cayelan C. Carey" w:date="2020-11-06T15:19:00Z"/>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We used a One-At-a-Time Sensitivity (OATS) analysis to determine the relative contribution of the </w:t>
      </w:r>
      <w:del w:id="352" w:author="McClure, Ryan" w:date="2020-10-26T15:10:00Z">
        <w:r w:rsidDel="00532EFA">
          <w:rPr>
            <w:rFonts w:ascii="Times New Roman" w:eastAsia="Times New Roman" w:hAnsi="Times New Roman" w:cs="Times New Roman"/>
            <w:sz w:val="24"/>
            <w:szCs w:val="24"/>
          </w:rPr>
          <w:delText>three</w:delText>
        </w:r>
        <w:r w:rsidRPr="009B2859" w:rsidDel="00532EFA">
          <w:rPr>
            <w:rFonts w:ascii="Times New Roman" w:eastAsia="Times New Roman" w:hAnsi="Times New Roman" w:cs="Times New Roman"/>
            <w:sz w:val="24"/>
            <w:szCs w:val="24"/>
          </w:rPr>
          <w:delText xml:space="preserve"> </w:delText>
        </w:r>
      </w:del>
      <w:ins w:id="353" w:author="McClure, Ryan" w:date="2020-10-26T15:10:00Z">
        <w:r w:rsidR="00532EFA">
          <w:rPr>
            <w:rFonts w:ascii="Times New Roman" w:eastAsia="Times New Roman" w:hAnsi="Times New Roman" w:cs="Times New Roman"/>
            <w:sz w:val="24"/>
            <w:szCs w:val="24"/>
          </w:rPr>
          <w:t>four</w:t>
        </w:r>
        <w:r w:rsidR="00532EFA"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uncertainty sources to total uncertainty during each forecast cycle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2).</w:t>
      </w:r>
      <w:ins w:id="354" w:author="Cayelan C. Carey" w:date="2020-11-06T15:18:00Z">
        <w:r w:rsidR="00B73044">
          <w:rPr>
            <w:rFonts w:ascii="Times New Roman" w:eastAsia="Times New Roman" w:hAnsi="Times New Roman" w:cs="Times New Roman"/>
            <w:sz w:val="24"/>
            <w:szCs w:val="24"/>
          </w:rPr>
          <w:t xml:space="preserve"> </w:t>
        </w:r>
      </w:ins>
      <w:del w:id="355" w:author="Cayelan C. Carey" w:date="2020-11-06T15:18:00Z">
        <w:r w:rsidRPr="009B2859" w:rsidDel="00B73044">
          <w:rPr>
            <w:rFonts w:ascii="Times New Roman" w:eastAsia="Times New Roman" w:hAnsi="Times New Roman" w:cs="Times New Roman"/>
            <w:sz w:val="24"/>
            <w:szCs w:val="24"/>
          </w:rPr>
          <w:delText xml:space="preserve"> </w:delText>
        </w:r>
      </w:del>
      <w:r w:rsidRPr="009B2859">
        <w:rPr>
          <w:rFonts w:ascii="Times New Roman" w:eastAsia="Times New Roman" w:hAnsi="Times New Roman" w:cs="Times New Roman"/>
          <w:sz w:val="24"/>
          <w:szCs w:val="24"/>
        </w:rPr>
        <w:t xml:space="preserve">An OATS analysis holds all sources of uncertainty at their mean except for one, and then numerically evaluates the sensitivity of </w:t>
      </w:r>
      <w:r>
        <w:rPr>
          <w:rFonts w:ascii="Times New Roman" w:eastAsia="Times New Roman" w:hAnsi="Times New Roman" w:cs="Times New Roman"/>
          <w:sz w:val="24"/>
          <w:szCs w:val="24"/>
        </w:rPr>
        <w:t>the forecast</w:t>
      </w:r>
      <w:r w:rsidRPr="009B2859">
        <w:rPr>
          <w:rFonts w:ascii="Times New Roman" w:eastAsia="Times New Roman" w:hAnsi="Times New Roman" w:cs="Times New Roman"/>
          <w:sz w:val="24"/>
          <w:szCs w:val="24"/>
        </w:rPr>
        <w:t xml:space="preserve"> to that specific source of uncertainty (</w:t>
      </w:r>
      <w:proofErr w:type="spellStart"/>
      <w:r w:rsidRPr="009B2859">
        <w:rPr>
          <w:rFonts w:ascii="Times New Roman" w:eastAsia="Times New Roman" w:hAnsi="Times New Roman" w:cs="Times New Roman"/>
          <w:sz w:val="24"/>
          <w:szCs w:val="24"/>
        </w:rPr>
        <w:t>Dietze</w:t>
      </w:r>
      <w:proofErr w:type="spellEnd"/>
      <w:r w:rsidRPr="009B2859">
        <w:rPr>
          <w:rFonts w:ascii="Times New Roman" w:eastAsia="Times New Roman" w:hAnsi="Times New Roman" w:cs="Times New Roman"/>
          <w:sz w:val="24"/>
          <w:szCs w:val="24"/>
        </w:rPr>
        <w:t xml:space="preserve"> 2017</w:t>
      </w:r>
      <w:r w:rsidRPr="009B2859">
        <w:rPr>
          <w:rFonts w:ascii="Times New Roman" w:eastAsia="Times New Roman" w:hAnsi="Times New Roman" w:cs="Times New Roman"/>
          <w:i/>
          <w:iCs/>
          <w:sz w:val="24"/>
          <w:szCs w:val="24"/>
        </w:rPr>
        <w:t>a</w:t>
      </w:r>
      <w:r w:rsidRPr="009B2859">
        <w:rPr>
          <w:rFonts w:ascii="Times New Roman" w:eastAsia="Times New Roman" w:hAnsi="Times New Roman" w:cs="Times New Roman"/>
          <w:sz w:val="24"/>
          <w:szCs w:val="24"/>
        </w:rPr>
        <w:t>). First, we quantified the total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 variance for all 210 forecast ensembles using the </w:t>
      </w:r>
      <w:proofErr w:type="gramStart"/>
      <w:r w:rsidRPr="009B2859">
        <w:rPr>
          <w:rFonts w:ascii="Times New Roman" w:eastAsia="Times New Roman" w:hAnsi="Times New Roman" w:cs="Times New Roman"/>
          <w:sz w:val="24"/>
          <w:szCs w:val="24"/>
        </w:rPr>
        <w:t>var(</w:t>
      </w:r>
      <w:proofErr w:type="gramEnd"/>
      <w:r w:rsidRPr="009B2859">
        <w:rPr>
          <w:rFonts w:ascii="Times New Roman" w:eastAsia="Times New Roman" w:hAnsi="Times New Roman" w:cs="Times New Roman"/>
          <w:sz w:val="24"/>
          <w:szCs w:val="24"/>
        </w:rPr>
        <w:t xml:space="preserve">) function in the </w:t>
      </w:r>
      <w:r w:rsidRPr="009B2859">
        <w:rPr>
          <w:rFonts w:ascii="Times New Roman" w:eastAsia="Times New Roman" w:hAnsi="Times New Roman" w:cs="Times New Roman"/>
          <w:sz w:val="24"/>
          <w:szCs w:val="24"/>
          <w:lang w:val="en-GB"/>
        </w:rPr>
        <w:t>R statistical environment</w:t>
      </w:r>
      <w:r w:rsidRPr="009B2859">
        <w:rPr>
          <w:rFonts w:ascii="Times New Roman" w:eastAsia="Times New Roman" w:hAnsi="Times New Roman" w:cs="Times New Roman"/>
          <w:sz w:val="24"/>
          <w:szCs w:val="24"/>
        </w:rPr>
        <w:t xml:space="preserve"> R (R Core Development Team, 2020). </w:t>
      </w:r>
    </w:p>
    <w:p w14:paraId="2061E185" w14:textId="77777777" w:rsidR="00B73044" w:rsidRDefault="00D512D8" w:rsidP="00B73044">
      <w:pPr>
        <w:spacing w:after="0" w:line="480" w:lineRule="auto"/>
        <w:ind w:firstLine="720"/>
        <w:rPr>
          <w:ins w:id="356" w:author="Cayelan C. Carey" w:date="2020-11-06T15:19:00Z"/>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Next, we quantified the relative contribution of parameters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w:t>
      </w:r>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 xml:space="preserve">5,  </m:t>
            </m:r>
          </m:sub>
        </m:sSub>
        <m:r>
          <w:rPr>
            <w:rFonts w:ascii="Cambria Math" w:eastAsia="Times New Roman" w:hAnsi="Cambria Math" w:cs="Times New Roman"/>
            <w:sz w:val="24"/>
            <w:szCs w:val="24"/>
          </w:rPr>
          <m:t xml:space="preserve"> </m:t>
        </m:r>
      </m:oMath>
      <w:r>
        <w:rPr>
          <w:rFonts w:ascii="Times New Roman" w:eastAsia="Times New Roman" w:hAnsi="Times New Roman" w:cs="Times New Roman"/>
          <w:sz w:val="24"/>
          <w:szCs w:val="24"/>
        </w:rPr>
        <w:t>in Eqn. 2),</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model </w:t>
      </w:r>
      <w:r w:rsidRPr="009B2859">
        <w:rPr>
          <w:rFonts w:ascii="Times New Roman" w:eastAsia="Times New Roman" w:hAnsi="Times New Roman" w:cs="Times New Roman"/>
          <w:sz w:val="24"/>
          <w:szCs w:val="24"/>
        </w:rPr>
        <w:t>process (</w:t>
      </w:r>
      <m:oMath>
        <m:r>
          <w:rPr>
            <w:rFonts w:ascii="Cambria Math" w:eastAsia="Times New Roman" w:hAnsi="Cambria Math" w:cs="Times New Roman"/>
            <w:sz w:val="24"/>
            <w:szCs w:val="24"/>
            <w:lang w:val="en-GB"/>
          </w:rPr>
          <m:t>ɛ</m:t>
        </m:r>
      </m:oMath>
      <w:r>
        <w:rPr>
          <w:rFonts w:ascii="Times New Roman" w:eastAsia="Times New Roman" w:hAnsi="Times New Roman" w:cs="Times New Roman"/>
          <w:sz w:val="24"/>
          <w:szCs w:val="24"/>
        </w:rPr>
        <w:t xml:space="preserve"> in </w:t>
      </w:r>
      <w:r w:rsidRPr="009B2859">
        <w:rPr>
          <w:rFonts w:ascii="Times New Roman" w:eastAsia="Times New Roman" w:hAnsi="Times New Roman" w:cs="Times New Roman"/>
          <w:sz w:val="24"/>
          <w:szCs w:val="24"/>
        </w:rPr>
        <w:t>Eqn. 2)</w:t>
      </w:r>
      <w:r>
        <w:rPr>
          <w:rFonts w:ascii="Times New Roman" w:eastAsia="Times New Roman" w:hAnsi="Times New Roman" w:cs="Times New Roman"/>
          <w:sz w:val="24"/>
          <w:szCs w:val="24"/>
        </w:rPr>
        <w:t>,</w:t>
      </w:r>
      <w:r w:rsidRPr="009B2859">
        <w:rPr>
          <w:rFonts w:ascii="Times New Roman" w:eastAsia="Times New Roman" w:hAnsi="Times New Roman" w:cs="Times New Roman"/>
          <w:sz w:val="24"/>
          <w:szCs w:val="24"/>
        </w:rPr>
        <w:t xml:space="preserve"> </w:t>
      </w:r>
      <w:del w:id="357" w:author="McClure, Ryan" w:date="2020-10-26T10:27:00Z">
        <w:r w:rsidRPr="009B2859" w:rsidDel="00712A60">
          <w:rPr>
            <w:rFonts w:ascii="Times New Roman" w:eastAsia="Times New Roman" w:hAnsi="Times New Roman" w:cs="Times New Roman"/>
            <w:sz w:val="24"/>
            <w:szCs w:val="24"/>
          </w:rPr>
          <w:delText xml:space="preserve">and </w:delText>
        </w:r>
      </w:del>
      <w:r w:rsidRPr="009B2859">
        <w:rPr>
          <w:rFonts w:ascii="Times New Roman" w:eastAsia="Times New Roman" w:hAnsi="Times New Roman" w:cs="Times New Roman"/>
          <w:sz w:val="24"/>
          <w:szCs w:val="24"/>
        </w:rPr>
        <w:t xml:space="preserve">driver </w:t>
      </w:r>
      <w:r>
        <w:rPr>
          <w:rFonts w:ascii="Times New Roman" w:eastAsia="Times New Roman" w:hAnsi="Times New Roman" w:cs="Times New Roman"/>
          <w:sz w:val="24"/>
          <w:szCs w:val="24"/>
        </w:rPr>
        <w:t xml:space="preserve">data </w:t>
      </w:r>
      <w:del w:id="358" w:author="McClure, Ryan" w:date="2020-10-26T10:27:00Z">
        <w:r w:rsidRPr="009B2859" w:rsidDel="00712A60">
          <w:rPr>
            <w:rFonts w:ascii="Times New Roman" w:eastAsia="Times New Roman" w:hAnsi="Times New Roman" w:cs="Times New Roman"/>
            <w:sz w:val="24"/>
            <w:szCs w:val="24"/>
          </w:rPr>
          <w:delText xml:space="preserve">uncertainty </w:delText>
        </w:r>
      </w:del>
      <w:r w:rsidRPr="009B2859">
        <w:rPr>
          <w:rFonts w:ascii="Times New Roman" w:eastAsia="Times New Roman" w:hAnsi="Times New Roman" w:cs="Times New Roman"/>
          <w:sz w:val="24"/>
          <w:szCs w:val="24"/>
        </w:rPr>
        <w:t>(</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w:t>
      </w:r>
      <w:ins w:id="359" w:author="McClure, Ryan" w:date="2020-10-26T10:27:00Z">
        <w:r w:rsidR="00712A60">
          <w:rPr>
            <w:rFonts w:ascii="Times New Roman" w:eastAsia="Times New Roman" w:hAnsi="Times New Roman" w:cs="Times New Roman"/>
            <w:sz w:val="24"/>
            <w:szCs w:val="24"/>
          </w:rPr>
          <w:t>, and initial condition</w:t>
        </w:r>
      </w:ins>
      <w:ins w:id="360" w:author="McClure, Ryan" w:date="2020-11-05T11:48:00Z">
        <w:r w:rsidR="00B778D3">
          <w:rPr>
            <w:rFonts w:ascii="Times New Roman" w:eastAsia="Times New Roman" w:hAnsi="Times New Roman" w:cs="Times New Roman"/>
            <w:sz w:val="24"/>
            <w:szCs w:val="24"/>
          </w:rPr>
          <w:t>s</w:t>
        </w:r>
      </w:ins>
      <w:ins w:id="361" w:author="McClure, Ryan" w:date="2020-10-26T10:27:00Z">
        <w:r w:rsidR="00712A60">
          <w:rPr>
            <w:rFonts w:ascii="Times New Roman" w:eastAsia="Times New Roman" w:hAnsi="Times New Roman" w:cs="Times New Roman"/>
            <w:sz w:val="24"/>
            <w:szCs w:val="24"/>
          </w:rPr>
          <w:t xml:space="preserve"> (</w:t>
        </w:r>
      </w:ins>
      <m:oMath>
        <m:sSub>
          <m:sSubPr>
            <m:ctrlPr>
              <w:ins w:id="362" w:author="McClure, Ryan" w:date="2020-10-26T10:31:00Z">
                <w:rPr>
                  <w:rFonts w:ascii="Cambria Math" w:eastAsia="Times New Roman" w:hAnsi="Cambria Math" w:cs="Times New Roman"/>
                  <w:i/>
                  <w:sz w:val="24"/>
                  <w:szCs w:val="24"/>
                </w:rPr>
              </w:ins>
            </m:ctrlPr>
          </m:sSubPr>
          <m:e>
            <m:r>
              <w:ins w:id="363" w:author="McClure, Ryan" w:date="2020-10-26T10:31:00Z">
                <w:rPr>
                  <w:rFonts w:ascii="Cambria Math" w:eastAsia="Times New Roman" w:hAnsi="Cambria Math" w:cs="Times New Roman"/>
                  <w:sz w:val="24"/>
                  <w:szCs w:val="24"/>
                </w:rPr>
                <m:t>E</m:t>
              </w:ins>
            </m:r>
          </m:e>
          <m:sub>
            <m:r>
              <w:ins w:id="364" w:author="McClure, Ryan" w:date="2020-10-26T10:31:00Z">
                <w:rPr>
                  <w:rFonts w:ascii="Cambria Math" w:eastAsia="Times New Roman" w:hAnsi="Cambria Math" w:cs="Times New Roman"/>
                  <w:sz w:val="24"/>
                  <w:szCs w:val="24"/>
                </w:rPr>
                <m:t>t</m:t>
              </w:ins>
            </m:r>
          </m:sub>
        </m:sSub>
      </m:oMath>
      <w:ins w:id="365" w:author="McClure, Ryan" w:date="2020-10-26T10:27:00Z">
        <w:r w:rsidR="00712A60">
          <w:rPr>
            <w:rFonts w:ascii="Times New Roman" w:eastAsia="Times New Roman" w:hAnsi="Times New Roman" w:cs="Times New Roman"/>
            <w:sz w:val="24"/>
            <w:szCs w:val="24"/>
          </w:rPr>
          <w:t xml:space="preserve">) </w:t>
        </w:r>
      </w:ins>
      <w:ins w:id="366" w:author="McClure, Ryan" w:date="2020-10-26T10:31:00Z">
        <w:r w:rsidR="000D6BDE">
          <w:rPr>
            <w:rFonts w:ascii="Times New Roman" w:eastAsia="Times New Roman" w:hAnsi="Times New Roman" w:cs="Times New Roman"/>
            <w:sz w:val="24"/>
            <w:szCs w:val="24"/>
          </w:rPr>
          <w:t>uncertainty</w:t>
        </w:r>
      </w:ins>
      <w:r w:rsidRPr="009B2859">
        <w:rPr>
          <w:rFonts w:ascii="Times New Roman" w:eastAsia="Times New Roman" w:hAnsi="Times New Roman" w:cs="Times New Roman"/>
          <w:sz w:val="24"/>
          <w:szCs w:val="24"/>
        </w:rPr>
        <w:t xml:space="preserve"> to the total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 uncertainty.</w:t>
      </w:r>
      <w:del w:id="367" w:author="McClure, Ryan" w:date="2020-10-26T10:31:00Z">
        <w:r w:rsidRPr="009B2859" w:rsidDel="000D6BDE">
          <w:rPr>
            <w:rFonts w:ascii="Times New Roman" w:eastAsia="Times New Roman" w:hAnsi="Times New Roman" w:cs="Times New Roman"/>
            <w:sz w:val="24"/>
            <w:szCs w:val="24"/>
          </w:rPr>
          <w:delText xml:space="preserve"> We excluded the relative contribution of initial condition</w:delText>
        </w:r>
        <w:r w:rsidDel="000D6BDE">
          <w:rPr>
            <w:rFonts w:ascii="Times New Roman" w:eastAsia="Times New Roman" w:hAnsi="Times New Roman" w:cs="Times New Roman"/>
            <w:sz w:val="24"/>
            <w:szCs w:val="24"/>
          </w:rPr>
          <w:delText>s</w:delText>
        </w:r>
        <w:r w:rsidRPr="009B2859" w:rsidDel="000D6BDE">
          <w:rPr>
            <w:rFonts w:ascii="Times New Roman" w:eastAsia="Times New Roman" w:hAnsi="Times New Roman" w:cs="Times New Roman"/>
            <w:sz w:val="24"/>
            <w:szCs w:val="24"/>
          </w:rPr>
          <w:delText xml:space="preserve"> uncertainty from our evaluations </w:delText>
        </w:r>
        <w:r w:rsidDel="000D6BDE">
          <w:rPr>
            <w:rFonts w:ascii="Times New Roman" w:eastAsia="Times New Roman" w:hAnsi="Times New Roman" w:cs="Times New Roman"/>
            <w:sz w:val="24"/>
            <w:szCs w:val="24"/>
          </w:rPr>
          <w:delText>because the AR term in the model</w:delText>
        </w:r>
        <w:r w:rsidRPr="009B2859" w:rsidDel="000D6BDE">
          <w:rPr>
            <w:rFonts w:ascii="Times New Roman" w:eastAsia="Times New Roman" w:hAnsi="Times New Roman" w:cs="Times New Roman"/>
            <w:sz w:val="24"/>
            <w:szCs w:val="24"/>
          </w:rPr>
          <w:delText xml:space="preserve"> </w:delText>
        </w:r>
        <w:r w:rsidDel="000D6BDE">
          <w:rPr>
            <w:rFonts w:ascii="Times New Roman" w:eastAsia="Times New Roman" w:hAnsi="Times New Roman" w:cs="Times New Roman"/>
            <w:sz w:val="24"/>
            <w:szCs w:val="24"/>
          </w:rPr>
          <w:delText>(</w:delText>
        </w:r>
      </w:del>
      <m:oMath>
        <m:sSub>
          <m:sSubPr>
            <m:ctrlPr>
              <w:del w:id="368" w:author="McClure, Ryan" w:date="2020-10-26T10:31:00Z">
                <w:rPr>
                  <w:rFonts w:ascii="Cambria Math" w:eastAsia="Times New Roman" w:hAnsi="Cambria Math" w:cs="Times New Roman"/>
                  <w:i/>
                  <w:sz w:val="24"/>
                  <w:szCs w:val="24"/>
                </w:rPr>
              </w:del>
            </m:ctrlPr>
          </m:sSubPr>
          <m:e>
            <m:r>
              <w:del w:id="369" w:author="McClure, Ryan" w:date="2020-10-26T10:31:00Z">
                <w:rPr>
                  <w:rFonts w:ascii="Cambria Math" w:eastAsia="Times New Roman" w:hAnsi="Cambria Math" w:cs="Times New Roman"/>
                  <w:sz w:val="24"/>
                  <w:szCs w:val="24"/>
                </w:rPr>
                <m:t>E</m:t>
              </w:del>
            </m:r>
          </m:e>
          <m:sub>
            <m:r>
              <w:del w:id="370" w:author="McClure, Ryan" w:date="2020-10-26T10:31:00Z">
                <w:rPr>
                  <w:rFonts w:ascii="Cambria Math" w:eastAsia="Times New Roman" w:hAnsi="Cambria Math" w:cs="Times New Roman"/>
                  <w:sz w:val="24"/>
                  <w:szCs w:val="24"/>
                </w:rPr>
                <m:t>t</m:t>
              </w:del>
            </m:r>
          </m:sub>
        </m:sSub>
      </m:oMath>
      <w:del w:id="371" w:author="McClure, Ryan" w:date="2020-10-26T10:31:00Z">
        <w:r w:rsidRPr="009B2859" w:rsidDel="000D6BDE">
          <w:rPr>
            <w:rFonts w:ascii="Times New Roman" w:eastAsia="Times New Roman" w:hAnsi="Times New Roman" w:cs="Times New Roman"/>
            <w:sz w:val="24"/>
            <w:szCs w:val="24"/>
          </w:rPr>
          <w:delText xml:space="preserve"> in Eqn. 2</w:delText>
        </w:r>
        <w:r w:rsidDel="000D6BDE">
          <w:rPr>
            <w:rFonts w:ascii="Times New Roman" w:eastAsia="Times New Roman" w:hAnsi="Times New Roman" w:cs="Times New Roman"/>
            <w:sz w:val="24"/>
            <w:szCs w:val="24"/>
          </w:rPr>
          <w:delText>)</w:delText>
        </w:r>
        <w:r w:rsidRPr="009B2859" w:rsidDel="000D6BDE">
          <w:rPr>
            <w:rFonts w:ascii="Times New Roman" w:eastAsia="Times New Roman" w:hAnsi="Times New Roman" w:cs="Times New Roman"/>
            <w:sz w:val="24"/>
            <w:szCs w:val="24"/>
          </w:rPr>
          <w:delText xml:space="preserve"> was included in </w:delText>
        </w:r>
        <w:r w:rsidDel="000D6BDE">
          <w:rPr>
            <w:rFonts w:ascii="Times New Roman" w:eastAsia="Times New Roman" w:hAnsi="Times New Roman" w:cs="Times New Roman"/>
            <w:sz w:val="24"/>
            <w:szCs w:val="24"/>
          </w:rPr>
          <w:delText xml:space="preserve">the model </w:delText>
        </w:r>
        <w:r w:rsidRPr="009B2859" w:rsidDel="000D6BDE">
          <w:rPr>
            <w:rFonts w:ascii="Times New Roman" w:eastAsia="Times New Roman" w:hAnsi="Times New Roman" w:cs="Times New Roman"/>
            <w:sz w:val="24"/>
            <w:szCs w:val="24"/>
          </w:rPr>
          <w:delText>process uncertainty.</w:delText>
        </w:r>
      </w:del>
      <w:r w:rsidRPr="009B2859">
        <w:rPr>
          <w:rFonts w:ascii="Times New Roman" w:eastAsia="Times New Roman" w:hAnsi="Times New Roman" w:cs="Times New Roman"/>
          <w:sz w:val="24"/>
          <w:szCs w:val="24"/>
        </w:rPr>
        <w:t xml:space="preserve"> </w:t>
      </w:r>
      <w:ins w:id="372" w:author="Cayelan C. Carey" w:date="2020-11-06T15:19:00Z">
        <w:r w:rsidR="00B73044">
          <w:rPr>
            <w:rFonts w:ascii="Times New Roman" w:eastAsia="Times New Roman" w:hAnsi="Times New Roman" w:cs="Times New Roman"/>
            <w:sz w:val="24"/>
            <w:szCs w:val="24"/>
          </w:rPr>
          <w:t>To account for initial conditions uncertainty</w:t>
        </w:r>
        <w:r w:rsidR="00B73044" w:rsidRPr="009B2859">
          <w:rPr>
            <w:rFonts w:ascii="Times New Roman" w:eastAsia="Times New Roman" w:hAnsi="Times New Roman" w:cs="Times New Roman"/>
            <w:sz w:val="24"/>
            <w:szCs w:val="24"/>
          </w:rPr>
          <w:t xml:space="preserve">, the </w:t>
        </w:r>
        <w:r w:rsidR="00B73044">
          <w:rPr>
            <w:rFonts w:ascii="Times New Roman" w:eastAsia="Times New Roman" w:hAnsi="Times New Roman" w:cs="Times New Roman"/>
            <w:sz w:val="24"/>
            <w:szCs w:val="24"/>
          </w:rPr>
          <w:t>standard error of the mean</w:t>
        </w:r>
        <w:r w:rsidR="00B73044" w:rsidRPr="009B2859">
          <w:rPr>
            <w:rFonts w:ascii="Times New Roman" w:eastAsia="Times New Roman" w:hAnsi="Times New Roman" w:cs="Times New Roman"/>
            <w:sz w:val="24"/>
            <w:szCs w:val="24"/>
          </w:rPr>
          <w:t xml:space="preserve"> CH</w:t>
        </w:r>
        <w:r w:rsidR="00B73044" w:rsidRPr="009B2859">
          <w:rPr>
            <w:rFonts w:ascii="Times New Roman" w:eastAsia="Times New Roman" w:hAnsi="Times New Roman" w:cs="Times New Roman"/>
            <w:sz w:val="24"/>
            <w:szCs w:val="24"/>
            <w:vertAlign w:val="subscript"/>
          </w:rPr>
          <w:t>4</w:t>
        </w:r>
        <w:r w:rsidR="00B73044" w:rsidRPr="009B2859">
          <w:rPr>
            <w:rFonts w:ascii="Times New Roman" w:eastAsia="Times New Roman" w:hAnsi="Times New Roman" w:cs="Times New Roman"/>
            <w:sz w:val="24"/>
            <w:szCs w:val="24"/>
          </w:rPr>
          <w:t xml:space="preserve"> ebullition rates among all four ebullition traps (</w:t>
        </w:r>
      </w:ins>
      <m:oMath>
        <m:sSub>
          <m:sSubPr>
            <m:ctrlPr>
              <w:ins w:id="373" w:author="Cayelan C. Carey" w:date="2020-11-06T15:19:00Z">
                <w:rPr>
                  <w:rFonts w:ascii="Cambria Math" w:eastAsia="Times New Roman" w:hAnsi="Cambria Math" w:cs="Times New Roman"/>
                  <w:i/>
                  <w:sz w:val="24"/>
                  <w:szCs w:val="24"/>
                </w:rPr>
              </w:ins>
            </m:ctrlPr>
          </m:sSubPr>
          <m:e>
            <m:r>
              <w:ins w:id="374" w:author="Cayelan C. Carey" w:date="2020-11-06T15:19:00Z">
                <w:rPr>
                  <w:rFonts w:ascii="Cambria Math" w:eastAsia="Times New Roman" w:hAnsi="Cambria Math" w:cs="Times New Roman"/>
                  <w:sz w:val="24"/>
                  <w:szCs w:val="24"/>
                </w:rPr>
                <m:t>E</m:t>
              </w:ins>
            </m:r>
          </m:e>
          <m:sub>
            <m:r>
              <w:ins w:id="375" w:author="Cayelan C. Carey" w:date="2020-11-06T15:19:00Z">
                <w:rPr>
                  <w:rFonts w:ascii="Cambria Math" w:eastAsia="Times New Roman" w:hAnsi="Cambria Math" w:cs="Times New Roman"/>
                  <w:sz w:val="24"/>
                  <w:szCs w:val="24"/>
                </w:rPr>
                <m:t>t</m:t>
              </w:ins>
            </m:r>
          </m:sub>
        </m:sSub>
      </m:oMath>
      <w:ins w:id="376" w:author="Cayelan C. Carey" w:date="2020-11-06T15:19:00Z">
        <w:r w:rsidR="00B73044">
          <w:rPr>
            <w:rFonts w:ascii="Times New Roman" w:eastAsia="Times New Roman" w:hAnsi="Times New Roman" w:cs="Times New Roman"/>
            <w:sz w:val="24"/>
            <w:szCs w:val="24"/>
          </w:rPr>
          <w:t>)</w:t>
        </w:r>
        <w:r w:rsidR="00B73044" w:rsidRPr="009B2859">
          <w:rPr>
            <w:rFonts w:ascii="Times New Roman" w:eastAsia="Times New Roman" w:hAnsi="Times New Roman" w:cs="Times New Roman"/>
            <w:sz w:val="24"/>
            <w:szCs w:val="24"/>
          </w:rPr>
          <w:t xml:space="preserve"> </w:t>
        </w:r>
        <w:r w:rsidR="00B73044">
          <w:rPr>
            <w:rFonts w:ascii="Times New Roman" w:eastAsia="Times New Roman" w:hAnsi="Times New Roman" w:cs="Times New Roman"/>
            <w:sz w:val="24"/>
            <w:szCs w:val="24"/>
          </w:rPr>
          <w:t>was</w:t>
        </w:r>
        <w:r w:rsidR="00B73044" w:rsidRPr="009B2859">
          <w:rPr>
            <w:rFonts w:ascii="Times New Roman" w:eastAsia="Times New Roman" w:hAnsi="Times New Roman" w:cs="Times New Roman"/>
            <w:sz w:val="24"/>
            <w:szCs w:val="24"/>
          </w:rPr>
          <w:t xml:space="preserve"> used as initial conditions for the forecast, with uncertainty represented by a set of 210 random draws from a normal distribution </w:t>
        </w:r>
        <w:r w:rsidR="00B73044">
          <w:rPr>
            <w:rFonts w:ascii="Times New Roman" w:eastAsia="Times New Roman" w:hAnsi="Times New Roman" w:cs="Times New Roman"/>
            <w:sz w:val="24"/>
            <w:szCs w:val="24"/>
          </w:rPr>
          <w:t>which had</w:t>
        </w:r>
        <w:r w:rsidR="00B73044" w:rsidRPr="009B2859">
          <w:rPr>
            <w:rFonts w:ascii="Times New Roman" w:eastAsia="Times New Roman" w:hAnsi="Times New Roman" w:cs="Times New Roman"/>
            <w:sz w:val="24"/>
            <w:szCs w:val="24"/>
          </w:rPr>
          <w:t xml:space="preserve"> </w:t>
        </w:r>
        <w:r w:rsidR="00B73044">
          <w:rPr>
            <w:rFonts w:ascii="Times New Roman" w:eastAsia="Times New Roman" w:hAnsi="Times New Roman" w:cs="Times New Roman"/>
            <w:sz w:val="24"/>
            <w:szCs w:val="24"/>
          </w:rPr>
          <w:t xml:space="preserve">a </w:t>
        </w:r>
        <w:r w:rsidR="00B73044" w:rsidRPr="009B2859">
          <w:rPr>
            <w:rFonts w:ascii="Times New Roman" w:eastAsia="Times New Roman" w:hAnsi="Times New Roman" w:cs="Times New Roman"/>
            <w:sz w:val="24"/>
            <w:szCs w:val="24"/>
          </w:rPr>
          <w:t xml:space="preserve">mean equal </w:t>
        </w:r>
        <w:r w:rsidR="00B73044">
          <w:rPr>
            <w:rFonts w:ascii="Times New Roman" w:eastAsia="Times New Roman" w:hAnsi="Times New Roman" w:cs="Times New Roman"/>
            <w:sz w:val="24"/>
            <w:szCs w:val="24"/>
          </w:rPr>
          <w:t xml:space="preserve">to the most recent </w:t>
        </w:r>
        <w:r w:rsidR="00B73044" w:rsidRPr="009B2859">
          <w:rPr>
            <w:rFonts w:ascii="Times New Roman" w:eastAsia="Times New Roman" w:hAnsi="Times New Roman" w:cs="Times New Roman"/>
            <w:sz w:val="24"/>
            <w:szCs w:val="24"/>
          </w:rPr>
          <w:t>observation</w:t>
        </w:r>
        <w:r w:rsidR="00B73044">
          <w:rPr>
            <w:rFonts w:ascii="Times New Roman" w:eastAsia="Times New Roman" w:hAnsi="Times New Roman" w:cs="Times New Roman"/>
            <w:sz w:val="24"/>
            <w:szCs w:val="24"/>
          </w:rPr>
          <w:t>s</w:t>
        </w:r>
        <w:r w:rsidR="00B73044" w:rsidRPr="009B2859">
          <w:rPr>
            <w:rFonts w:ascii="Times New Roman" w:eastAsia="Times New Roman" w:hAnsi="Times New Roman" w:cs="Times New Roman"/>
            <w:sz w:val="24"/>
            <w:szCs w:val="24"/>
          </w:rPr>
          <w:t xml:space="preserve"> and </w:t>
        </w:r>
        <w:r w:rsidR="00B73044">
          <w:rPr>
            <w:rFonts w:ascii="Times New Roman" w:eastAsia="Times New Roman" w:hAnsi="Times New Roman" w:cs="Times New Roman"/>
            <w:sz w:val="24"/>
            <w:szCs w:val="24"/>
          </w:rPr>
          <w:t xml:space="preserve">a </w:t>
        </w:r>
        <w:r w:rsidR="00B73044" w:rsidRPr="009B2859">
          <w:rPr>
            <w:rFonts w:ascii="Times New Roman" w:eastAsia="Times New Roman" w:hAnsi="Times New Roman" w:cs="Times New Roman"/>
            <w:sz w:val="24"/>
            <w:szCs w:val="24"/>
          </w:rPr>
          <w:t xml:space="preserve">standard error </w:t>
        </w:r>
        <w:r w:rsidR="00B73044">
          <w:rPr>
            <w:rFonts w:ascii="Times New Roman" w:eastAsia="Times New Roman" w:hAnsi="Times New Roman" w:cs="Times New Roman"/>
            <w:sz w:val="24"/>
            <w:szCs w:val="24"/>
          </w:rPr>
          <w:t>from the most recent observations</w:t>
        </w:r>
        <w:r w:rsidR="00B73044" w:rsidRPr="009B2859">
          <w:rPr>
            <w:rFonts w:ascii="Times New Roman" w:eastAsia="Times New Roman" w:hAnsi="Times New Roman" w:cs="Times New Roman"/>
            <w:sz w:val="24"/>
            <w:szCs w:val="24"/>
          </w:rPr>
          <w:t xml:space="preserve">. </w:t>
        </w:r>
        <w:r w:rsidR="00B73044">
          <w:rPr>
            <w:rFonts w:ascii="Times New Roman" w:eastAsia="Times New Roman" w:hAnsi="Times New Roman" w:cs="Times New Roman"/>
            <w:sz w:val="24"/>
            <w:szCs w:val="24"/>
          </w:rPr>
          <w:t>To</w:t>
        </w:r>
        <w:r w:rsidR="00B73044" w:rsidRPr="009B2859">
          <w:rPr>
            <w:rFonts w:ascii="Times New Roman" w:eastAsia="Times New Roman" w:hAnsi="Times New Roman" w:cs="Times New Roman"/>
            <w:sz w:val="24"/>
            <w:szCs w:val="24"/>
          </w:rPr>
          <w:t xml:space="preserve"> account for parameter uncertainty</w:t>
        </w:r>
        <w:r w:rsidR="00B73044">
          <w:rPr>
            <w:rFonts w:ascii="Times New Roman" w:eastAsia="Times New Roman" w:hAnsi="Times New Roman" w:cs="Times New Roman"/>
            <w:sz w:val="24"/>
            <w:szCs w:val="24"/>
          </w:rPr>
          <w:t>,</w:t>
        </w:r>
        <w:r w:rsidR="00B73044" w:rsidRPr="009B2859">
          <w:rPr>
            <w:rFonts w:ascii="Times New Roman" w:eastAsia="Times New Roman" w:hAnsi="Times New Roman" w:cs="Times New Roman"/>
            <w:sz w:val="24"/>
            <w:szCs w:val="24"/>
          </w:rPr>
          <w:t xml:space="preserve"> the ebullition forecast model sampled 210 different </w:t>
        </w:r>
        <w:r w:rsidR="00B73044">
          <w:rPr>
            <w:rFonts w:ascii="Times New Roman" w:eastAsia="Times New Roman" w:hAnsi="Times New Roman" w:cs="Times New Roman"/>
            <w:sz w:val="24"/>
            <w:szCs w:val="24"/>
          </w:rPr>
          <w:t>parameter values each</w:t>
        </w:r>
        <w:r w:rsidR="00B73044" w:rsidRPr="009B2859">
          <w:rPr>
            <w:rFonts w:ascii="Times New Roman" w:eastAsia="Times New Roman" w:hAnsi="Times New Roman" w:cs="Times New Roman"/>
            <w:sz w:val="24"/>
            <w:szCs w:val="24"/>
          </w:rPr>
          <w:t xml:space="preserve"> from the </w:t>
        </w:r>
        <w:r w:rsidR="00B73044">
          <w:rPr>
            <w:rFonts w:ascii="Times New Roman" w:eastAsia="Times New Roman" w:hAnsi="Times New Roman" w:cs="Times New Roman"/>
            <w:sz w:val="24"/>
            <w:szCs w:val="24"/>
          </w:rPr>
          <w:t xml:space="preserve">three </w:t>
        </w:r>
        <w:r w:rsidR="00B73044" w:rsidRPr="009B2859">
          <w:rPr>
            <w:rFonts w:ascii="Times New Roman" w:eastAsia="Times New Roman" w:hAnsi="Times New Roman" w:cs="Times New Roman"/>
            <w:sz w:val="24"/>
            <w:szCs w:val="24"/>
          </w:rPr>
          <w:t xml:space="preserve">posterior distributions of </w:t>
        </w:r>
      </w:ins>
      <m:oMath>
        <m:sSub>
          <m:sSubPr>
            <m:ctrlPr>
              <w:ins w:id="377" w:author="Cayelan C. Carey" w:date="2020-11-06T15:19:00Z">
                <w:rPr>
                  <w:rFonts w:ascii="Cambria Math" w:eastAsia="Times New Roman" w:hAnsi="Cambria Math" w:cs="Times New Roman"/>
                  <w:i/>
                  <w:sz w:val="24"/>
                  <w:szCs w:val="24"/>
                </w:rPr>
              </w:ins>
            </m:ctrlPr>
          </m:sSubPr>
          <m:e>
            <m:r>
              <w:ins w:id="378" w:author="Cayelan C. Carey" w:date="2020-11-06T15:19:00Z">
                <w:rPr>
                  <w:rFonts w:ascii="Cambria Math" w:eastAsia="Times New Roman" w:hAnsi="Cambria Math" w:cs="Times New Roman"/>
                  <w:sz w:val="24"/>
                  <w:szCs w:val="24"/>
                </w:rPr>
                <m:t>β</m:t>
              </w:ins>
            </m:r>
          </m:e>
          <m:sub>
            <m:r>
              <w:ins w:id="379" w:author="Cayelan C. Carey" w:date="2020-11-06T15:19:00Z">
                <w:rPr>
                  <w:rFonts w:ascii="Cambria Math" w:eastAsia="Times New Roman" w:hAnsi="Cambria Math" w:cs="Times New Roman"/>
                  <w:sz w:val="24"/>
                  <w:szCs w:val="24"/>
                </w:rPr>
                <m:t>3</m:t>
              </w:ins>
            </m:r>
          </m:sub>
        </m:sSub>
      </m:oMath>
      <w:ins w:id="380" w:author="Cayelan C. Carey" w:date="2020-11-06T15:19:00Z">
        <w:r w:rsidR="00B73044" w:rsidRPr="009B2859">
          <w:rPr>
            <w:rFonts w:ascii="Times New Roman" w:eastAsia="Times New Roman" w:hAnsi="Times New Roman" w:cs="Times New Roman"/>
            <w:sz w:val="24"/>
            <w:szCs w:val="24"/>
          </w:rPr>
          <w:t xml:space="preserve">, </w:t>
        </w:r>
      </w:ins>
      <m:oMath>
        <m:sSub>
          <m:sSubPr>
            <m:ctrlPr>
              <w:ins w:id="381" w:author="Cayelan C. Carey" w:date="2020-11-06T15:19:00Z">
                <w:rPr>
                  <w:rFonts w:ascii="Cambria Math" w:eastAsia="Times New Roman" w:hAnsi="Cambria Math" w:cs="Times New Roman"/>
                  <w:i/>
                  <w:sz w:val="24"/>
                  <w:szCs w:val="24"/>
                </w:rPr>
              </w:ins>
            </m:ctrlPr>
          </m:sSubPr>
          <m:e>
            <m:r>
              <w:ins w:id="382" w:author="Cayelan C. Carey" w:date="2020-11-06T15:19:00Z">
                <w:rPr>
                  <w:rFonts w:ascii="Cambria Math" w:eastAsia="Times New Roman" w:hAnsi="Cambria Math" w:cs="Times New Roman"/>
                  <w:sz w:val="24"/>
                  <w:szCs w:val="24"/>
                </w:rPr>
                <m:t>β</m:t>
              </w:ins>
            </m:r>
          </m:e>
          <m:sub>
            <m:r>
              <w:ins w:id="383" w:author="Cayelan C. Carey" w:date="2020-11-06T15:19:00Z">
                <w:rPr>
                  <w:rFonts w:ascii="Cambria Math" w:eastAsia="Times New Roman" w:hAnsi="Cambria Math" w:cs="Times New Roman"/>
                  <w:sz w:val="24"/>
                  <w:szCs w:val="24"/>
                </w:rPr>
                <m:t>4</m:t>
              </w:ins>
            </m:r>
          </m:sub>
        </m:sSub>
      </m:oMath>
      <w:ins w:id="384" w:author="Cayelan C. Carey" w:date="2020-11-06T15:19:00Z">
        <w:r w:rsidR="00B73044" w:rsidRPr="009B2859">
          <w:rPr>
            <w:rFonts w:ascii="Times New Roman" w:eastAsia="Times New Roman" w:hAnsi="Times New Roman" w:cs="Times New Roman"/>
            <w:sz w:val="24"/>
            <w:szCs w:val="24"/>
          </w:rPr>
          <w:t>,</w:t>
        </w:r>
        <w:r w:rsidR="00B73044">
          <w:rPr>
            <w:rFonts w:ascii="Times New Roman" w:eastAsia="Times New Roman" w:hAnsi="Times New Roman" w:cs="Times New Roman"/>
            <w:sz w:val="24"/>
            <w:szCs w:val="24"/>
          </w:rPr>
          <w:t xml:space="preserve"> and</w:t>
        </w:r>
        <w:r w:rsidR="00B73044" w:rsidRPr="009B2859">
          <w:rPr>
            <w:rFonts w:ascii="Times New Roman" w:eastAsia="Times New Roman" w:hAnsi="Times New Roman" w:cs="Times New Roman"/>
            <w:sz w:val="24"/>
            <w:szCs w:val="24"/>
          </w:rPr>
          <w:t xml:space="preserve"> </w:t>
        </w:r>
      </w:ins>
      <m:oMath>
        <m:sSub>
          <m:sSubPr>
            <m:ctrlPr>
              <w:ins w:id="385" w:author="Cayelan C. Carey" w:date="2020-11-06T15:19:00Z">
                <w:rPr>
                  <w:rFonts w:ascii="Cambria Math" w:eastAsia="Times New Roman" w:hAnsi="Cambria Math" w:cs="Times New Roman"/>
                  <w:i/>
                  <w:sz w:val="24"/>
                  <w:szCs w:val="24"/>
                </w:rPr>
              </w:ins>
            </m:ctrlPr>
          </m:sSubPr>
          <m:e>
            <m:r>
              <w:ins w:id="386" w:author="Cayelan C. Carey" w:date="2020-11-06T15:19:00Z">
                <w:rPr>
                  <w:rFonts w:ascii="Cambria Math" w:eastAsia="Times New Roman" w:hAnsi="Cambria Math" w:cs="Times New Roman"/>
                  <w:sz w:val="24"/>
                  <w:szCs w:val="24"/>
                </w:rPr>
                <m:t>β</m:t>
              </w:ins>
            </m:r>
          </m:e>
          <m:sub>
            <m:r>
              <w:ins w:id="387" w:author="Cayelan C. Carey" w:date="2020-11-06T15:19:00Z">
                <w:rPr>
                  <w:rFonts w:ascii="Cambria Math" w:eastAsia="Times New Roman" w:hAnsi="Cambria Math" w:cs="Times New Roman"/>
                  <w:sz w:val="24"/>
                  <w:szCs w:val="24"/>
                </w:rPr>
                <m:t>5</m:t>
              </w:ins>
            </m:r>
          </m:sub>
        </m:sSub>
      </m:oMath>
      <w:ins w:id="388" w:author="Cayelan C. Carey" w:date="2020-11-06T15:19:00Z">
        <w:r w:rsidR="00B73044">
          <w:rPr>
            <w:rFonts w:ascii="Times New Roman" w:eastAsia="Times New Roman" w:hAnsi="Times New Roman" w:cs="Times New Roman"/>
            <w:sz w:val="24"/>
            <w:szCs w:val="24"/>
          </w:rPr>
          <w:t xml:space="preserve"> </w:t>
        </w:r>
        <w:r w:rsidR="00B73044" w:rsidRPr="009B2859">
          <w:rPr>
            <w:rFonts w:ascii="Times New Roman" w:eastAsia="Times New Roman" w:hAnsi="Times New Roman" w:cs="Times New Roman"/>
            <w:sz w:val="24"/>
            <w:szCs w:val="24"/>
          </w:rPr>
          <w:t>(Eqn. 2). To account for process uncertainty, rando</w:t>
        </w:r>
        <w:r w:rsidR="00B73044">
          <w:rPr>
            <w:rFonts w:ascii="Times New Roman" w:eastAsia="Times New Roman" w:hAnsi="Times New Roman" w:cs="Times New Roman"/>
            <w:sz w:val="24"/>
            <w:szCs w:val="24"/>
          </w:rPr>
          <w:t xml:space="preserve">m </w:t>
        </w:r>
        <w:r w:rsidR="00B73044" w:rsidRPr="009B2859">
          <w:rPr>
            <w:rFonts w:ascii="Times New Roman" w:eastAsia="Times New Roman" w:hAnsi="Times New Roman" w:cs="Times New Roman"/>
            <w:sz w:val="24"/>
            <w:szCs w:val="24"/>
          </w:rPr>
          <w:t>noise</w:t>
        </w:r>
        <w:r w:rsidR="00B73044">
          <w:rPr>
            <w:rFonts w:ascii="Times New Roman" w:eastAsia="Times New Roman" w:hAnsi="Times New Roman" w:cs="Times New Roman"/>
            <w:sz w:val="24"/>
            <w:szCs w:val="24"/>
          </w:rPr>
          <w:t xml:space="preserve"> (</w:t>
        </w:r>
      </w:ins>
      <m:oMath>
        <m:r>
          <w:ins w:id="389" w:author="Cayelan C. Carey" w:date="2020-11-06T15:19:00Z">
            <w:rPr>
              <w:rFonts w:ascii="Cambria Math" w:eastAsia="Times New Roman" w:hAnsi="Cambria Math" w:cs="Times New Roman"/>
              <w:sz w:val="24"/>
              <w:szCs w:val="24"/>
              <w:lang w:val="en-GB"/>
            </w:rPr>
            <m:t>ɛ</m:t>
          </w:ins>
        </m:r>
      </m:oMath>
      <w:ins w:id="390" w:author="Cayelan C. Carey" w:date="2020-11-06T15:19:00Z">
        <w:r w:rsidR="00B73044">
          <w:rPr>
            <w:rFonts w:ascii="Times New Roman" w:eastAsia="Times New Roman" w:hAnsi="Times New Roman" w:cs="Times New Roman"/>
            <w:sz w:val="24"/>
            <w:szCs w:val="24"/>
          </w:rPr>
          <w:t xml:space="preserve"> </w:t>
        </w:r>
        <w:r w:rsidR="00B73044" w:rsidRPr="009B2859">
          <w:rPr>
            <w:rFonts w:ascii="Times New Roman" w:eastAsia="Times New Roman" w:hAnsi="Times New Roman" w:cs="Times New Roman"/>
            <w:sz w:val="24"/>
            <w:szCs w:val="24"/>
          </w:rPr>
          <w:t>from Eqn. 2</w:t>
        </w:r>
        <w:r w:rsidR="00B73044">
          <w:rPr>
            <w:rFonts w:ascii="Times New Roman" w:eastAsia="Times New Roman" w:hAnsi="Times New Roman" w:cs="Times New Roman"/>
            <w:sz w:val="24"/>
            <w:szCs w:val="24"/>
          </w:rPr>
          <w:t>)</w:t>
        </w:r>
        <w:r w:rsidR="00B73044" w:rsidRPr="009B2859">
          <w:rPr>
            <w:rFonts w:ascii="Times New Roman" w:eastAsia="Times New Roman" w:hAnsi="Times New Roman" w:cs="Times New Roman"/>
            <w:sz w:val="24"/>
            <w:szCs w:val="24"/>
          </w:rPr>
          <w:t xml:space="preserve"> was added to each ensemble member</w:t>
        </w:r>
        <w:r w:rsidR="00B73044">
          <w:rPr>
            <w:rFonts w:ascii="Times New Roman" w:eastAsia="Times New Roman" w:hAnsi="Times New Roman" w:cs="Times New Roman"/>
            <w:sz w:val="24"/>
            <w:szCs w:val="24"/>
          </w:rPr>
          <w:t xml:space="preserve">, drawn from a normal distribution </w:t>
        </w:r>
        <w:r w:rsidR="00B73044" w:rsidRPr="009B2859">
          <w:rPr>
            <w:rFonts w:ascii="Times New Roman" w:eastAsia="Times New Roman" w:hAnsi="Times New Roman" w:cs="Times New Roman"/>
            <w:sz w:val="24"/>
            <w:szCs w:val="24"/>
          </w:rPr>
          <w:t xml:space="preserve">with </w:t>
        </w:r>
        <w:r w:rsidR="00B73044">
          <w:rPr>
            <w:rFonts w:ascii="Times New Roman" w:eastAsia="Times New Roman" w:hAnsi="Times New Roman" w:cs="Times New Roman"/>
            <w:sz w:val="24"/>
            <w:szCs w:val="24"/>
          </w:rPr>
          <w:t xml:space="preserve">a </w:t>
        </w:r>
        <w:r w:rsidR="00B73044" w:rsidRPr="009B2859">
          <w:rPr>
            <w:rFonts w:ascii="Times New Roman" w:eastAsia="Times New Roman" w:hAnsi="Times New Roman" w:cs="Times New Roman"/>
            <w:sz w:val="24"/>
            <w:szCs w:val="24"/>
          </w:rPr>
          <w:lastRenderedPageBreak/>
          <w:t xml:space="preserve">mean </w:t>
        </w:r>
        <w:r w:rsidR="00B73044">
          <w:rPr>
            <w:rFonts w:ascii="Times New Roman" w:eastAsia="Times New Roman" w:hAnsi="Times New Roman" w:cs="Times New Roman"/>
            <w:sz w:val="24"/>
            <w:szCs w:val="24"/>
          </w:rPr>
          <w:t xml:space="preserve">of </w:t>
        </w:r>
        <w:r w:rsidR="00B73044" w:rsidRPr="009B2859">
          <w:rPr>
            <w:rFonts w:ascii="Times New Roman" w:eastAsia="Times New Roman" w:hAnsi="Times New Roman" w:cs="Times New Roman"/>
            <w:sz w:val="24"/>
            <w:szCs w:val="24"/>
          </w:rPr>
          <w:t xml:space="preserve">zero and a standard deviation equal to </w:t>
        </w:r>
      </w:ins>
      <m:oMath>
        <m:r>
          <w:ins w:id="391" w:author="Cayelan C. Carey" w:date="2020-11-06T15:19:00Z">
            <w:rPr>
              <w:rFonts w:ascii="Cambria Math" w:eastAsia="Times New Roman" w:hAnsi="Cambria Math" w:cs="Times New Roman"/>
              <w:sz w:val="24"/>
              <w:szCs w:val="24"/>
              <w:lang w:val="en-GB"/>
            </w:rPr>
            <m:t>N</m:t>
          </w:ins>
        </m:r>
        <m:d>
          <m:dPr>
            <m:ctrlPr>
              <w:ins w:id="392" w:author="Cayelan C. Carey" w:date="2020-11-06T15:19:00Z">
                <w:rPr>
                  <w:rFonts w:ascii="Cambria Math" w:eastAsia="Times New Roman" w:hAnsi="Cambria Math" w:cs="Times New Roman"/>
                  <w:i/>
                  <w:sz w:val="24"/>
                  <w:szCs w:val="24"/>
                  <w:lang w:val="en-GB"/>
                </w:rPr>
              </w:ins>
            </m:ctrlPr>
          </m:dPr>
          <m:e>
            <m:r>
              <w:ins w:id="393" w:author="Cayelan C. Carey" w:date="2020-11-06T15:19:00Z">
                <w:rPr>
                  <w:rFonts w:ascii="Cambria Math" w:eastAsia="Times New Roman" w:hAnsi="Cambria Math" w:cs="Times New Roman"/>
                  <w:sz w:val="24"/>
                  <w:szCs w:val="24"/>
                  <w:lang w:val="en-GB"/>
                </w:rPr>
                <m:t>0, sigma</m:t>
              </w:ins>
            </m:r>
          </m:e>
        </m:d>
      </m:oMath>
      <w:ins w:id="394" w:author="Cayelan C. Carey" w:date="2020-11-06T15:19:00Z">
        <w:r w:rsidR="00B73044" w:rsidRPr="009B2859">
          <w:rPr>
            <w:rFonts w:ascii="Times New Roman" w:eastAsia="Times New Roman" w:hAnsi="Times New Roman" w:cs="Times New Roman"/>
            <w:sz w:val="24"/>
            <w:szCs w:val="24"/>
          </w:rPr>
          <w:t xml:space="preserve">. </w:t>
        </w:r>
        <w:r w:rsidR="00B73044">
          <w:rPr>
            <w:rFonts w:ascii="Times New Roman" w:eastAsia="Times New Roman" w:hAnsi="Times New Roman" w:cs="Times New Roman"/>
            <w:sz w:val="24"/>
            <w:szCs w:val="24"/>
          </w:rPr>
          <w:t xml:space="preserve">DRIVER DATA UC??? </w:t>
        </w:r>
        <w:r w:rsidR="00B73044" w:rsidRPr="009B2859">
          <w:rPr>
            <w:rFonts w:ascii="Times New Roman" w:eastAsia="Times New Roman" w:hAnsi="Times New Roman" w:cs="Times New Roman"/>
            <w:sz w:val="24"/>
            <w:szCs w:val="24"/>
          </w:rPr>
          <w:t>Overall, this generated 210 ensembles of future CH</w:t>
        </w:r>
        <w:r w:rsidR="00B73044" w:rsidRPr="009B2859">
          <w:rPr>
            <w:rFonts w:ascii="Times New Roman" w:eastAsia="Times New Roman" w:hAnsi="Times New Roman" w:cs="Times New Roman"/>
            <w:sz w:val="24"/>
            <w:szCs w:val="24"/>
            <w:vertAlign w:val="subscript"/>
          </w:rPr>
          <w:t>4</w:t>
        </w:r>
        <w:r w:rsidR="00B73044" w:rsidRPr="009B2859">
          <w:rPr>
            <w:rFonts w:ascii="Times New Roman" w:eastAsia="Times New Roman" w:hAnsi="Times New Roman" w:cs="Times New Roman"/>
            <w:sz w:val="24"/>
            <w:szCs w:val="24"/>
          </w:rPr>
          <w:t xml:space="preserve"> ebullition rates for the next date we manually collected ebullition from FCR. The newest CH</w:t>
        </w:r>
        <w:r w:rsidR="00B73044" w:rsidRPr="009B2859">
          <w:rPr>
            <w:rFonts w:ascii="Times New Roman" w:eastAsia="Times New Roman" w:hAnsi="Times New Roman" w:cs="Times New Roman"/>
            <w:sz w:val="24"/>
            <w:szCs w:val="24"/>
            <w:vertAlign w:val="subscript"/>
          </w:rPr>
          <w:t>4</w:t>
        </w:r>
        <w:r w:rsidR="00B73044" w:rsidRPr="009B2859">
          <w:rPr>
            <w:rFonts w:ascii="Times New Roman" w:eastAsia="Times New Roman" w:hAnsi="Times New Roman" w:cs="Times New Roman"/>
            <w:sz w:val="24"/>
            <w:szCs w:val="24"/>
          </w:rPr>
          <w:t xml:space="preserve"> ebullition rate forecast ensembles were then archived </w:t>
        </w:r>
        <w:r w:rsidR="00B73044">
          <w:rPr>
            <w:rFonts w:ascii="Times New Roman" w:eastAsia="Times New Roman" w:hAnsi="Times New Roman" w:cs="Times New Roman"/>
            <w:sz w:val="24"/>
            <w:szCs w:val="24"/>
          </w:rPr>
          <w:t xml:space="preserve">on GitHub </w:t>
        </w:r>
        <w:r w:rsidR="00B73044" w:rsidRPr="009B2859">
          <w:rPr>
            <w:rFonts w:ascii="Times New Roman" w:eastAsia="Times New Roman" w:hAnsi="Times New Roman" w:cs="Times New Roman"/>
            <w:sz w:val="24"/>
            <w:szCs w:val="24"/>
          </w:rPr>
          <w:t>until the next manually observed CH</w:t>
        </w:r>
        <w:r w:rsidR="00B73044" w:rsidRPr="009B2859">
          <w:rPr>
            <w:rFonts w:ascii="Times New Roman" w:eastAsia="Times New Roman" w:hAnsi="Times New Roman" w:cs="Times New Roman"/>
            <w:sz w:val="24"/>
            <w:szCs w:val="24"/>
            <w:vertAlign w:val="subscript"/>
          </w:rPr>
          <w:t>4</w:t>
        </w:r>
        <w:r w:rsidR="00B73044" w:rsidRPr="009B2859">
          <w:rPr>
            <w:rFonts w:ascii="Times New Roman" w:eastAsia="Times New Roman" w:hAnsi="Times New Roman" w:cs="Times New Roman"/>
            <w:sz w:val="24"/>
            <w:szCs w:val="24"/>
          </w:rPr>
          <w:t xml:space="preserve"> ebullition rate was compared to the previously forecasted CH</w:t>
        </w:r>
        <w:r w:rsidR="00B73044" w:rsidRPr="009B2859">
          <w:rPr>
            <w:rFonts w:ascii="Times New Roman" w:eastAsia="Times New Roman" w:hAnsi="Times New Roman" w:cs="Times New Roman"/>
            <w:sz w:val="24"/>
            <w:szCs w:val="24"/>
            <w:vertAlign w:val="subscript"/>
          </w:rPr>
          <w:t>4</w:t>
        </w:r>
        <w:r w:rsidR="00B73044" w:rsidRPr="009B2859">
          <w:rPr>
            <w:rFonts w:ascii="Times New Roman" w:eastAsia="Times New Roman" w:hAnsi="Times New Roman" w:cs="Times New Roman"/>
            <w:sz w:val="24"/>
            <w:szCs w:val="24"/>
          </w:rPr>
          <w:t xml:space="preserve"> ebullition </w:t>
        </w:r>
        <w:commentRangeStart w:id="395"/>
        <w:r w:rsidR="00B73044" w:rsidRPr="009B2859">
          <w:rPr>
            <w:rFonts w:ascii="Times New Roman" w:eastAsia="Times New Roman" w:hAnsi="Times New Roman" w:cs="Times New Roman"/>
            <w:sz w:val="24"/>
            <w:szCs w:val="24"/>
          </w:rPr>
          <w:t>rate</w:t>
        </w:r>
        <w:commentRangeEnd w:id="395"/>
        <w:r w:rsidR="00B73044">
          <w:rPr>
            <w:rStyle w:val="CommentReference"/>
          </w:rPr>
          <w:commentReference w:id="395"/>
        </w:r>
        <w:r w:rsidR="00B73044" w:rsidRPr="009B2859">
          <w:rPr>
            <w:rFonts w:ascii="Times New Roman" w:eastAsia="Times New Roman" w:hAnsi="Times New Roman" w:cs="Times New Roman"/>
            <w:sz w:val="24"/>
            <w:szCs w:val="24"/>
          </w:rPr>
          <w:t xml:space="preserve">. </w:t>
        </w:r>
      </w:ins>
    </w:p>
    <w:p w14:paraId="66155D5E" w14:textId="77777777" w:rsidR="00D512D8" w:rsidRPr="00B73044" w:rsidRDefault="00D512D8" w:rsidP="00D512D8">
      <w:pPr>
        <w:spacing w:after="0" w:line="480" w:lineRule="auto"/>
        <w:ind w:firstLine="720"/>
        <w:rPr>
          <w:rFonts w:ascii="Times New Roman" w:eastAsia="Times New Roman" w:hAnsi="Times New Roman" w:cs="Times New Roman"/>
          <w:sz w:val="24"/>
          <w:szCs w:val="24"/>
          <w:rPrChange w:id="396" w:author="Cayelan C. Carey" w:date="2020-11-06T15:18:00Z">
            <w:rPr>
              <w:rFonts w:ascii="Times New Roman" w:eastAsia="Times New Roman" w:hAnsi="Times New Roman" w:cs="Times New Roman"/>
              <w:sz w:val="24"/>
              <w:szCs w:val="24"/>
              <w:lang w:val="en-GB"/>
            </w:rPr>
          </w:rPrChange>
        </w:rPr>
      </w:pPr>
      <w:r w:rsidRPr="009B2859">
        <w:rPr>
          <w:rFonts w:ascii="Times New Roman" w:eastAsia="Times New Roman" w:hAnsi="Times New Roman" w:cs="Times New Roman"/>
          <w:sz w:val="24"/>
          <w:szCs w:val="24"/>
        </w:rPr>
        <w:t>We applied the OATS analysis separately to all 19 forecast cycles that occurred after the forecast training period</w:t>
      </w:r>
      <w:ins w:id="397" w:author="McClure, Ryan" w:date="2020-11-05T11:49:00Z">
        <w:r w:rsidR="00B778D3">
          <w:rPr>
            <w:rFonts w:ascii="Times New Roman" w:eastAsia="Times New Roman" w:hAnsi="Times New Roman" w:cs="Times New Roman"/>
            <w:sz w:val="24"/>
            <w:szCs w:val="24"/>
          </w:rPr>
          <w:t xml:space="preserve">. </w:t>
        </w:r>
      </w:ins>
      <w:del w:id="398" w:author="McClure, Ryan" w:date="2020-11-05T11:49:00Z">
        <w:r w:rsidRPr="009B2859" w:rsidDel="00B778D3">
          <w:rPr>
            <w:rFonts w:ascii="Times New Roman" w:eastAsia="Times New Roman" w:hAnsi="Times New Roman" w:cs="Times New Roman"/>
            <w:sz w:val="24"/>
            <w:szCs w:val="24"/>
          </w:rPr>
          <w:delText xml:space="preserve"> (1 July to 7 November). </w:delText>
        </w:r>
      </w:del>
      <w:r w:rsidRPr="009B2859">
        <w:rPr>
          <w:rFonts w:ascii="Times New Roman" w:eastAsia="Times New Roman" w:hAnsi="Times New Roman" w:cs="Times New Roman"/>
          <w:sz w:val="24"/>
          <w:szCs w:val="24"/>
        </w:rPr>
        <w:t>Finally, the relative proportion of each source of uncertainty was determined by dividing the total variance of each isolated source of uncertainty by the sum of the variance of all uncertainty sources.</w:t>
      </w:r>
    </w:p>
    <w:p w14:paraId="5CABC5E0" w14:textId="77777777" w:rsidR="00D512D8" w:rsidDel="000D6BDE" w:rsidRDefault="00D512D8" w:rsidP="00D512D8">
      <w:pPr>
        <w:spacing w:after="0" w:line="480" w:lineRule="auto"/>
        <w:rPr>
          <w:del w:id="399" w:author="McClure, Ryan" w:date="2020-10-26T10:32:00Z"/>
          <w:rFonts w:ascii="Times New Roman" w:eastAsia="Times New Roman" w:hAnsi="Times New Roman" w:cs="Times New Roman"/>
          <w:b/>
          <w:sz w:val="24"/>
          <w:szCs w:val="24"/>
        </w:rPr>
      </w:pPr>
    </w:p>
    <w:p w14:paraId="44D2FD57" w14:textId="77777777" w:rsidR="00D512D8" w:rsidRDefault="00D512D8" w:rsidP="00D512D8">
      <w:pPr>
        <w:spacing w:after="0" w:line="480" w:lineRule="auto"/>
        <w:rPr>
          <w:rFonts w:ascii="Times New Roman" w:eastAsia="Times New Roman" w:hAnsi="Times New Roman" w:cs="Times New Roman"/>
          <w:b/>
          <w:sz w:val="24"/>
          <w:szCs w:val="24"/>
        </w:rPr>
      </w:pPr>
    </w:p>
    <w:p w14:paraId="6D4DB9B6" w14:textId="77777777" w:rsidR="00D512D8" w:rsidRDefault="00D512D8" w:rsidP="00D512D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9DA636B" w14:textId="77777777" w:rsidR="00D512D8" w:rsidRPr="00F93EDE" w:rsidRDefault="00D512D8" w:rsidP="00D512D8">
      <w:pPr>
        <w:spacing w:after="0" w:line="480" w:lineRule="auto"/>
        <w:rPr>
          <w:rFonts w:ascii="Times New Roman" w:eastAsia="Times New Roman" w:hAnsi="Times New Roman" w:cs="Times New Roman"/>
          <w:i/>
          <w:sz w:val="24"/>
          <w:szCs w:val="24"/>
        </w:rPr>
      </w:pPr>
      <w:r w:rsidRPr="00F93EDE">
        <w:rPr>
          <w:rFonts w:ascii="Times New Roman" w:eastAsia="Times New Roman" w:hAnsi="Times New Roman" w:cs="Times New Roman"/>
          <w:i/>
          <w:sz w:val="24"/>
          <w:szCs w:val="24"/>
        </w:rPr>
        <w:t>Near-term iterative CH</w:t>
      </w:r>
      <w:r w:rsidRPr="00F93EDE">
        <w:rPr>
          <w:rFonts w:ascii="Times New Roman" w:eastAsia="Times New Roman" w:hAnsi="Times New Roman" w:cs="Times New Roman"/>
          <w:i/>
          <w:sz w:val="24"/>
          <w:szCs w:val="24"/>
          <w:vertAlign w:val="subscript"/>
        </w:rPr>
        <w:t>4</w:t>
      </w:r>
      <w:r w:rsidRPr="00F93EDE">
        <w:rPr>
          <w:rFonts w:ascii="Times New Roman" w:eastAsia="Times New Roman" w:hAnsi="Times New Roman" w:cs="Times New Roman"/>
          <w:i/>
          <w:sz w:val="24"/>
          <w:szCs w:val="24"/>
        </w:rPr>
        <w:t xml:space="preserve"> ebullition forecasts</w:t>
      </w:r>
    </w:p>
    <w:p w14:paraId="2A24D3B8" w14:textId="77777777" w:rsidR="00D512D8" w:rsidRPr="00F93EDE" w:rsidRDefault="00D512D8" w:rsidP="00D512D8">
      <w:pPr>
        <w:spacing w:after="0" w:line="480" w:lineRule="auto"/>
        <w:ind w:firstLine="720"/>
        <w:rPr>
          <w:rFonts w:ascii="Times New Roman" w:eastAsia="Times New Roman" w:hAnsi="Times New Roman" w:cs="Times New Roman"/>
          <w:iCs/>
          <w:sz w:val="24"/>
          <w:szCs w:val="24"/>
        </w:rPr>
      </w:pPr>
      <w:r w:rsidRPr="00F93EDE">
        <w:rPr>
          <w:rFonts w:ascii="Times New Roman" w:eastAsia="Times New Roman" w:hAnsi="Times New Roman" w:cs="Times New Roman"/>
          <w:iCs/>
          <w:sz w:val="24"/>
          <w:szCs w:val="24"/>
        </w:rPr>
        <w:t>We successfully developed near-term, iterative CH</w:t>
      </w:r>
      <w:r w:rsidRPr="00F93EDE">
        <w:rPr>
          <w:rFonts w:ascii="Times New Roman" w:eastAsia="Times New Roman" w:hAnsi="Times New Roman" w:cs="Times New Roman"/>
          <w:iCs/>
          <w:sz w:val="24"/>
          <w:szCs w:val="24"/>
          <w:vertAlign w:val="subscript"/>
        </w:rPr>
        <w:t>4</w:t>
      </w:r>
      <w:r w:rsidRPr="00F93EDE">
        <w:rPr>
          <w:rFonts w:ascii="Times New Roman" w:eastAsia="Times New Roman" w:hAnsi="Times New Roman" w:cs="Times New Roman"/>
          <w:iCs/>
          <w:sz w:val="24"/>
          <w:szCs w:val="24"/>
        </w:rPr>
        <w:t xml:space="preserve"> ebullition rate forecasts that predicted </w:t>
      </w:r>
      <w:del w:id="400" w:author="McClure, Ryan" w:date="2020-10-26T10:32:00Z">
        <w:r w:rsidRPr="00F93EDE" w:rsidDel="0058239E">
          <w:rPr>
            <w:rFonts w:ascii="Times New Roman" w:eastAsia="Times New Roman" w:hAnsi="Times New Roman" w:cs="Times New Roman"/>
            <w:iCs/>
            <w:sz w:val="24"/>
            <w:szCs w:val="24"/>
          </w:rPr>
          <w:delText xml:space="preserve">the </w:delText>
        </w:r>
      </w:del>
      <w:ins w:id="401" w:author="McClure, Ryan" w:date="2020-10-26T10:32:00Z">
        <w:r w:rsidR="0058239E">
          <w:rPr>
            <w:rFonts w:ascii="Times New Roman" w:eastAsia="Times New Roman" w:hAnsi="Times New Roman" w:cs="Times New Roman"/>
            <w:iCs/>
            <w:sz w:val="24"/>
            <w:szCs w:val="24"/>
          </w:rPr>
          <w:t xml:space="preserve">future </w:t>
        </w:r>
      </w:ins>
      <w:r w:rsidRPr="00F93EDE">
        <w:rPr>
          <w:rFonts w:ascii="Times New Roman" w:eastAsia="Times New Roman" w:hAnsi="Times New Roman" w:cs="Times New Roman"/>
          <w:iCs/>
          <w:sz w:val="24"/>
          <w:szCs w:val="24"/>
        </w:rPr>
        <w:t>CH</w:t>
      </w:r>
      <w:r w:rsidRPr="00F93EDE">
        <w:rPr>
          <w:rFonts w:ascii="Times New Roman" w:eastAsia="Times New Roman" w:hAnsi="Times New Roman" w:cs="Times New Roman"/>
          <w:iCs/>
          <w:sz w:val="24"/>
          <w:szCs w:val="24"/>
          <w:vertAlign w:val="subscript"/>
        </w:rPr>
        <w:t>4</w:t>
      </w:r>
      <w:r w:rsidRPr="00F93EDE">
        <w:rPr>
          <w:rFonts w:ascii="Times New Roman" w:eastAsia="Times New Roman" w:hAnsi="Times New Roman" w:cs="Times New Roman"/>
          <w:iCs/>
          <w:sz w:val="24"/>
          <w:szCs w:val="24"/>
        </w:rPr>
        <w:t xml:space="preserve"> ebullition rates at FCR’s upstream transect </w:t>
      </w:r>
      <w:del w:id="402" w:author="McClure, Ryan" w:date="2020-10-26T10:32:00Z">
        <w:r w:rsidRPr="00F93EDE" w:rsidDel="0058239E">
          <w:rPr>
            <w:rFonts w:ascii="Times New Roman" w:eastAsia="Times New Roman" w:hAnsi="Times New Roman" w:cs="Times New Roman"/>
            <w:iCs/>
            <w:sz w:val="24"/>
            <w:szCs w:val="24"/>
          </w:rPr>
          <w:delText xml:space="preserve">in real-time </w:delText>
        </w:r>
      </w:del>
      <w:r w:rsidRPr="00F93EDE">
        <w:rPr>
          <w:rFonts w:ascii="Times New Roman" w:eastAsia="Times New Roman" w:hAnsi="Times New Roman" w:cs="Times New Roman"/>
          <w:iCs/>
          <w:sz w:val="24"/>
          <w:szCs w:val="24"/>
        </w:rPr>
        <w:t>(Fig</w:t>
      </w:r>
      <w:r>
        <w:rPr>
          <w:rFonts w:ascii="Times New Roman" w:eastAsia="Times New Roman" w:hAnsi="Times New Roman" w:cs="Times New Roman"/>
          <w:iCs/>
          <w:sz w:val="24"/>
          <w:szCs w:val="24"/>
        </w:rPr>
        <w:t>ure</w:t>
      </w:r>
      <w:r w:rsidRPr="00F93EDE">
        <w:rPr>
          <w:rFonts w:ascii="Times New Roman" w:eastAsia="Times New Roman" w:hAnsi="Times New Roman" w:cs="Times New Roman"/>
          <w:iCs/>
          <w:sz w:val="24"/>
          <w:szCs w:val="24"/>
        </w:rPr>
        <w:t xml:space="preserve"> 3). Among all 19 forecast cycles that occurred between </w:t>
      </w:r>
      <w:r>
        <w:rPr>
          <w:rFonts w:ascii="Times New Roman" w:eastAsia="Times New Roman" w:hAnsi="Times New Roman" w:cs="Times New Roman"/>
          <w:iCs/>
          <w:sz w:val="24"/>
          <w:szCs w:val="24"/>
        </w:rPr>
        <w:t>1 July and 7</w:t>
      </w:r>
      <w:r w:rsidRPr="00F93EDE">
        <w:rPr>
          <w:rFonts w:ascii="Times New Roman" w:eastAsia="Times New Roman" w:hAnsi="Times New Roman" w:cs="Times New Roman"/>
          <w:iCs/>
          <w:sz w:val="24"/>
          <w:szCs w:val="24"/>
        </w:rPr>
        <w:t xml:space="preserve"> November 2019, the manually collected CH</w:t>
      </w:r>
      <w:r w:rsidRPr="00F93EDE">
        <w:rPr>
          <w:rFonts w:ascii="Times New Roman" w:eastAsia="Times New Roman" w:hAnsi="Times New Roman" w:cs="Times New Roman"/>
          <w:iCs/>
          <w:sz w:val="24"/>
          <w:szCs w:val="24"/>
          <w:vertAlign w:val="subscript"/>
        </w:rPr>
        <w:t>4</w:t>
      </w:r>
      <w:r w:rsidRPr="00F93EDE">
        <w:rPr>
          <w:rFonts w:ascii="Times New Roman" w:eastAsia="Times New Roman" w:hAnsi="Times New Roman" w:cs="Times New Roman"/>
          <w:iCs/>
          <w:sz w:val="24"/>
          <w:szCs w:val="24"/>
        </w:rPr>
        <w:t xml:space="preserve"> ebullition observations were </w:t>
      </w:r>
      <w:r>
        <w:rPr>
          <w:rFonts w:ascii="Times New Roman" w:eastAsia="Times New Roman" w:hAnsi="Times New Roman" w:cs="Times New Roman"/>
          <w:iCs/>
          <w:sz w:val="24"/>
          <w:szCs w:val="24"/>
        </w:rPr>
        <w:t xml:space="preserve">always </w:t>
      </w:r>
      <w:r w:rsidRPr="00F93EDE">
        <w:rPr>
          <w:rFonts w:ascii="Times New Roman" w:eastAsia="Times New Roman" w:hAnsi="Times New Roman" w:cs="Times New Roman"/>
          <w:iCs/>
          <w:sz w:val="24"/>
          <w:szCs w:val="24"/>
        </w:rPr>
        <w:t>within the 95% quantile of the 210 forecast ensemble members (Fig</w:t>
      </w:r>
      <w:r>
        <w:rPr>
          <w:rFonts w:ascii="Times New Roman" w:eastAsia="Times New Roman" w:hAnsi="Times New Roman" w:cs="Times New Roman"/>
          <w:iCs/>
          <w:sz w:val="24"/>
          <w:szCs w:val="24"/>
        </w:rPr>
        <w:t>ure</w:t>
      </w:r>
      <w:r w:rsidRPr="00F93EDE">
        <w:rPr>
          <w:rFonts w:ascii="Times New Roman" w:eastAsia="Times New Roman" w:hAnsi="Times New Roman" w:cs="Times New Roman"/>
          <w:iCs/>
          <w:sz w:val="24"/>
          <w:szCs w:val="24"/>
        </w:rPr>
        <w:t xml:space="preserve"> 3a). Conversely, the forecasts without data assimilation and the </w:t>
      </w:r>
      <w:r>
        <w:rPr>
          <w:rFonts w:ascii="Times New Roman" w:eastAsia="Times New Roman" w:hAnsi="Times New Roman" w:cs="Times New Roman"/>
          <w:iCs/>
          <w:sz w:val="24"/>
          <w:szCs w:val="24"/>
        </w:rPr>
        <w:t>persistence null</w:t>
      </w:r>
      <w:r w:rsidRPr="00F93EDE">
        <w:rPr>
          <w:rFonts w:ascii="Times New Roman" w:eastAsia="Times New Roman" w:hAnsi="Times New Roman" w:cs="Times New Roman"/>
          <w:iCs/>
          <w:sz w:val="24"/>
          <w:szCs w:val="24"/>
        </w:rPr>
        <w:t xml:space="preserve"> model encompassed the observations over most of the forecast</w:t>
      </w:r>
      <w:r>
        <w:rPr>
          <w:rFonts w:ascii="Times New Roman" w:eastAsia="Times New Roman" w:hAnsi="Times New Roman" w:cs="Times New Roman"/>
          <w:iCs/>
          <w:sz w:val="24"/>
          <w:szCs w:val="24"/>
        </w:rPr>
        <w:t>ing</w:t>
      </w:r>
      <w:r w:rsidRPr="00F93EDE">
        <w:rPr>
          <w:rFonts w:ascii="Times New Roman" w:eastAsia="Times New Roman" w:hAnsi="Times New Roman" w:cs="Times New Roman"/>
          <w:iCs/>
          <w:sz w:val="24"/>
          <w:szCs w:val="24"/>
        </w:rPr>
        <w:t xml:space="preserve"> period but had substantially higher </w:t>
      </w:r>
      <w:ins w:id="403" w:author="McClure, Ryan" w:date="2020-11-05T11:59:00Z">
        <w:r w:rsidR="00B61943">
          <w:rPr>
            <w:rFonts w:ascii="Times New Roman" w:eastAsia="Times New Roman" w:hAnsi="Times New Roman" w:cs="Times New Roman"/>
            <w:iCs/>
            <w:sz w:val="24"/>
            <w:szCs w:val="24"/>
          </w:rPr>
          <w:t>maximum and minimu</w:t>
        </w:r>
      </w:ins>
      <w:ins w:id="404" w:author="McClure, Ryan" w:date="2020-11-05T12:00:00Z">
        <w:r w:rsidR="00B61943">
          <w:rPr>
            <w:rFonts w:ascii="Times New Roman" w:eastAsia="Times New Roman" w:hAnsi="Times New Roman" w:cs="Times New Roman"/>
            <w:iCs/>
            <w:sz w:val="24"/>
            <w:szCs w:val="24"/>
          </w:rPr>
          <w:t xml:space="preserve">m </w:t>
        </w:r>
      </w:ins>
      <w:r w:rsidRPr="00F93EDE">
        <w:rPr>
          <w:rFonts w:ascii="Times New Roman" w:eastAsia="Times New Roman" w:hAnsi="Times New Roman" w:cs="Times New Roman"/>
          <w:iCs/>
          <w:sz w:val="24"/>
          <w:szCs w:val="24"/>
        </w:rPr>
        <w:t>ranges among all 210 ensemble members (Fig</w:t>
      </w:r>
      <w:r>
        <w:rPr>
          <w:rFonts w:ascii="Times New Roman" w:eastAsia="Times New Roman" w:hAnsi="Times New Roman" w:cs="Times New Roman"/>
          <w:iCs/>
          <w:sz w:val="24"/>
          <w:szCs w:val="24"/>
        </w:rPr>
        <w:t>ure</w:t>
      </w:r>
      <w:r w:rsidRPr="00F93EDE">
        <w:rPr>
          <w:rFonts w:ascii="Times New Roman" w:eastAsia="Times New Roman" w:hAnsi="Times New Roman" w:cs="Times New Roman"/>
          <w:iCs/>
          <w:sz w:val="24"/>
          <w:szCs w:val="24"/>
        </w:rPr>
        <w:t xml:space="preserve"> 3b</w:t>
      </w:r>
      <w:r>
        <w:rPr>
          <w:rFonts w:ascii="Times New Roman" w:eastAsia="Times New Roman" w:hAnsi="Times New Roman" w:cs="Times New Roman"/>
          <w:iCs/>
          <w:sz w:val="24"/>
          <w:szCs w:val="24"/>
        </w:rPr>
        <w:t>,</w:t>
      </w:r>
      <w:r w:rsidRPr="00F93EDE">
        <w:rPr>
          <w:rFonts w:ascii="Times New Roman" w:eastAsia="Times New Roman" w:hAnsi="Times New Roman" w:cs="Times New Roman"/>
          <w:iCs/>
          <w:sz w:val="24"/>
          <w:szCs w:val="24"/>
        </w:rPr>
        <w:t xml:space="preserve">c). </w:t>
      </w:r>
      <w:del w:id="405" w:author="McClure, Ryan" w:date="2020-11-05T12:00:00Z">
        <w:r w:rsidRPr="00F93EDE" w:rsidDel="00B61943">
          <w:rPr>
            <w:rFonts w:ascii="Times New Roman" w:eastAsia="Times New Roman" w:hAnsi="Times New Roman" w:cs="Times New Roman"/>
            <w:iCs/>
            <w:sz w:val="24"/>
            <w:szCs w:val="24"/>
          </w:rPr>
          <w:delText>Additionally, the range in the forecasted CH</w:delText>
        </w:r>
        <w:r w:rsidRPr="00F93EDE" w:rsidDel="00B61943">
          <w:rPr>
            <w:rFonts w:ascii="Times New Roman" w:eastAsia="Times New Roman" w:hAnsi="Times New Roman" w:cs="Times New Roman"/>
            <w:iCs/>
            <w:sz w:val="24"/>
            <w:szCs w:val="24"/>
            <w:vertAlign w:val="subscript"/>
          </w:rPr>
          <w:delText>4</w:delText>
        </w:r>
        <w:r w:rsidRPr="00F93EDE" w:rsidDel="00B61943">
          <w:rPr>
            <w:rFonts w:ascii="Times New Roman" w:eastAsia="Times New Roman" w:hAnsi="Times New Roman" w:cs="Times New Roman"/>
            <w:iCs/>
            <w:sz w:val="24"/>
            <w:szCs w:val="24"/>
          </w:rPr>
          <w:delText xml:space="preserve"> ebullition rates from the 210 ensemble members also decreased (by 9</w:delText>
        </w:r>
        <w:r w:rsidDel="00B61943">
          <w:rPr>
            <w:rFonts w:ascii="Times New Roman" w:eastAsia="Times New Roman" w:hAnsi="Times New Roman" w:cs="Times New Roman"/>
            <w:iCs/>
            <w:sz w:val="24"/>
            <w:szCs w:val="24"/>
          </w:rPr>
          <w:delText>9</w:delText>
        </w:r>
        <w:r w:rsidRPr="00F93EDE" w:rsidDel="00B61943">
          <w:rPr>
            <w:rFonts w:ascii="Times New Roman" w:eastAsia="Times New Roman" w:hAnsi="Times New Roman" w:cs="Times New Roman"/>
            <w:iCs/>
            <w:sz w:val="24"/>
            <w:szCs w:val="24"/>
          </w:rPr>
          <w:delText>%) from the first forecast with data assimilation on 1 July to the third forecast that occurred on 15 July, demonstrating that the forecasts iteratively improved as new data is assimilated over time (Fig</w:delText>
        </w:r>
        <w:r w:rsidDel="00B61943">
          <w:rPr>
            <w:rFonts w:ascii="Times New Roman" w:eastAsia="Times New Roman" w:hAnsi="Times New Roman" w:cs="Times New Roman"/>
            <w:iCs/>
            <w:sz w:val="24"/>
            <w:szCs w:val="24"/>
          </w:rPr>
          <w:delText>ure</w:delText>
        </w:r>
        <w:r w:rsidRPr="00F93EDE" w:rsidDel="00B61943">
          <w:rPr>
            <w:rFonts w:ascii="Times New Roman" w:eastAsia="Times New Roman" w:hAnsi="Times New Roman" w:cs="Times New Roman"/>
            <w:iCs/>
            <w:sz w:val="24"/>
            <w:szCs w:val="24"/>
          </w:rPr>
          <w:delText xml:space="preserve"> 3a). </w:delText>
        </w:r>
      </w:del>
      <w:r w:rsidRPr="00F93EDE">
        <w:rPr>
          <w:rFonts w:ascii="Times New Roman" w:eastAsia="Times New Roman" w:hAnsi="Times New Roman" w:cs="Times New Roman"/>
          <w:iCs/>
          <w:sz w:val="24"/>
          <w:szCs w:val="24"/>
        </w:rPr>
        <w:t>The temperature scaling model (Eqn. S1) successfully predicted the SWI temperatures within 1.1°C of observations at the upstream transect throughout the forecasting period (Supporting figures; Fig</w:t>
      </w:r>
      <w:r>
        <w:rPr>
          <w:rFonts w:ascii="Times New Roman" w:eastAsia="Times New Roman" w:hAnsi="Times New Roman" w:cs="Times New Roman"/>
          <w:iCs/>
          <w:sz w:val="24"/>
          <w:szCs w:val="24"/>
        </w:rPr>
        <w:t>ure</w:t>
      </w:r>
      <w:r w:rsidRPr="00F93EDE">
        <w:rPr>
          <w:rFonts w:ascii="Times New Roman" w:eastAsia="Times New Roman" w:hAnsi="Times New Roman" w:cs="Times New Roman"/>
          <w:iCs/>
          <w:sz w:val="24"/>
          <w:szCs w:val="24"/>
        </w:rPr>
        <w:t xml:space="preserve"> S3 and S4). </w:t>
      </w:r>
    </w:p>
    <w:p w14:paraId="61DAF722" w14:textId="77777777" w:rsidR="00D512D8" w:rsidRDefault="00D512D8" w:rsidP="00D512D8">
      <w:pPr>
        <w:spacing w:after="0" w:line="480" w:lineRule="auto"/>
        <w:rPr>
          <w:rFonts w:ascii="Times New Roman" w:eastAsia="Times New Roman" w:hAnsi="Times New Roman" w:cs="Times New Roman"/>
          <w:i/>
          <w:sz w:val="24"/>
          <w:szCs w:val="24"/>
        </w:rPr>
      </w:pPr>
    </w:p>
    <w:p w14:paraId="2847C385" w14:textId="77777777" w:rsidR="00D512D8" w:rsidRPr="00F93EDE" w:rsidRDefault="00D512D8" w:rsidP="00D512D8">
      <w:pPr>
        <w:spacing w:after="0" w:line="480" w:lineRule="auto"/>
        <w:rPr>
          <w:rFonts w:ascii="Times New Roman" w:eastAsia="Times New Roman" w:hAnsi="Times New Roman" w:cs="Times New Roman"/>
          <w:i/>
          <w:sz w:val="24"/>
          <w:szCs w:val="24"/>
        </w:rPr>
      </w:pPr>
      <w:r w:rsidRPr="00F93EDE">
        <w:rPr>
          <w:rFonts w:ascii="Times New Roman" w:eastAsia="Times New Roman" w:hAnsi="Times New Roman" w:cs="Times New Roman"/>
          <w:i/>
          <w:sz w:val="24"/>
          <w:szCs w:val="24"/>
        </w:rPr>
        <w:lastRenderedPageBreak/>
        <w:t>Observed upstream transect CH</w:t>
      </w:r>
      <w:r w:rsidRPr="00F93EDE">
        <w:rPr>
          <w:rFonts w:ascii="Times New Roman" w:eastAsia="Times New Roman" w:hAnsi="Times New Roman" w:cs="Times New Roman"/>
          <w:i/>
          <w:sz w:val="24"/>
          <w:szCs w:val="24"/>
          <w:vertAlign w:val="subscript"/>
        </w:rPr>
        <w:t>4</w:t>
      </w:r>
      <w:r w:rsidRPr="00F93EDE">
        <w:rPr>
          <w:rFonts w:ascii="Times New Roman" w:eastAsia="Times New Roman" w:hAnsi="Times New Roman" w:cs="Times New Roman"/>
          <w:i/>
          <w:sz w:val="24"/>
          <w:szCs w:val="24"/>
        </w:rPr>
        <w:t xml:space="preserve"> ebullition rates</w:t>
      </w:r>
    </w:p>
    <w:p w14:paraId="64249BEE" w14:textId="77777777" w:rsidR="00D512D8" w:rsidDel="000442F7" w:rsidRDefault="00D512D8" w:rsidP="00FD116A">
      <w:pPr>
        <w:spacing w:after="0" w:line="480" w:lineRule="auto"/>
        <w:ind w:firstLine="720"/>
        <w:rPr>
          <w:del w:id="406" w:author="Cayelan C. Carey" w:date="2020-11-06T15:22:00Z"/>
          <w:rFonts w:ascii="Times New Roman" w:eastAsia="Times New Roman" w:hAnsi="Times New Roman" w:cs="Times New Roman"/>
          <w:sz w:val="24"/>
          <w:szCs w:val="24"/>
        </w:rPr>
      </w:pPr>
      <w:r w:rsidRPr="00F93EDE">
        <w:rPr>
          <w:rFonts w:ascii="Times New Roman" w:eastAsia="Times New Roman" w:hAnsi="Times New Roman" w:cs="Times New Roman"/>
          <w:sz w:val="24"/>
          <w:szCs w:val="24"/>
        </w:rPr>
        <w:t>We observed high temporal variation in mean daily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rates at FCR’s upstream transect </w:t>
      </w:r>
      <w:r>
        <w:rPr>
          <w:rFonts w:ascii="Times New Roman" w:eastAsia="Times New Roman" w:hAnsi="Times New Roman" w:cs="Times New Roman"/>
          <w:sz w:val="24"/>
          <w:szCs w:val="24"/>
        </w:rPr>
        <w:t xml:space="preserve">during both the training and forecasting periods </w:t>
      </w:r>
      <w:r w:rsidRPr="00F93EDE">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S2</w:t>
      </w:r>
      <w:r w:rsidRPr="00F93EDE">
        <w:rPr>
          <w:rFonts w:ascii="Times New Roman" w:eastAsia="Times New Roman" w:hAnsi="Times New Roman" w:cs="Times New Roman"/>
          <w:sz w:val="24"/>
          <w:szCs w:val="24"/>
        </w:rPr>
        <w:t xml:space="preserve">). Daily ebullition rates at the upstream </w:t>
      </w:r>
      <w:r>
        <w:rPr>
          <w:rFonts w:ascii="Times New Roman" w:eastAsia="Times New Roman" w:hAnsi="Times New Roman" w:cs="Times New Roman"/>
          <w:sz w:val="24"/>
          <w:szCs w:val="24"/>
        </w:rPr>
        <w:t>increased from 0.8</w:t>
      </w:r>
      <w:r w:rsidRPr="00F93EDE">
        <w:rPr>
          <w:rFonts w:ascii="Times New Roman" w:eastAsia="Times New Roman" w:hAnsi="Times New Roman" w:cs="Times New Roman"/>
          <w:sz w:val="24"/>
          <w:szCs w:val="24"/>
        </w:rPr>
        <w:t xml:space="preserve">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sidDel="00A727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w:t>
      </w:r>
      <w:r w:rsidRPr="00F93EDE">
        <w:rPr>
          <w:rFonts w:ascii="Times New Roman" w:eastAsia="Times New Roman" w:hAnsi="Times New Roman" w:cs="Times New Roman"/>
          <w:sz w:val="24"/>
          <w:szCs w:val="24"/>
        </w:rPr>
        <w:t>1</w:t>
      </w:r>
      <w:r>
        <w:rPr>
          <w:rFonts w:ascii="Times New Roman" w:eastAsia="Times New Roman" w:hAnsi="Times New Roman" w:cs="Times New Roman"/>
          <w:sz w:val="24"/>
          <w:szCs w:val="24"/>
        </w:rPr>
        <w:t>4</w:t>
      </w:r>
      <w:r w:rsidRPr="00F93EDE">
        <w:rPr>
          <w:rFonts w:ascii="Times New Roman" w:eastAsia="Times New Roman" w:hAnsi="Times New Roman" w:cs="Times New Roman"/>
          <w:sz w:val="24"/>
          <w:szCs w:val="24"/>
        </w:rPr>
        <w:t xml:space="preserve">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Pr>
          <w:rFonts w:ascii="Times New Roman" w:eastAsia="Times New Roman" w:hAnsi="Times New Roman" w:cs="Times New Roman"/>
          <w:sz w:val="24"/>
          <w:szCs w:val="24"/>
        </w:rPr>
        <w:t xml:space="preserve"> from 27 May though 24 June (Fig</w:t>
      </w:r>
      <w:r>
        <w:rPr>
          <w:rFonts w:ascii="Times New Roman" w:eastAsia="Times New Roman" w:hAnsi="Times New Roman" w:cs="Times New Roman"/>
          <w:sz w:val="24"/>
          <w:szCs w:val="24"/>
        </w:rPr>
        <w:t>ure</w:t>
      </w:r>
      <w:r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S2</w:t>
      </w:r>
      <w:r w:rsidRPr="00F93ED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93EDE">
        <w:rPr>
          <w:rFonts w:ascii="Times New Roman" w:eastAsia="Times New Roman" w:hAnsi="Times New Roman" w:cs="Times New Roman"/>
          <w:sz w:val="24"/>
          <w:szCs w:val="24"/>
        </w:rPr>
        <w:t xml:space="preserve"> Between </w:t>
      </w:r>
      <w:r>
        <w:rPr>
          <w:rFonts w:ascii="Times New Roman" w:eastAsia="Times New Roman" w:hAnsi="Times New Roman" w:cs="Times New Roman"/>
          <w:sz w:val="24"/>
          <w:szCs w:val="24"/>
        </w:rPr>
        <w:t>24 June</w:t>
      </w:r>
      <w:r w:rsidRPr="00F93EDE">
        <w:rPr>
          <w:rFonts w:ascii="Times New Roman" w:eastAsia="Times New Roman" w:hAnsi="Times New Roman" w:cs="Times New Roman"/>
          <w:sz w:val="24"/>
          <w:szCs w:val="24"/>
        </w:rPr>
        <w:t xml:space="preserve"> and 15 July, daily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rates from the transect </w:t>
      </w:r>
      <w:r>
        <w:rPr>
          <w:rFonts w:ascii="Times New Roman" w:eastAsia="Times New Roman" w:hAnsi="Times New Roman" w:cs="Times New Roman"/>
          <w:sz w:val="24"/>
          <w:szCs w:val="24"/>
        </w:rPr>
        <w:t>continued to increase</w:t>
      </w:r>
      <w:r w:rsidRPr="00F93EDE">
        <w:rPr>
          <w:rFonts w:ascii="Times New Roman" w:eastAsia="Times New Roman" w:hAnsi="Times New Roman" w:cs="Times New Roman"/>
          <w:sz w:val="24"/>
          <w:szCs w:val="24"/>
        </w:rPr>
        <w:t xml:space="preserve"> until the peak maximum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 for the forecast period was observed on 15 July (49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Pr>
          <w:rFonts w:ascii="Times New Roman" w:eastAsia="Times New Roman" w:hAnsi="Times New Roman" w:cs="Times New Roman"/>
          <w:sz w:val="24"/>
          <w:szCs w:val="24"/>
        </w:rPr>
        <w:t>). After 15 July and until 16 October, the observed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rates ranged between 13 and 42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Pr>
          <w:rFonts w:ascii="Times New Roman" w:eastAsia="Times New Roman" w:hAnsi="Times New Roman" w:cs="Times New Roman"/>
          <w:sz w:val="24"/>
          <w:szCs w:val="24"/>
        </w:rPr>
        <w:t>. After 16 October,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rates dropped to ≤4.6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Pr>
          <w:rFonts w:ascii="Times New Roman" w:eastAsia="Times New Roman" w:hAnsi="Times New Roman" w:cs="Times New Roman"/>
          <w:sz w:val="24"/>
          <w:szCs w:val="24"/>
        </w:rPr>
        <w:t xml:space="preserve"> for the remainder of the forecasting period.</w:t>
      </w:r>
    </w:p>
    <w:p w14:paraId="6B7EF8C3" w14:textId="77777777" w:rsidR="000442F7" w:rsidRDefault="000442F7" w:rsidP="00FD116A">
      <w:pPr>
        <w:spacing w:after="0" w:line="480" w:lineRule="auto"/>
        <w:ind w:firstLine="720"/>
        <w:rPr>
          <w:ins w:id="407" w:author="Cayelan C. Carey" w:date="2020-11-06T15:33:00Z"/>
          <w:rFonts w:ascii="Times New Roman" w:eastAsia="Times New Roman" w:hAnsi="Times New Roman" w:cs="Times New Roman"/>
          <w:i/>
          <w:sz w:val="24"/>
          <w:szCs w:val="24"/>
        </w:rPr>
      </w:pPr>
    </w:p>
    <w:p w14:paraId="011A41FC" w14:textId="77777777" w:rsidR="00D512D8" w:rsidRDefault="00D512D8" w:rsidP="00FD116A">
      <w:pPr>
        <w:spacing w:after="0" w:line="480" w:lineRule="auto"/>
        <w:ind w:firstLine="720"/>
        <w:rPr>
          <w:ins w:id="408" w:author="Cayelan C. Carey" w:date="2020-11-06T15:33:00Z"/>
          <w:rFonts w:ascii="Times New Roman" w:eastAsia="Times New Roman" w:hAnsi="Times New Roman" w:cs="Times New Roman"/>
          <w:i/>
          <w:sz w:val="24"/>
          <w:szCs w:val="24"/>
        </w:rPr>
      </w:pPr>
    </w:p>
    <w:p w14:paraId="67621ECF" w14:textId="77777777" w:rsidR="000442F7" w:rsidRDefault="000442F7">
      <w:pPr>
        <w:spacing w:after="0" w:line="480" w:lineRule="auto"/>
        <w:rPr>
          <w:rFonts w:ascii="Times New Roman" w:eastAsia="Times New Roman" w:hAnsi="Times New Roman" w:cs="Times New Roman"/>
          <w:i/>
          <w:sz w:val="24"/>
          <w:szCs w:val="24"/>
        </w:rPr>
        <w:pPrChange w:id="409" w:author="Cayelan C. Carey" w:date="2020-11-06T15:33:00Z">
          <w:pPr>
            <w:spacing w:after="0" w:line="480" w:lineRule="auto"/>
            <w:ind w:firstLine="90"/>
          </w:pPr>
        </w:pPrChange>
      </w:pPr>
      <w:ins w:id="410" w:author="Cayelan C. Carey" w:date="2020-11-06T15:33:00Z">
        <w:r w:rsidRPr="00F93EDE">
          <w:rPr>
            <w:rFonts w:ascii="Times New Roman" w:eastAsia="Times New Roman" w:hAnsi="Times New Roman" w:cs="Times New Roman"/>
            <w:i/>
            <w:sz w:val="24"/>
            <w:szCs w:val="24"/>
          </w:rPr>
          <w:t>CH</w:t>
        </w:r>
        <w:r w:rsidRPr="00F93EDE">
          <w:rPr>
            <w:rFonts w:ascii="Times New Roman" w:eastAsia="Times New Roman" w:hAnsi="Times New Roman" w:cs="Times New Roman"/>
            <w:i/>
            <w:sz w:val="24"/>
            <w:szCs w:val="24"/>
            <w:vertAlign w:val="subscript"/>
          </w:rPr>
          <w:t>4</w:t>
        </w:r>
        <w:r w:rsidRPr="00F93EDE">
          <w:rPr>
            <w:rFonts w:ascii="Times New Roman" w:eastAsia="Times New Roman" w:hAnsi="Times New Roman" w:cs="Times New Roman"/>
            <w:i/>
            <w:sz w:val="24"/>
            <w:szCs w:val="24"/>
          </w:rPr>
          <w:t xml:space="preserve"> </w:t>
        </w:r>
      </w:ins>
      <w:ins w:id="411" w:author="Cayelan C. Carey" w:date="2020-11-06T15:34:00Z">
        <w:r>
          <w:rPr>
            <w:rFonts w:ascii="Times New Roman" w:eastAsia="Times New Roman" w:hAnsi="Times New Roman" w:cs="Times New Roman"/>
            <w:i/>
            <w:sz w:val="24"/>
            <w:szCs w:val="24"/>
          </w:rPr>
          <w:t xml:space="preserve">forecasting model parameter </w:t>
        </w:r>
        <w:commentRangeStart w:id="412"/>
        <w:r>
          <w:rPr>
            <w:rFonts w:ascii="Times New Roman" w:eastAsia="Times New Roman" w:hAnsi="Times New Roman" w:cs="Times New Roman"/>
            <w:i/>
            <w:sz w:val="24"/>
            <w:szCs w:val="24"/>
          </w:rPr>
          <w:t>evolution</w:t>
        </w:r>
        <w:commentRangeEnd w:id="412"/>
        <w:r>
          <w:rPr>
            <w:rStyle w:val="CommentReference"/>
          </w:rPr>
          <w:commentReference w:id="412"/>
        </w:r>
      </w:ins>
    </w:p>
    <w:p w14:paraId="3A44E93B" w14:textId="77777777" w:rsidR="000442F7" w:rsidRPr="00F93EDE" w:rsidRDefault="00C3747A" w:rsidP="000442F7">
      <w:pPr>
        <w:spacing w:after="0" w:line="480" w:lineRule="auto"/>
        <w:ind w:firstLine="720"/>
        <w:rPr>
          <w:ins w:id="413" w:author="Cayelan C. Carey" w:date="2020-11-06T15:33:00Z"/>
          <w:rFonts w:ascii="Times New Roman" w:eastAsia="Times New Roman" w:hAnsi="Times New Roman" w:cs="Times New Roman"/>
          <w:sz w:val="24"/>
          <w:szCs w:val="24"/>
        </w:rPr>
      </w:pPr>
      <w:commentRangeStart w:id="414"/>
      <w:ins w:id="415" w:author="Cayelan C. Carey" w:date="2020-11-06T15:35:00Z">
        <w:r>
          <w:rPr>
            <w:rFonts w:ascii="Times New Roman" w:eastAsia="Times New Roman" w:hAnsi="Times New Roman" w:cs="Times New Roman"/>
            <w:sz w:val="24"/>
            <w:szCs w:val="24"/>
          </w:rPr>
          <w:t>TOPIC SENTEN</w:t>
        </w:r>
      </w:ins>
      <w:ins w:id="416" w:author="Cayelan C. Carey" w:date="2020-11-06T15:36:00Z">
        <w:r>
          <w:rPr>
            <w:rFonts w:ascii="Times New Roman" w:eastAsia="Times New Roman" w:hAnsi="Times New Roman" w:cs="Times New Roman"/>
            <w:sz w:val="24"/>
            <w:szCs w:val="24"/>
          </w:rPr>
          <w:t xml:space="preserve">CE ON HOW THE PARAMETERS EVOLVED OVER TIME </w:t>
        </w:r>
      </w:ins>
      <w:ins w:id="417" w:author="Cayelan C. Carey" w:date="2020-11-06T15:33:00Z">
        <w:r w:rsidR="000442F7" w:rsidRPr="00F93EDE">
          <w:rPr>
            <w:rFonts w:ascii="Times New Roman" w:eastAsia="Times New Roman" w:hAnsi="Times New Roman" w:cs="Times New Roman"/>
            <w:sz w:val="24"/>
            <w:szCs w:val="24"/>
          </w:rPr>
          <w:t xml:space="preserve">For the first forecast </w:t>
        </w:r>
        <w:r w:rsidR="000442F7">
          <w:rPr>
            <w:rFonts w:ascii="Times New Roman" w:eastAsia="Times New Roman" w:hAnsi="Times New Roman" w:cs="Times New Roman"/>
            <w:sz w:val="24"/>
            <w:szCs w:val="24"/>
          </w:rPr>
          <w:t xml:space="preserve">on </w:t>
        </w:r>
        <w:r w:rsidR="000442F7" w:rsidRPr="00F93EDE">
          <w:rPr>
            <w:rFonts w:ascii="Times New Roman" w:eastAsia="Times New Roman" w:hAnsi="Times New Roman" w:cs="Times New Roman"/>
            <w:sz w:val="24"/>
            <w:szCs w:val="24"/>
          </w:rPr>
          <w:t xml:space="preserve">1 July, the 210 ensemble estimates for </w:t>
        </w:r>
      </w:ins>
      <m:oMath>
        <m:sSub>
          <m:sSubPr>
            <m:ctrlPr>
              <w:ins w:id="418" w:author="Cayelan C. Carey" w:date="2020-11-06T15:33:00Z">
                <w:rPr>
                  <w:rFonts w:ascii="Cambria Math" w:eastAsia="Times New Roman" w:hAnsi="Cambria Math" w:cs="Times New Roman"/>
                  <w:i/>
                  <w:sz w:val="24"/>
                  <w:szCs w:val="24"/>
                </w:rPr>
              </w:ins>
            </m:ctrlPr>
          </m:sSubPr>
          <m:e>
            <m:r>
              <w:ins w:id="419" w:author="Cayelan C. Carey" w:date="2020-11-06T15:33:00Z">
                <w:rPr>
                  <w:rFonts w:ascii="Cambria Math" w:eastAsia="Times New Roman" w:hAnsi="Cambria Math" w:cs="Times New Roman"/>
                  <w:sz w:val="24"/>
                  <w:szCs w:val="24"/>
                </w:rPr>
                <m:t>β</m:t>
              </w:ins>
            </m:r>
          </m:e>
          <m:sub>
            <m:r>
              <w:ins w:id="420" w:author="Cayelan C. Carey" w:date="2020-11-06T15:33:00Z">
                <w:rPr>
                  <w:rFonts w:ascii="Cambria Math" w:eastAsia="Times New Roman" w:hAnsi="Cambria Math" w:cs="Times New Roman"/>
                  <w:sz w:val="24"/>
                  <w:szCs w:val="24"/>
                </w:rPr>
                <m:t>3</m:t>
              </w:ins>
            </m:r>
          </m:sub>
        </m:sSub>
      </m:oMath>
      <w:ins w:id="421" w:author="Cayelan C. Carey" w:date="2020-11-06T15:33:00Z">
        <w:r w:rsidR="000442F7" w:rsidRPr="00F93EDE">
          <w:rPr>
            <w:rFonts w:ascii="Times New Roman" w:eastAsia="Times New Roman" w:hAnsi="Times New Roman" w:cs="Times New Roman"/>
            <w:sz w:val="24"/>
            <w:szCs w:val="24"/>
          </w:rPr>
          <w:t>, the parameter associated with the intercept term in Eqn. 2</w:t>
        </w:r>
        <w:r w:rsidR="000442F7">
          <w:rPr>
            <w:rFonts w:ascii="Times New Roman" w:eastAsia="Times New Roman" w:hAnsi="Times New Roman" w:cs="Times New Roman"/>
            <w:sz w:val="24"/>
            <w:szCs w:val="24"/>
          </w:rPr>
          <w:t>,</w:t>
        </w:r>
        <w:r w:rsidR="000442F7" w:rsidRPr="00F93EDE">
          <w:rPr>
            <w:rFonts w:ascii="Times New Roman" w:eastAsia="Times New Roman" w:hAnsi="Times New Roman" w:cs="Times New Roman"/>
            <w:sz w:val="24"/>
            <w:szCs w:val="24"/>
          </w:rPr>
          <w:t xml:space="preserve"> had a range of -94 to 66 and mean of -1.9; by 15 July, the parameter range had decreased to -14 to 18 with a mean of -2.7. Similarly, the range for </w:t>
        </w:r>
      </w:ins>
      <m:oMath>
        <m:sSub>
          <m:sSubPr>
            <m:ctrlPr>
              <w:ins w:id="422" w:author="Cayelan C. Carey" w:date="2020-11-06T15:33:00Z">
                <w:rPr>
                  <w:rFonts w:ascii="Cambria Math" w:eastAsia="Times New Roman" w:hAnsi="Cambria Math" w:cs="Times New Roman"/>
                  <w:i/>
                  <w:sz w:val="24"/>
                  <w:szCs w:val="24"/>
                </w:rPr>
              </w:ins>
            </m:ctrlPr>
          </m:sSubPr>
          <m:e>
            <m:r>
              <w:ins w:id="423" w:author="Cayelan C. Carey" w:date="2020-11-06T15:33:00Z">
                <w:rPr>
                  <w:rFonts w:ascii="Cambria Math" w:eastAsia="Times New Roman" w:hAnsi="Cambria Math" w:cs="Times New Roman"/>
                  <w:sz w:val="24"/>
                  <w:szCs w:val="24"/>
                </w:rPr>
                <m:t>β</m:t>
              </w:ins>
            </m:r>
          </m:e>
          <m:sub>
            <m:r>
              <w:ins w:id="424" w:author="Cayelan C. Carey" w:date="2020-11-06T15:33:00Z">
                <w:rPr>
                  <w:rFonts w:ascii="Cambria Math" w:eastAsia="Times New Roman" w:hAnsi="Cambria Math" w:cs="Times New Roman"/>
                  <w:sz w:val="24"/>
                  <w:szCs w:val="24"/>
                </w:rPr>
                <m:t>4</m:t>
              </w:ins>
            </m:r>
          </m:sub>
        </m:sSub>
      </m:oMath>
      <w:ins w:id="425" w:author="Cayelan C. Carey" w:date="2020-11-06T15:33:00Z">
        <w:r w:rsidR="000442F7" w:rsidRPr="00F93EDE">
          <w:rPr>
            <w:rFonts w:ascii="Times New Roman" w:eastAsia="Times New Roman" w:hAnsi="Times New Roman" w:cs="Times New Roman"/>
            <w:sz w:val="24"/>
            <w:szCs w:val="24"/>
          </w:rPr>
          <w:t xml:space="preserve">, the parameter associated with the autoregressive ebullition term in Eqn. 2, decreased from -11 </w:t>
        </w:r>
        <w:r w:rsidR="000442F7">
          <w:rPr>
            <w:rFonts w:ascii="Times New Roman" w:eastAsia="Times New Roman" w:hAnsi="Times New Roman" w:cs="Times New Roman"/>
            <w:sz w:val="24"/>
            <w:szCs w:val="24"/>
          </w:rPr>
          <w:t>to</w:t>
        </w:r>
        <w:r w:rsidR="000442F7" w:rsidRPr="00F93EDE">
          <w:rPr>
            <w:rFonts w:ascii="Times New Roman" w:eastAsia="Times New Roman" w:hAnsi="Times New Roman" w:cs="Times New Roman"/>
            <w:sz w:val="24"/>
            <w:szCs w:val="24"/>
          </w:rPr>
          <w:t xml:space="preserve"> 20 with a mean of 0.15 in the </w:t>
        </w:r>
        <w:r w:rsidR="000442F7">
          <w:rPr>
            <w:rFonts w:ascii="Times New Roman" w:eastAsia="Times New Roman" w:hAnsi="Times New Roman" w:cs="Times New Roman"/>
            <w:sz w:val="24"/>
            <w:szCs w:val="24"/>
          </w:rPr>
          <w:t xml:space="preserve">1 July </w:t>
        </w:r>
        <w:r w:rsidR="000442F7" w:rsidRPr="00F93EDE">
          <w:rPr>
            <w:rFonts w:ascii="Times New Roman" w:eastAsia="Times New Roman" w:hAnsi="Times New Roman" w:cs="Times New Roman"/>
            <w:sz w:val="24"/>
            <w:szCs w:val="24"/>
          </w:rPr>
          <w:t xml:space="preserve">forecast to a range of -1.0 to 2.0 with a mean of 0.14 </w:t>
        </w:r>
        <w:r w:rsidR="000442F7">
          <w:rPr>
            <w:rFonts w:ascii="Times New Roman" w:eastAsia="Times New Roman" w:hAnsi="Times New Roman" w:cs="Times New Roman"/>
            <w:sz w:val="24"/>
            <w:szCs w:val="24"/>
          </w:rPr>
          <w:t>on</w:t>
        </w:r>
        <w:r w:rsidR="000442F7" w:rsidRPr="00F93EDE">
          <w:rPr>
            <w:rFonts w:ascii="Times New Roman" w:eastAsia="Times New Roman" w:hAnsi="Times New Roman" w:cs="Times New Roman"/>
            <w:sz w:val="24"/>
            <w:szCs w:val="24"/>
          </w:rPr>
          <w:t xml:space="preserve"> 15 July. The range for </w:t>
        </w:r>
      </w:ins>
      <m:oMath>
        <m:sSub>
          <m:sSubPr>
            <m:ctrlPr>
              <w:ins w:id="426" w:author="Cayelan C. Carey" w:date="2020-11-06T15:33:00Z">
                <w:rPr>
                  <w:rFonts w:ascii="Cambria Math" w:eastAsia="Times New Roman" w:hAnsi="Cambria Math" w:cs="Times New Roman"/>
                  <w:i/>
                  <w:sz w:val="24"/>
                  <w:szCs w:val="24"/>
                </w:rPr>
              </w:ins>
            </m:ctrlPr>
          </m:sSubPr>
          <m:e>
            <m:r>
              <w:ins w:id="427" w:author="Cayelan C. Carey" w:date="2020-11-06T15:33:00Z">
                <w:rPr>
                  <w:rFonts w:ascii="Cambria Math" w:eastAsia="Times New Roman" w:hAnsi="Cambria Math" w:cs="Times New Roman"/>
                  <w:sz w:val="24"/>
                  <w:szCs w:val="24"/>
                </w:rPr>
                <m:t>β</m:t>
              </w:ins>
            </m:r>
          </m:e>
          <m:sub>
            <m:r>
              <w:ins w:id="428" w:author="Cayelan C. Carey" w:date="2020-11-06T15:33:00Z">
                <w:rPr>
                  <w:rFonts w:ascii="Cambria Math" w:eastAsia="Times New Roman" w:hAnsi="Cambria Math" w:cs="Times New Roman"/>
                  <w:sz w:val="24"/>
                  <w:szCs w:val="24"/>
                </w:rPr>
                <m:t>5</m:t>
              </w:ins>
            </m:r>
          </m:sub>
        </m:sSub>
      </m:oMath>
      <w:ins w:id="429" w:author="Cayelan C. Carey" w:date="2020-11-06T15:33:00Z">
        <w:r w:rsidR="000442F7" w:rsidRPr="00F93EDE">
          <w:rPr>
            <w:rFonts w:ascii="Times New Roman" w:eastAsia="Times New Roman" w:hAnsi="Times New Roman" w:cs="Times New Roman"/>
            <w:sz w:val="24"/>
            <w:szCs w:val="24"/>
          </w:rPr>
          <w:t xml:space="preserve">, the parameter associated with the SWI temperature term in Eqn. </w:t>
        </w:r>
        <w:r w:rsidR="000442F7">
          <w:rPr>
            <w:rFonts w:ascii="Times New Roman" w:eastAsia="Times New Roman" w:hAnsi="Times New Roman" w:cs="Times New Roman"/>
            <w:sz w:val="24"/>
            <w:szCs w:val="24"/>
          </w:rPr>
          <w:t>2</w:t>
        </w:r>
        <w:r w:rsidR="000442F7" w:rsidRPr="00F93EDE">
          <w:rPr>
            <w:rFonts w:ascii="Times New Roman" w:eastAsia="Times New Roman" w:hAnsi="Times New Roman" w:cs="Times New Roman"/>
            <w:sz w:val="24"/>
            <w:szCs w:val="24"/>
          </w:rPr>
          <w:t xml:space="preserve">, decreased from -3.5 to 5.3 with a mean of 0.22 in the first forecast to -0.8 to 0.9 with a mean of 0.26 on 15 July. Finally, the range of </w:t>
        </w:r>
      </w:ins>
      <m:oMath>
        <m:r>
          <w:ins w:id="430" w:author="Cayelan C. Carey" w:date="2020-11-06T15:33:00Z">
            <w:rPr>
              <w:rFonts w:ascii="Cambria Math" w:eastAsia="Times New Roman" w:hAnsi="Cambria Math" w:cs="Times New Roman"/>
              <w:sz w:val="24"/>
              <w:szCs w:val="24"/>
              <w:lang w:val="en-GB"/>
            </w:rPr>
            <m:t>ɛ</m:t>
          </w:ins>
        </m:r>
      </m:oMath>
      <w:ins w:id="431" w:author="Cayelan C. Carey" w:date="2020-11-06T15:33:00Z">
        <w:r w:rsidR="000442F7" w:rsidRPr="00F93EDE">
          <w:rPr>
            <w:rFonts w:ascii="Times New Roman" w:eastAsia="Times New Roman" w:hAnsi="Times New Roman" w:cs="Times New Roman"/>
            <w:sz w:val="24"/>
            <w:szCs w:val="24"/>
            <w:lang w:val="en-GB"/>
          </w:rPr>
          <w:t xml:space="preserve"> </w:t>
        </w:r>
        <w:r w:rsidR="000442F7" w:rsidRPr="00F93EDE">
          <w:rPr>
            <w:rFonts w:ascii="Times New Roman" w:eastAsia="Times New Roman" w:hAnsi="Times New Roman" w:cs="Times New Roman"/>
            <w:sz w:val="24"/>
            <w:szCs w:val="24"/>
          </w:rPr>
          <w:t xml:space="preserve">associated with </w:t>
        </w:r>
        <w:r w:rsidR="000442F7">
          <w:rPr>
            <w:rFonts w:ascii="Times New Roman" w:eastAsia="Times New Roman" w:hAnsi="Times New Roman" w:cs="Times New Roman"/>
            <w:sz w:val="24"/>
            <w:szCs w:val="24"/>
          </w:rPr>
          <w:t xml:space="preserve">model </w:t>
        </w:r>
        <w:r w:rsidR="000442F7" w:rsidRPr="00F93EDE">
          <w:rPr>
            <w:rFonts w:ascii="Times New Roman" w:eastAsia="Times New Roman" w:hAnsi="Times New Roman" w:cs="Times New Roman"/>
            <w:sz w:val="24"/>
            <w:szCs w:val="24"/>
          </w:rPr>
          <w:t>process noise in the Eqn. 2, decreased from 0.1 to 60 with a mean of 0.57 in the first forecast to 0.1 to 4.1 with a mean of 0.31 on 15 July.</w:t>
        </w:r>
      </w:ins>
    </w:p>
    <w:p w14:paraId="00B44F4F" w14:textId="77777777" w:rsidR="00522EF9" w:rsidRDefault="00C3747A" w:rsidP="000442F7">
      <w:pPr>
        <w:spacing w:after="0" w:line="480" w:lineRule="auto"/>
        <w:rPr>
          <w:ins w:id="432" w:author="Cayelan C. Carey" w:date="2020-11-06T15:33:00Z"/>
          <w:rFonts w:ascii="Times New Roman" w:eastAsia="Times New Roman" w:hAnsi="Times New Roman" w:cs="Times New Roman"/>
          <w:i/>
          <w:sz w:val="24"/>
          <w:szCs w:val="24"/>
        </w:rPr>
      </w:pPr>
      <w:ins w:id="433" w:author="Cayelan C. Carey" w:date="2020-11-06T15:36:00Z">
        <w:r>
          <w:rPr>
            <w:rFonts w:ascii="Times New Roman" w:eastAsia="Times New Roman" w:hAnsi="Times New Roman" w:cs="Times New Roman"/>
            <w:sz w:val="24"/>
            <w:szCs w:val="24"/>
          </w:rPr>
          <w:tab/>
        </w:r>
      </w:ins>
      <w:ins w:id="434" w:author="Cayelan C. Carey" w:date="2020-11-06T15:33:00Z">
        <w:r w:rsidR="000442F7" w:rsidRPr="00F93EDE">
          <w:rPr>
            <w:rFonts w:ascii="Times New Roman" w:eastAsia="Times New Roman" w:hAnsi="Times New Roman" w:cs="Times New Roman"/>
            <w:sz w:val="24"/>
            <w:szCs w:val="24"/>
          </w:rPr>
          <w:t xml:space="preserve">While the range around each of the </w:t>
        </w:r>
        <w:r w:rsidR="000442F7">
          <w:rPr>
            <w:rFonts w:ascii="Times New Roman" w:eastAsia="Times New Roman" w:hAnsi="Times New Roman" w:cs="Times New Roman"/>
            <w:sz w:val="24"/>
            <w:szCs w:val="24"/>
          </w:rPr>
          <w:t>parameters</w:t>
        </w:r>
        <w:r w:rsidR="000442F7" w:rsidRPr="00F93EDE">
          <w:rPr>
            <w:rFonts w:ascii="Times New Roman" w:eastAsia="Times New Roman" w:hAnsi="Times New Roman" w:cs="Times New Roman"/>
            <w:sz w:val="24"/>
            <w:szCs w:val="24"/>
          </w:rPr>
          <w:t xml:space="preserve"> in Eqn. 2 did not substantially change after 15 July (Fig</w:t>
        </w:r>
        <w:r w:rsidR="000442F7">
          <w:rPr>
            <w:rFonts w:ascii="Times New Roman" w:eastAsia="Times New Roman" w:hAnsi="Times New Roman" w:cs="Times New Roman"/>
            <w:sz w:val="24"/>
            <w:szCs w:val="24"/>
          </w:rPr>
          <w:t>ure</w:t>
        </w:r>
        <w:r w:rsidR="000442F7" w:rsidRPr="00F93EDE">
          <w:rPr>
            <w:rFonts w:ascii="Times New Roman" w:eastAsia="Times New Roman" w:hAnsi="Times New Roman" w:cs="Times New Roman"/>
            <w:sz w:val="24"/>
            <w:szCs w:val="24"/>
          </w:rPr>
          <w:t xml:space="preserve"> 6), the mean of each estimate continued to vary throughout the remainder of </w:t>
        </w:r>
        <w:r w:rsidR="000442F7" w:rsidRPr="00F93EDE">
          <w:rPr>
            <w:rFonts w:ascii="Times New Roman" w:eastAsia="Times New Roman" w:hAnsi="Times New Roman" w:cs="Times New Roman"/>
            <w:sz w:val="24"/>
            <w:szCs w:val="24"/>
          </w:rPr>
          <w:lastRenderedPageBreak/>
          <w:t xml:space="preserve">the forecasting period. The mean estimate of the </w:t>
        </w:r>
      </w:ins>
      <m:oMath>
        <m:sSub>
          <m:sSubPr>
            <m:ctrlPr>
              <w:ins w:id="435" w:author="Cayelan C. Carey" w:date="2020-11-06T15:33:00Z">
                <w:rPr>
                  <w:rFonts w:ascii="Cambria Math" w:eastAsia="Times New Roman" w:hAnsi="Cambria Math" w:cs="Times New Roman"/>
                  <w:i/>
                  <w:sz w:val="24"/>
                  <w:szCs w:val="24"/>
                </w:rPr>
              </w:ins>
            </m:ctrlPr>
          </m:sSubPr>
          <m:e>
            <m:r>
              <w:ins w:id="436" w:author="Cayelan C. Carey" w:date="2020-11-06T15:33:00Z">
                <w:rPr>
                  <w:rFonts w:ascii="Cambria Math" w:eastAsia="Times New Roman" w:hAnsi="Cambria Math" w:cs="Times New Roman"/>
                  <w:sz w:val="24"/>
                  <w:szCs w:val="24"/>
                </w:rPr>
                <m:t>β</m:t>
              </w:ins>
            </m:r>
          </m:e>
          <m:sub>
            <m:r>
              <w:ins w:id="437" w:author="Cayelan C. Carey" w:date="2020-11-06T15:33:00Z">
                <w:rPr>
                  <w:rFonts w:ascii="Cambria Math" w:eastAsia="Times New Roman" w:hAnsi="Cambria Math" w:cs="Times New Roman"/>
                  <w:sz w:val="24"/>
                  <w:szCs w:val="24"/>
                </w:rPr>
                <m:t>3</m:t>
              </w:ins>
            </m:r>
          </m:sub>
        </m:sSub>
      </m:oMath>
      <w:ins w:id="438" w:author="Cayelan C. Carey" w:date="2020-11-06T15:33:00Z">
        <w:r w:rsidR="000442F7" w:rsidRPr="00F93EDE">
          <w:rPr>
            <w:rFonts w:ascii="Times New Roman" w:eastAsia="Times New Roman" w:hAnsi="Times New Roman" w:cs="Times New Roman"/>
            <w:sz w:val="24"/>
            <w:szCs w:val="24"/>
          </w:rPr>
          <w:t xml:space="preserve"> intercept parameter (Eqn. 2) increased from -2.7 to -1.1 during July and early August and then remained between -1.0 and -1.5 between August and October before increasing to a maximum of -6.7 on 7 November. From 15 July through 16 Oct</w:t>
        </w:r>
        <w:r w:rsidR="000442F7">
          <w:rPr>
            <w:rFonts w:ascii="Times New Roman" w:eastAsia="Times New Roman" w:hAnsi="Times New Roman" w:cs="Times New Roman"/>
            <w:sz w:val="24"/>
            <w:szCs w:val="24"/>
          </w:rPr>
          <w:t>ober</w:t>
        </w:r>
        <w:r w:rsidR="000442F7" w:rsidRPr="00F93EDE">
          <w:rPr>
            <w:rFonts w:ascii="Times New Roman" w:eastAsia="Times New Roman" w:hAnsi="Times New Roman" w:cs="Times New Roman"/>
            <w:sz w:val="24"/>
            <w:szCs w:val="24"/>
          </w:rPr>
          <w:t xml:space="preserve">, the mean estimate of the </w:t>
        </w:r>
      </w:ins>
      <m:oMath>
        <m:sSub>
          <m:sSubPr>
            <m:ctrlPr>
              <w:ins w:id="439" w:author="Cayelan C. Carey" w:date="2020-11-06T15:33:00Z">
                <w:rPr>
                  <w:rFonts w:ascii="Cambria Math" w:eastAsia="Times New Roman" w:hAnsi="Cambria Math" w:cs="Times New Roman"/>
                  <w:i/>
                  <w:sz w:val="24"/>
                  <w:szCs w:val="24"/>
                </w:rPr>
              </w:ins>
            </m:ctrlPr>
          </m:sSubPr>
          <m:e>
            <m:r>
              <w:ins w:id="440" w:author="Cayelan C. Carey" w:date="2020-11-06T15:33:00Z">
                <w:rPr>
                  <w:rFonts w:ascii="Cambria Math" w:eastAsia="Times New Roman" w:hAnsi="Cambria Math" w:cs="Times New Roman"/>
                  <w:sz w:val="24"/>
                  <w:szCs w:val="24"/>
                </w:rPr>
                <m:t>β</m:t>
              </w:ins>
            </m:r>
          </m:e>
          <m:sub>
            <m:r>
              <w:ins w:id="441" w:author="Cayelan C. Carey" w:date="2020-11-06T15:33:00Z">
                <w:rPr>
                  <w:rFonts w:ascii="Cambria Math" w:eastAsia="Times New Roman" w:hAnsi="Cambria Math" w:cs="Times New Roman"/>
                  <w:sz w:val="24"/>
                  <w:szCs w:val="24"/>
                </w:rPr>
                <m:t>4</m:t>
              </w:ins>
            </m:r>
          </m:sub>
        </m:sSub>
        <m:r>
          <w:ins w:id="442" w:author="Cayelan C. Carey" w:date="2020-11-06T15:33:00Z">
            <w:rPr>
              <w:rFonts w:ascii="Cambria Math" w:eastAsia="Times New Roman" w:hAnsi="Cambria Math" w:cs="Times New Roman"/>
              <w:sz w:val="24"/>
              <w:szCs w:val="24"/>
            </w:rPr>
            <m:t xml:space="preserve"> </m:t>
          </w:ins>
        </m:r>
      </m:oMath>
      <w:ins w:id="443" w:author="Cayelan C. Carey" w:date="2020-11-06T15:33:00Z">
        <w:r w:rsidR="000442F7" w:rsidRPr="00F93EDE">
          <w:rPr>
            <w:rFonts w:ascii="Times New Roman" w:eastAsia="Times New Roman" w:hAnsi="Times New Roman" w:cs="Times New Roman"/>
            <w:sz w:val="24"/>
            <w:szCs w:val="24"/>
          </w:rPr>
          <w:t xml:space="preserve">autoregressive parameter was between 0.1 and 0.2 and then decreased to 0.006 and 0.015 on 23 and 30 Oct., respectively, before increasing to 0.15 on 7 November. The mean estimate for the </w:t>
        </w:r>
      </w:ins>
      <m:oMath>
        <m:sSub>
          <m:sSubPr>
            <m:ctrlPr>
              <w:ins w:id="444" w:author="Cayelan C. Carey" w:date="2020-11-06T15:33:00Z">
                <w:rPr>
                  <w:rFonts w:ascii="Cambria Math" w:eastAsia="Times New Roman" w:hAnsi="Cambria Math" w:cs="Times New Roman"/>
                  <w:i/>
                  <w:sz w:val="24"/>
                  <w:szCs w:val="24"/>
                </w:rPr>
              </w:ins>
            </m:ctrlPr>
          </m:sSubPr>
          <m:e>
            <m:r>
              <w:ins w:id="445" w:author="Cayelan C. Carey" w:date="2020-11-06T15:33:00Z">
                <w:rPr>
                  <w:rFonts w:ascii="Cambria Math" w:eastAsia="Times New Roman" w:hAnsi="Cambria Math" w:cs="Times New Roman"/>
                  <w:sz w:val="24"/>
                  <w:szCs w:val="24"/>
                </w:rPr>
                <m:t>β</m:t>
              </w:ins>
            </m:r>
          </m:e>
          <m:sub>
            <m:r>
              <w:ins w:id="446" w:author="Cayelan C. Carey" w:date="2020-11-06T15:33:00Z">
                <w:rPr>
                  <w:rFonts w:ascii="Cambria Math" w:eastAsia="Times New Roman" w:hAnsi="Cambria Math" w:cs="Times New Roman"/>
                  <w:sz w:val="24"/>
                  <w:szCs w:val="24"/>
                </w:rPr>
                <m:t>5</m:t>
              </w:ins>
            </m:r>
          </m:sub>
        </m:sSub>
      </m:oMath>
      <w:ins w:id="447" w:author="Cayelan C. Carey" w:date="2020-11-06T15:33:00Z">
        <w:r w:rsidR="000442F7" w:rsidRPr="00F93EDE">
          <w:rPr>
            <w:rFonts w:ascii="Times New Roman" w:eastAsia="Times New Roman" w:hAnsi="Times New Roman" w:cs="Times New Roman"/>
            <w:sz w:val="24"/>
            <w:szCs w:val="24"/>
          </w:rPr>
          <w:t xml:space="preserve"> SWI temperature parameter ranged between 0.26 and 0.17 throughout the summer before increasing to a maximum of 0.43 on 7 November. Finally, the mean estimate for </w:t>
        </w:r>
      </w:ins>
      <m:oMath>
        <m:r>
          <w:ins w:id="448" w:author="Cayelan C. Carey" w:date="2020-11-06T15:33:00Z">
            <w:rPr>
              <w:rFonts w:ascii="Cambria Math" w:eastAsia="Times New Roman" w:hAnsi="Cambria Math" w:cs="Times New Roman"/>
              <w:sz w:val="24"/>
              <w:szCs w:val="24"/>
              <w:lang w:val="en-GB"/>
            </w:rPr>
            <m:t>ɛ</m:t>
          </w:ins>
        </m:r>
      </m:oMath>
      <w:ins w:id="449" w:author="Cayelan C. Carey" w:date="2020-11-06T15:33:00Z">
        <w:r w:rsidR="000442F7" w:rsidRPr="00F93EDE">
          <w:rPr>
            <w:rFonts w:ascii="Times New Roman" w:eastAsia="Times New Roman" w:hAnsi="Times New Roman" w:cs="Times New Roman"/>
            <w:sz w:val="24"/>
            <w:szCs w:val="24"/>
            <w:lang w:val="en-GB"/>
          </w:rPr>
          <w:t xml:space="preserve"> </w:t>
        </w:r>
        <w:r w:rsidR="000442F7" w:rsidRPr="00F93EDE">
          <w:rPr>
            <w:rFonts w:ascii="Times New Roman" w:eastAsia="Times New Roman" w:hAnsi="Times New Roman" w:cs="Times New Roman"/>
            <w:sz w:val="24"/>
            <w:szCs w:val="24"/>
          </w:rPr>
          <w:t>ranged between 0.41 and 0.27 throughout the summer before increasing to 0.76 on 7 November.</w:t>
        </w:r>
      </w:ins>
      <w:commentRangeEnd w:id="414"/>
      <w:ins w:id="450" w:author="Cayelan C. Carey" w:date="2020-11-06T15:36:00Z">
        <w:r>
          <w:rPr>
            <w:rStyle w:val="CommentReference"/>
          </w:rPr>
          <w:commentReference w:id="414"/>
        </w:r>
      </w:ins>
    </w:p>
    <w:p w14:paraId="20533922" w14:textId="77777777" w:rsidR="000442F7" w:rsidRDefault="000442F7" w:rsidP="00D512D8">
      <w:pPr>
        <w:spacing w:after="0" w:line="480" w:lineRule="auto"/>
        <w:rPr>
          <w:ins w:id="451" w:author="McClure, Ryan" w:date="2020-10-27T15:47:00Z"/>
          <w:rFonts w:ascii="Times New Roman" w:eastAsia="Times New Roman" w:hAnsi="Times New Roman" w:cs="Times New Roman"/>
          <w:i/>
          <w:sz w:val="24"/>
          <w:szCs w:val="24"/>
        </w:rPr>
      </w:pPr>
    </w:p>
    <w:p w14:paraId="33C38001" w14:textId="77777777" w:rsidR="00D512D8" w:rsidRPr="00F93EDE" w:rsidRDefault="00D512D8" w:rsidP="00D512D8">
      <w:pPr>
        <w:spacing w:after="0" w:line="480" w:lineRule="auto"/>
        <w:rPr>
          <w:rFonts w:ascii="Times New Roman" w:eastAsia="Times New Roman" w:hAnsi="Times New Roman" w:cs="Times New Roman"/>
          <w:i/>
          <w:sz w:val="24"/>
          <w:szCs w:val="24"/>
        </w:rPr>
      </w:pPr>
      <w:r w:rsidRPr="00F93EDE">
        <w:rPr>
          <w:rFonts w:ascii="Times New Roman" w:eastAsia="Times New Roman" w:hAnsi="Times New Roman" w:cs="Times New Roman"/>
          <w:i/>
          <w:sz w:val="24"/>
          <w:szCs w:val="24"/>
        </w:rPr>
        <w:t>CH</w:t>
      </w:r>
      <w:r w:rsidRPr="00F93EDE">
        <w:rPr>
          <w:rFonts w:ascii="Times New Roman" w:eastAsia="Times New Roman" w:hAnsi="Times New Roman" w:cs="Times New Roman"/>
          <w:i/>
          <w:sz w:val="24"/>
          <w:szCs w:val="24"/>
          <w:vertAlign w:val="subscript"/>
        </w:rPr>
        <w:t>4</w:t>
      </w:r>
      <w:r w:rsidRPr="00F93EDE">
        <w:rPr>
          <w:rFonts w:ascii="Times New Roman" w:eastAsia="Times New Roman" w:hAnsi="Times New Roman" w:cs="Times New Roman"/>
          <w:i/>
          <w:sz w:val="24"/>
          <w:szCs w:val="24"/>
        </w:rPr>
        <w:t xml:space="preserve"> ebullition forecast performance evaluation</w:t>
      </w:r>
    </w:p>
    <w:p w14:paraId="6E12839C" w14:textId="77777777" w:rsidR="00D512D8" w:rsidRPr="00F93EDE" w:rsidDel="00E118AA" w:rsidRDefault="00B61943" w:rsidP="00D512D8">
      <w:pPr>
        <w:spacing w:after="0" w:line="480" w:lineRule="auto"/>
        <w:ind w:firstLine="720"/>
        <w:rPr>
          <w:del w:id="452" w:author="McClure, Ryan" w:date="2020-11-04T13:49:00Z"/>
          <w:rFonts w:ascii="Times New Roman" w:eastAsia="Times New Roman" w:hAnsi="Times New Roman" w:cs="Times New Roman"/>
          <w:sz w:val="24"/>
          <w:szCs w:val="24"/>
        </w:rPr>
      </w:pPr>
      <w:ins w:id="453" w:author="McClure, Ryan" w:date="2020-11-05T12:06:00Z">
        <w:r>
          <w:rPr>
            <w:rFonts w:ascii="Times New Roman" w:eastAsia="Times New Roman" w:hAnsi="Times New Roman" w:cs="Times New Roman"/>
            <w:sz w:val="24"/>
            <w:szCs w:val="24"/>
          </w:rPr>
          <w:t>The CH</w:t>
        </w:r>
        <w:r w:rsidRPr="00B61943">
          <w:rPr>
            <w:rFonts w:ascii="Times New Roman" w:eastAsia="Times New Roman" w:hAnsi="Times New Roman" w:cs="Times New Roman"/>
            <w:sz w:val="24"/>
            <w:szCs w:val="24"/>
            <w:vertAlign w:val="subscript"/>
            <w:rPrChange w:id="454" w:author="McClure, Ryan" w:date="2020-11-05T12:06:00Z">
              <w:rPr>
                <w:rFonts w:ascii="Times New Roman" w:eastAsia="Times New Roman" w:hAnsi="Times New Roman" w:cs="Times New Roman"/>
                <w:sz w:val="24"/>
                <w:szCs w:val="24"/>
              </w:rPr>
            </w:rPrChange>
          </w:rPr>
          <w:t>4</w:t>
        </w:r>
        <w:r>
          <w:rPr>
            <w:rFonts w:ascii="Times New Roman" w:eastAsia="Times New Roman" w:hAnsi="Times New Roman" w:cs="Times New Roman"/>
            <w:sz w:val="24"/>
            <w:szCs w:val="24"/>
          </w:rPr>
          <w:t xml:space="preserve"> ebullition forecasts with data assimilation performed better than the forecasts without data assimilation and the persistence null model.</w:t>
        </w:r>
      </w:ins>
      <w:ins w:id="455" w:author="McClure, Ryan" w:date="2020-11-04T13:24:00Z">
        <w:r w:rsidR="00F50631">
          <w:rPr>
            <w:rFonts w:ascii="Times New Roman" w:eastAsia="Times New Roman" w:hAnsi="Times New Roman" w:cs="Times New Roman"/>
            <w:sz w:val="24"/>
            <w:szCs w:val="24"/>
          </w:rPr>
          <w:t xml:space="preserve"> </w:t>
        </w:r>
      </w:ins>
      <w:ins w:id="456" w:author="McClure, Ryan" w:date="2020-11-04T13:28:00Z">
        <w:r w:rsidR="00B7073F">
          <w:rPr>
            <w:rFonts w:ascii="Times New Roman" w:eastAsia="Times New Roman" w:hAnsi="Times New Roman" w:cs="Times New Roman"/>
            <w:sz w:val="24"/>
            <w:szCs w:val="24"/>
          </w:rPr>
          <w:t>During the forecasting period</w:t>
        </w:r>
      </w:ins>
      <w:ins w:id="457" w:author="McClure, Ryan" w:date="2020-11-04T13:27:00Z">
        <w:r w:rsidR="00B7073F" w:rsidRPr="00F93EDE">
          <w:rPr>
            <w:rFonts w:ascii="Times New Roman" w:eastAsia="Times New Roman" w:hAnsi="Times New Roman" w:cs="Times New Roman"/>
            <w:sz w:val="24"/>
            <w:szCs w:val="24"/>
          </w:rPr>
          <w:t xml:space="preserve"> (</w:t>
        </w:r>
      </w:ins>
      <w:ins w:id="458" w:author="McClure, Ryan" w:date="2020-11-04T13:28:00Z">
        <w:r w:rsidR="00B7073F">
          <w:rPr>
            <w:rFonts w:ascii="Times New Roman" w:eastAsia="Times New Roman" w:hAnsi="Times New Roman" w:cs="Times New Roman"/>
            <w:sz w:val="24"/>
            <w:szCs w:val="24"/>
          </w:rPr>
          <w:t xml:space="preserve">1 July </w:t>
        </w:r>
      </w:ins>
      <w:ins w:id="459" w:author="McClure, Ryan" w:date="2020-11-04T13:27:00Z">
        <w:r w:rsidR="00B7073F" w:rsidRPr="00F93EDE">
          <w:rPr>
            <w:rFonts w:ascii="Times New Roman" w:eastAsia="Times New Roman" w:hAnsi="Times New Roman" w:cs="Times New Roman"/>
            <w:sz w:val="24"/>
            <w:szCs w:val="24"/>
          </w:rPr>
          <w:t xml:space="preserve">– </w:t>
        </w:r>
      </w:ins>
      <w:ins w:id="460" w:author="McClure, Ryan" w:date="2020-11-04T13:28:00Z">
        <w:r w:rsidR="00B7073F">
          <w:rPr>
            <w:rFonts w:ascii="Times New Roman" w:eastAsia="Times New Roman" w:hAnsi="Times New Roman" w:cs="Times New Roman"/>
            <w:sz w:val="24"/>
            <w:szCs w:val="24"/>
          </w:rPr>
          <w:t>7 November</w:t>
        </w:r>
      </w:ins>
      <w:ins w:id="461" w:author="McClure, Ryan" w:date="2020-11-04T13:27:00Z">
        <w:r w:rsidR="00B7073F" w:rsidRPr="00F93EDE">
          <w:rPr>
            <w:rFonts w:ascii="Times New Roman" w:eastAsia="Times New Roman" w:hAnsi="Times New Roman" w:cs="Times New Roman"/>
            <w:sz w:val="24"/>
            <w:szCs w:val="24"/>
          </w:rPr>
          <w:t>)</w:t>
        </w:r>
      </w:ins>
      <w:ins w:id="462" w:author="McClure, Ryan" w:date="2020-11-04T13:28:00Z">
        <w:del w:id="463" w:author="Cayelan C. Carey" w:date="2020-11-06T15:23:00Z">
          <w:r w:rsidR="00B7073F" w:rsidDel="00FD116A">
            <w:rPr>
              <w:rFonts w:ascii="Times New Roman" w:eastAsia="Times New Roman" w:hAnsi="Times New Roman" w:cs="Times New Roman"/>
              <w:sz w:val="24"/>
              <w:szCs w:val="24"/>
            </w:rPr>
            <w:delText xml:space="preserve"> </w:delText>
          </w:r>
        </w:del>
      </w:ins>
      <w:ins w:id="464" w:author="McClure, Ryan" w:date="2020-11-04T13:27:00Z">
        <w:r w:rsidR="00B7073F" w:rsidRPr="00F93EDE">
          <w:rPr>
            <w:rFonts w:ascii="Times New Roman" w:eastAsia="Times New Roman" w:hAnsi="Times New Roman" w:cs="Times New Roman"/>
            <w:sz w:val="24"/>
            <w:szCs w:val="24"/>
          </w:rPr>
          <w:t>,</w:t>
        </w:r>
        <w:r w:rsidR="00B7073F">
          <w:rPr>
            <w:rFonts w:ascii="Times New Roman" w:eastAsia="Times New Roman" w:hAnsi="Times New Roman" w:cs="Times New Roman"/>
            <w:sz w:val="24"/>
            <w:szCs w:val="24"/>
          </w:rPr>
          <w:t xml:space="preserve"> </w:t>
        </w:r>
      </w:ins>
      <w:del w:id="465" w:author="McClure, Ryan" w:date="2020-11-04T13:27:00Z">
        <w:r w:rsidR="00D512D8" w:rsidRPr="00F93EDE" w:rsidDel="00B7073F">
          <w:rPr>
            <w:rFonts w:ascii="Times New Roman" w:eastAsia="Times New Roman" w:hAnsi="Times New Roman" w:cs="Times New Roman"/>
            <w:sz w:val="24"/>
            <w:szCs w:val="24"/>
          </w:rPr>
          <w:delText xml:space="preserve">The </w:delText>
        </w:r>
      </w:del>
      <w:ins w:id="466" w:author="McClure, Ryan" w:date="2020-11-04T13:27:00Z">
        <w:r w:rsidR="00B7073F">
          <w:rPr>
            <w:rFonts w:ascii="Times New Roman" w:eastAsia="Times New Roman" w:hAnsi="Times New Roman" w:cs="Times New Roman"/>
            <w:sz w:val="24"/>
            <w:szCs w:val="24"/>
          </w:rPr>
          <w:t>t</w:t>
        </w:r>
        <w:r w:rsidR="00B7073F" w:rsidRPr="00F93EDE">
          <w:rPr>
            <w:rFonts w:ascii="Times New Roman" w:eastAsia="Times New Roman" w:hAnsi="Times New Roman" w:cs="Times New Roman"/>
            <w:sz w:val="24"/>
            <w:szCs w:val="24"/>
          </w:rPr>
          <w:t xml:space="preserve">he </w:t>
        </w:r>
      </w:ins>
      <w:r w:rsidR="00D512D8" w:rsidRPr="00F93EDE">
        <w:rPr>
          <w:rFonts w:ascii="Times New Roman" w:eastAsia="Times New Roman" w:hAnsi="Times New Roman" w:cs="Times New Roman"/>
          <w:sz w:val="24"/>
          <w:szCs w:val="24"/>
        </w:rPr>
        <w:t>forecast</w:t>
      </w:r>
      <w:r w:rsidR="00D512D8">
        <w:rPr>
          <w:rFonts w:ascii="Times New Roman" w:eastAsia="Times New Roman" w:hAnsi="Times New Roman" w:cs="Times New Roman"/>
          <w:sz w:val="24"/>
          <w:szCs w:val="24"/>
        </w:rPr>
        <w:t>s</w:t>
      </w:r>
      <w:r w:rsidR="00D512D8" w:rsidRPr="00F93EDE">
        <w:rPr>
          <w:rFonts w:ascii="Times New Roman" w:eastAsia="Times New Roman" w:hAnsi="Times New Roman" w:cs="Times New Roman"/>
          <w:sz w:val="24"/>
          <w:szCs w:val="24"/>
        </w:rPr>
        <w:t xml:space="preserve"> with data assimilation </w:t>
      </w:r>
      <w:del w:id="467" w:author="McClure, Ryan" w:date="2020-11-04T13:28:00Z">
        <w:r w:rsidR="00D512D8" w:rsidRPr="00F93EDE" w:rsidDel="00B7073F">
          <w:rPr>
            <w:rFonts w:ascii="Times New Roman" w:eastAsia="Times New Roman" w:hAnsi="Times New Roman" w:cs="Times New Roman"/>
            <w:sz w:val="24"/>
            <w:szCs w:val="24"/>
          </w:rPr>
          <w:delText xml:space="preserve">performed </w:delText>
        </w:r>
      </w:del>
      <w:del w:id="468" w:author="McClure, Ryan" w:date="2020-11-04T13:16:00Z">
        <w:r w:rsidR="00D512D8" w:rsidRPr="00F93EDE" w:rsidDel="00F50631">
          <w:rPr>
            <w:rFonts w:ascii="Times New Roman" w:eastAsia="Times New Roman" w:hAnsi="Times New Roman" w:cs="Times New Roman"/>
            <w:sz w:val="24"/>
            <w:szCs w:val="24"/>
          </w:rPr>
          <w:delText xml:space="preserve">substantially </w:delText>
        </w:r>
      </w:del>
      <w:r w:rsidR="00D512D8" w:rsidRPr="00F93EDE">
        <w:rPr>
          <w:rFonts w:ascii="Times New Roman" w:eastAsia="Times New Roman" w:hAnsi="Times New Roman" w:cs="Times New Roman"/>
          <w:sz w:val="24"/>
          <w:szCs w:val="24"/>
        </w:rPr>
        <w:t xml:space="preserve">better </w:t>
      </w:r>
      <w:ins w:id="469" w:author="McClure, Ryan" w:date="2020-11-04T13:28:00Z">
        <w:r w:rsidR="00B7073F">
          <w:rPr>
            <w:rFonts w:ascii="Times New Roman" w:eastAsia="Times New Roman" w:hAnsi="Times New Roman" w:cs="Times New Roman"/>
            <w:sz w:val="24"/>
            <w:szCs w:val="24"/>
          </w:rPr>
          <w:t xml:space="preserve">estimated the </w:t>
        </w:r>
      </w:ins>
      <w:ins w:id="470" w:author="McClure, Ryan" w:date="2020-11-04T14:04:00Z">
        <w:r w:rsidR="00BB7FD4">
          <w:rPr>
            <w:rFonts w:ascii="Times New Roman" w:eastAsia="Times New Roman" w:hAnsi="Times New Roman" w:cs="Times New Roman"/>
            <w:sz w:val="24"/>
            <w:szCs w:val="24"/>
          </w:rPr>
          <w:t>observed</w:t>
        </w:r>
      </w:ins>
      <w:ins w:id="471" w:author="McClure, Ryan" w:date="2020-11-04T14:05:00Z">
        <w:r w:rsidR="00BB7FD4">
          <w:rPr>
            <w:rFonts w:ascii="Times New Roman" w:eastAsia="Times New Roman" w:hAnsi="Times New Roman" w:cs="Times New Roman"/>
            <w:sz w:val="24"/>
            <w:szCs w:val="24"/>
          </w:rPr>
          <w:t xml:space="preserve"> C</w:t>
        </w:r>
      </w:ins>
      <w:ins w:id="472" w:author="McClure, Ryan" w:date="2020-11-05T12:09:00Z">
        <w:r>
          <w:rPr>
            <w:rFonts w:ascii="Times New Roman" w:eastAsia="Times New Roman" w:hAnsi="Times New Roman" w:cs="Times New Roman"/>
            <w:sz w:val="24"/>
            <w:szCs w:val="24"/>
          </w:rPr>
          <w:t>H</w:t>
        </w:r>
      </w:ins>
      <w:ins w:id="473" w:author="McClure, Ryan" w:date="2020-11-04T14:05:00Z">
        <w:r w:rsidR="00BB7FD4" w:rsidRPr="00B61943">
          <w:rPr>
            <w:rFonts w:ascii="Times New Roman" w:eastAsia="Times New Roman" w:hAnsi="Times New Roman" w:cs="Times New Roman"/>
            <w:sz w:val="24"/>
            <w:szCs w:val="24"/>
            <w:vertAlign w:val="subscript"/>
            <w:rPrChange w:id="474" w:author="McClure, Ryan" w:date="2020-11-05T12:09:00Z">
              <w:rPr>
                <w:rFonts w:ascii="Times New Roman" w:eastAsia="Times New Roman" w:hAnsi="Times New Roman" w:cs="Times New Roman"/>
                <w:sz w:val="24"/>
                <w:szCs w:val="24"/>
              </w:rPr>
            </w:rPrChange>
          </w:rPr>
          <w:t>4</w:t>
        </w:r>
        <w:r w:rsidR="00BB7FD4">
          <w:rPr>
            <w:rFonts w:ascii="Times New Roman" w:eastAsia="Times New Roman" w:hAnsi="Times New Roman" w:cs="Times New Roman"/>
            <w:sz w:val="24"/>
            <w:szCs w:val="24"/>
          </w:rPr>
          <w:t xml:space="preserve"> ebullition rates</w:t>
        </w:r>
      </w:ins>
      <w:ins w:id="475" w:author="McClure, Ryan" w:date="2020-11-04T13:28:00Z">
        <w:r w:rsidR="00B7073F">
          <w:rPr>
            <w:rFonts w:ascii="Times New Roman" w:eastAsia="Times New Roman" w:hAnsi="Times New Roman" w:cs="Times New Roman"/>
            <w:sz w:val="24"/>
            <w:szCs w:val="24"/>
          </w:rPr>
          <w:t xml:space="preserve"> </w:t>
        </w:r>
      </w:ins>
      <w:r w:rsidR="00D512D8" w:rsidRPr="00F93EDE">
        <w:rPr>
          <w:rFonts w:ascii="Times New Roman" w:eastAsia="Times New Roman" w:hAnsi="Times New Roman" w:cs="Times New Roman"/>
          <w:sz w:val="24"/>
          <w:szCs w:val="24"/>
        </w:rPr>
        <w:t xml:space="preserve">than the forecasts </w:t>
      </w:r>
      <w:del w:id="476" w:author="McClure, Ryan" w:date="2020-11-04T13:29:00Z">
        <w:r w:rsidR="00D512D8" w:rsidRPr="00F93EDE" w:rsidDel="00B7073F">
          <w:rPr>
            <w:rFonts w:ascii="Times New Roman" w:eastAsia="Times New Roman" w:hAnsi="Times New Roman" w:cs="Times New Roman"/>
            <w:sz w:val="24"/>
            <w:szCs w:val="24"/>
          </w:rPr>
          <w:delText xml:space="preserve">without </w:delText>
        </w:r>
      </w:del>
      <w:ins w:id="477" w:author="McClure, Ryan" w:date="2020-11-04T13:29:00Z">
        <w:r w:rsidR="00B7073F">
          <w:rPr>
            <w:rFonts w:ascii="Times New Roman" w:eastAsia="Times New Roman" w:hAnsi="Times New Roman" w:cs="Times New Roman"/>
            <w:sz w:val="24"/>
            <w:szCs w:val="24"/>
          </w:rPr>
          <w:t>with</w:t>
        </w:r>
        <w:r w:rsidR="00B7073F" w:rsidRPr="00F93EDE">
          <w:rPr>
            <w:rFonts w:ascii="Times New Roman" w:eastAsia="Times New Roman" w:hAnsi="Times New Roman" w:cs="Times New Roman"/>
            <w:sz w:val="24"/>
            <w:szCs w:val="24"/>
          </w:rPr>
          <w:t xml:space="preserve"> </w:t>
        </w:r>
      </w:ins>
      <w:r w:rsidR="00D512D8" w:rsidRPr="00F93EDE">
        <w:rPr>
          <w:rFonts w:ascii="Times New Roman" w:eastAsia="Times New Roman" w:hAnsi="Times New Roman" w:cs="Times New Roman"/>
          <w:sz w:val="24"/>
          <w:szCs w:val="24"/>
        </w:rPr>
        <w:t xml:space="preserve">data assimilation and the </w:t>
      </w:r>
      <w:r w:rsidR="00D512D8">
        <w:rPr>
          <w:rFonts w:ascii="Times New Roman" w:eastAsia="Times New Roman" w:hAnsi="Times New Roman" w:cs="Times New Roman"/>
          <w:sz w:val="24"/>
          <w:szCs w:val="24"/>
        </w:rPr>
        <w:t>persistence null</w:t>
      </w:r>
      <w:r w:rsidR="00D512D8" w:rsidRPr="00F93EDE">
        <w:rPr>
          <w:rFonts w:ascii="Times New Roman" w:eastAsia="Times New Roman" w:hAnsi="Times New Roman" w:cs="Times New Roman"/>
          <w:sz w:val="24"/>
          <w:szCs w:val="24"/>
        </w:rPr>
        <w:t xml:space="preserve"> model (</w:t>
      </w:r>
      <w:del w:id="478" w:author="McClure, Ryan" w:date="2020-11-04T13:46:00Z">
        <w:r w:rsidR="00D512D8" w:rsidRPr="00F93EDE" w:rsidDel="0033626A">
          <w:rPr>
            <w:rFonts w:ascii="Times New Roman" w:eastAsia="Times New Roman" w:hAnsi="Times New Roman" w:cs="Times New Roman"/>
            <w:sz w:val="24"/>
            <w:szCs w:val="24"/>
          </w:rPr>
          <w:delText>Fig</w:delText>
        </w:r>
        <w:r w:rsidR="00D512D8" w:rsidDel="0033626A">
          <w:rPr>
            <w:rFonts w:ascii="Times New Roman" w:eastAsia="Times New Roman" w:hAnsi="Times New Roman" w:cs="Times New Roman"/>
            <w:sz w:val="24"/>
            <w:szCs w:val="24"/>
          </w:rPr>
          <w:delText>ure</w:delText>
        </w:r>
        <w:r w:rsidR="00D512D8" w:rsidRPr="00F93EDE" w:rsidDel="0033626A">
          <w:rPr>
            <w:rFonts w:ascii="Times New Roman" w:eastAsia="Times New Roman" w:hAnsi="Times New Roman" w:cs="Times New Roman"/>
            <w:sz w:val="24"/>
            <w:szCs w:val="24"/>
          </w:rPr>
          <w:delText xml:space="preserve"> 3</w:delText>
        </w:r>
      </w:del>
      <w:ins w:id="479" w:author="McClure, Ryan" w:date="2020-11-04T13:46:00Z">
        <w:r w:rsidR="0033626A">
          <w:rPr>
            <w:rFonts w:ascii="Times New Roman" w:eastAsia="Times New Roman" w:hAnsi="Times New Roman" w:cs="Times New Roman"/>
            <w:sz w:val="24"/>
            <w:szCs w:val="24"/>
          </w:rPr>
          <w:t>Table 1</w:t>
        </w:r>
      </w:ins>
      <w:r w:rsidR="00D512D8" w:rsidRPr="00F93EDE">
        <w:rPr>
          <w:rFonts w:ascii="Times New Roman" w:eastAsia="Times New Roman" w:hAnsi="Times New Roman" w:cs="Times New Roman"/>
          <w:sz w:val="24"/>
          <w:szCs w:val="24"/>
        </w:rPr>
        <w:t>).</w:t>
      </w:r>
      <w:del w:id="480" w:author="McClure, Ryan" w:date="2020-11-04T13:46:00Z">
        <w:r w:rsidR="00D512D8" w:rsidRPr="00F93EDE" w:rsidDel="0033626A">
          <w:rPr>
            <w:rFonts w:ascii="Times New Roman" w:eastAsia="Times New Roman" w:hAnsi="Times New Roman" w:cs="Times New Roman"/>
            <w:sz w:val="24"/>
            <w:szCs w:val="24"/>
          </w:rPr>
          <w:delText xml:space="preserve"> </w:delText>
        </w:r>
      </w:del>
      <w:ins w:id="481" w:author="McClure, Ryan" w:date="2020-11-04T13:45:00Z">
        <w:r w:rsidR="0033626A">
          <w:rPr>
            <w:rFonts w:ascii="Times New Roman" w:eastAsia="Times New Roman" w:hAnsi="Times New Roman" w:cs="Times New Roman"/>
            <w:sz w:val="24"/>
            <w:szCs w:val="24"/>
          </w:rPr>
          <w:t xml:space="preserve"> </w:t>
        </w:r>
      </w:ins>
      <w:del w:id="482" w:author="McClure, Ryan" w:date="2020-11-04T13:27:00Z">
        <w:r w:rsidR="00D512D8" w:rsidRPr="00F93EDE" w:rsidDel="00B7073F">
          <w:rPr>
            <w:rFonts w:ascii="Times New Roman" w:eastAsia="Times New Roman" w:hAnsi="Times New Roman" w:cs="Times New Roman"/>
            <w:sz w:val="24"/>
            <w:szCs w:val="24"/>
          </w:rPr>
          <w:delText>After the</w:delText>
        </w:r>
        <w:r w:rsidR="00D512D8" w:rsidDel="00B7073F">
          <w:rPr>
            <w:rFonts w:ascii="Times New Roman" w:eastAsia="Times New Roman" w:hAnsi="Times New Roman" w:cs="Times New Roman"/>
            <w:sz w:val="24"/>
            <w:szCs w:val="24"/>
          </w:rPr>
          <w:delText xml:space="preserve"> </w:delText>
        </w:r>
        <w:r w:rsidR="00D512D8" w:rsidRPr="00F93EDE" w:rsidDel="00B7073F">
          <w:rPr>
            <w:rFonts w:ascii="Times New Roman" w:eastAsia="Times New Roman" w:hAnsi="Times New Roman" w:cs="Times New Roman"/>
            <w:sz w:val="24"/>
            <w:szCs w:val="24"/>
          </w:rPr>
          <w:delText xml:space="preserve">training period (27 May – 24 June), </w:delText>
        </w:r>
      </w:del>
      <w:del w:id="483" w:author="McClure, Ryan" w:date="2020-11-04T13:37:00Z">
        <w:r w:rsidR="00D512D8" w:rsidRPr="00F93EDE" w:rsidDel="0033626A">
          <w:rPr>
            <w:rFonts w:ascii="Times New Roman" w:eastAsia="Times New Roman" w:hAnsi="Times New Roman" w:cs="Times New Roman"/>
            <w:sz w:val="24"/>
            <w:szCs w:val="24"/>
          </w:rPr>
          <w:delText xml:space="preserve">the </w:delText>
        </w:r>
      </w:del>
      <w:del w:id="484" w:author="McClure, Ryan" w:date="2020-11-04T14:05:00Z">
        <w:r w:rsidR="00D512D8" w:rsidRPr="00F93EDE" w:rsidDel="00BB7FD4">
          <w:rPr>
            <w:rFonts w:ascii="Times New Roman" w:eastAsia="Times New Roman" w:hAnsi="Times New Roman" w:cs="Times New Roman"/>
            <w:sz w:val="24"/>
            <w:szCs w:val="24"/>
          </w:rPr>
          <w:delText>forecasted CH</w:delText>
        </w:r>
        <w:r w:rsidR="00D512D8" w:rsidRPr="00F93EDE" w:rsidDel="00BB7FD4">
          <w:rPr>
            <w:rFonts w:ascii="Times New Roman" w:eastAsia="Times New Roman" w:hAnsi="Times New Roman" w:cs="Times New Roman"/>
            <w:sz w:val="24"/>
            <w:szCs w:val="24"/>
            <w:vertAlign w:val="subscript"/>
          </w:rPr>
          <w:delText>4</w:delText>
        </w:r>
        <w:r w:rsidR="00D512D8" w:rsidRPr="00F93EDE" w:rsidDel="00BB7FD4">
          <w:rPr>
            <w:rFonts w:ascii="Times New Roman" w:eastAsia="Times New Roman" w:hAnsi="Times New Roman" w:cs="Times New Roman"/>
            <w:sz w:val="24"/>
            <w:szCs w:val="24"/>
          </w:rPr>
          <w:delText xml:space="preserve"> ebullition rates closely matched the observed rates </w:delText>
        </w:r>
      </w:del>
      <w:del w:id="485" w:author="McClure, Ryan" w:date="2020-11-04T13:49:00Z">
        <w:r w:rsidR="00D512D8" w:rsidRPr="00F93EDE" w:rsidDel="00E118AA">
          <w:rPr>
            <w:rFonts w:ascii="Times New Roman" w:eastAsia="Times New Roman" w:hAnsi="Times New Roman" w:cs="Times New Roman"/>
            <w:sz w:val="24"/>
            <w:szCs w:val="24"/>
          </w:rPr>
          <w:delText>for the rest of the season</w:delText>
        </w:r>
      </w:del>
      <w:del w:id="486" w:author="McClure, Ryan" w:date="2020-11-04T13:41:00Z">
        <w:r w:rsidR="00D512D8" w:rsidDel="0033626A">
          <w:rPr>
            <w:rFonts w:ascii="Times New Roman" w:eastAsia="Times New Roman" w:hAnsi="Times New Roman" w:cs="Times New Roman"/>
            <w:sz w:val="24"/>
            <w:szCs w:val="24"/>
          </w:rPr>
          <w:delText>:</w:delText>
        </w:r>
        <w:r w:rsidR="00D512D8" w:rsidRPr="00F93EDE" w:rsidDel="0033626A">
          <w:rPr>
            <w:rFonts w:ascii="Times New Roman" w:eastAsia="Times New Roman" w:hAnsi="Times New Roman" w:cs="Times New Roman"/>
            <w:sz w:val="24"/>
            <w:szCs w:val="24"/>
          </w:rPr>
          <w:delText xml:space="preserve"> the mean of the 210 ensemble members </w:delText>
        </w:r>
        <w:r w:rsidR="00D512D8" w:rsidDel="0033626A">
          <w:rPr>
            <w:rFonts w:ascii="Times New Roman" w:eastAsia="Times New Roman" w:hAnsi="Times New Roman" w:cs="Times New Roman"/>
            <w:sz w:val="24"/>
            <w:szCs w:val="24"/>
          </w:rPr>
          <w:delText>was</w:delText>
        </w:r>
        <w:r w:rsidR="00D512D8" w:rsidRPr="00F93EDE" w:rsidDel="0033626A">
          <w:rPr>
            <w:rFonts w:ascii="Times New Roman" w:eastAsia="Times New Roman" w:hAnsi="Times New Roman" w:cs="Times New Roman"/>
            <w:sz w:val="24"/>
            <w:szCs w:val="24"/>
          </w:rPr>
          <w:delText xml:space="preserve"> within 15 mg CH</w:delText>
        </w:r>
        <w:r w:rsidR="00D512D8" w:rsidRPr="00F93EDE" w:rsidDel="0033626A">
          <w:rPr>
            <w:rFonts w:ascii="Times New Roman" w:eastAsia="Times New Roman" w:hAnsi="Times New Roman" w:cs="Times New Roman"/>
            <w:sz w:val="24"/>
            <w:szCs w:val="24"/>
            <w:vertAlign w:val="subscript"/>
          </w:rPr>
          <w:delText>4</w:delText>
        </w:r>
        <w:r w:rsidR="00D512D8" w:rsidRPr="00F93EDE" w:rsidDel="0033626A">
          <w:rPr>
            <w:rFonts w:ascii="Times New Roman" w:eastAsia="Times New Roman" w:hAnsi="Times New Roman" w:cs="Times New Roman"/>
            <w:sz w:val="24"/>
            <w:szCs w:val="24"/>
          </w:rPr>
          <w:delText xml:space="preserve"> m</w:delText>
        </w:r>
        <w:r w:rsidR="00D512D8" w:rsidRPr="00F93EDE" w:rsidDel="0033626A">
          <w:rPr>
            <w:rFonts w:ascii="Times New Roman" w:eastAsia="Times New Roman" w:hAnsi="Times New Roman" w:cs="Times New Roman"/>
            <w:sz w:val="24"/>
            <w:szCs w:val="24"/>
            <w:vertAlign w:val="superscript"/>
          </w:rPr>
          <w:delText>-2</w:delText>
        </w:r>
        <w:r w:rsidR="00D512D8" w:rsidRPr="00F93EDE" w:rsidDel="0033626A">
          <w:rPr>
            <w:rFonts w:ascii="Times New Roman" w:eastAsia="Times New Roman" w:hAnsi="Times New Roman" w:cs="Times New Roman"/>
            <w:sz w:val="24"/>
            <w:szCs w:val="24"/>
          </w:rPr>
          <w:delText xml:space="preserve"> d</w:delText>
        </w:r>
        <w:r w:rsidR="00D512D8" w:rsidRPr="00F93EDE" w:rsidDel="0033626A">
          <w:rPr>
            <w:rFonts w:ascii="Times New Roman" w:eastAsia="Times New Roman" w:hAnsi="Times New Roman" w:cs="Times New Roman"/>
            <w:sz w:val="24"/>
            <w:szCs w:val="24"/>
            <w:vertAlign w:val="superscript"/>
          </w:rPr>
          <w:delText>-1</w:delText>
        </w:r>
        <w:r w:rsidR="00D512D8" w:rsidRPr="00F93EDE" w:rsidDel="0033626A">
          <w:rPr>
            <w:rFonts w:ascii="Times New Roman" w:eastAsia="Times New Roman" w:hAnsi="Times New Roman" w:cs="Times New Roman"/>
            <w:sz w:val="24"/>
            <w:szCs w:val="24"/>
          </w:rPr>
          <w:delText xml:space="preserve"> of </w:delText>
        </w:r>
        <w:r w:rsidR="00D512D8" w:rsidDel="0033626A">
          <w:rPr>
            <w:rFonts w:ascii="Times New Roman" w:eastAsia="Times New Roman" w:hAnsi="Times New Roman" w:cs="Times New Roman"/>
            <w:sz w:val="24"/>
            <w:szCs w:val="24"/>
          </w:rPr>
          <w:delText xml:space="preserve">observations </w:delText>
        </w:r>
        <w:r w:rsidR="00D512D8" w:rsidRPr="00F93EDE" w:rsidDel="0033626A">
          <w:rPr>
            <w:rFonts w:ascii="Times New Roman" w:eastAsia="Times New Roman" w:hAnsi="Times New Roman" w:cs="Times New Roman"/>
            <w:sz w:val="24"/>
            <w:szCs w:val="24"/>
          </w:rPr>
          <w:delText>among all 19 forecast cycles (Fig</w:delText>
        </w:r>
        <w:r w:rsidR="00D512D8" w:rsidDel="0033626A">
          <w:rPr>
            <w:rFonts w:ascii="Times New Roman" w:eastAsia="Times New Roman" w:hAnsi="Times New Roman" w:cs="Times New Roman"/>
            <w:sz w:val="24"/>
            <w:szCs w:val="24"/>
          </w:rPr>
          <w:delText>ure</w:delText>
        </w:r>
        <w:r w:rsidR="00D512D8" w:rsidRPr="00F93EDE" w:rsidDel="0033626A">
          <w:rPr>
            <w:rFonts w:ascii="Times New Roman" w:eastAsia="Times New Roman" w:hAnsi="Times New Roman" w:cs="Times New Roman"/>
            <w:sz w:val="24"/>
            <w:szCs w:val="24"/>
          </w:rPr>
          <w:delText xml:space="preserve"> 3</w:delText>
        </w:r>
        <w:r w:rsidR="00D512D8" w:rsidDel="0033626A">
          <w:rPr>
            <w:rFonts w:ascii="Times New Roman" w:eastAsia="Times New Roman" w:hAnsi="Times New Roman" w:cs="Times New Roman"/>
            <w:sz w:val="24"/>
            <w:szCs w:val="24"/>
          </w:rPr>
          <w:delText>a</w:delText>
        </w:r>
        <w:r w:rsidR="00D512D8" w:rsidRPr="00F93EDE" w:rsidDel="0033626A">
          <w:rPr>
            <w:rFonts w:ascii="Times New Roman" w:eastAsia="Times New Roman" w:hAnsi="Times New Roman" w:cs="Times New Roman"/>
            <w:sz w:val="24"/>
            <w:szCs w:val="24"/>
          </w:rPr>
          <w:delText>).</w:delText>
        </w:r>
      </w:del>
      <w:del w:id="487" w:author="McClure, Ryan" w:date="2020-11-04T14:05:00Z">
        <w:r w:rsidR="00D512D8" w:rsidRPr="00F93EDE" w:rsidDel="00BB7FD4">
          <w:rPr>
            <w:rFonts w:ascii="Times New Roman" w:eastAsia="Times New Roman" w:hAnsi="Times New Roman" w:cs="Times New Roman"/>
            <w:sz w:val="24"/>
            <w:szCs w:val="24"/>
          </w:rPr>
          <w:delText xml:space="preserve"> </w:delText>
        </w:r>
      </w:del>
      <w:del w:id="488" w:author="McClure, Ryan" w:date="2020-11-04T13:49:00Z">
        <w:r w:rsidR="00D512D8" w:rsidRPr="00F93EDE" w:rsidDel="00E118AA">
          <w:rPr>
            <w:rFonts w:ascii="Times New Roman" w:eastAsia="Times New Roman" w:hAnsi="Times New Roman" w:cs="Times New Roman"/>
            <w:sz w:val="24"/>
            <w:szCs w:val="24"/>
          </w:rPr>
          <w:delText xml:space="preserve">In comparison, the forecasts without data assimilation </w:delText>
        </w:r>
        <w:r w:rsidR="00D512D8" w:rsidDel="00E118AA">
          <w:rPr>
            <w:rFonts w:ascii="Times New Roman" w:eastAsia="Times New Roman" w:hAnsi="Times New Roman" w:cs="Times New Roman"/>
            <w:sz w:val="24"/>
            <w:szCs w:val="24"/>
          </w:rPr>
          <w:delText>poorly estimated</w:delText>
        </w:r>
        <w:r w:rsidR="00D512D8" w:rsidRPr="00F93EDE" w:rsidDel="00E118AA">
          <w:rPr>
            <w:rFonts w:ascii="Times New Roman" w:eastAsia="Times New Roman" w:hAnsi="Times New Roman" w:cs="Times New Roman"/>
            <w:sz w:val="24"/>
            <w:szCs w:val="24"/>
          </w:rPr>
          <w:delText xml:space="preserve"> the CH</w:delText>
        </w:r>
        <w:r w:rsidR="00D512D8" w:rsidRPr="00F93EDE" w:rsidDel="00E118AA">
          <w:rPr>
            <w:rFonts w:ascii="Times New Roman" w:eastAsia="Times New Roman" w:hAnsi="Times New Roman" w:cs="Times New Roman"/>
            <w:sz w:val="24"/>
            <w:szCs w:val="24"/>
            <w:vertAlign w:val="subscript"/>
          </w:rPr>
          <w:delText>4</w:delText>
        </w:r>
        <w:r w:rsidR="00D512D8" w:rsidRPr="00F93EDE" w:rsidDel="00E118AA">
          <w:rPr>
            <w:rFonts w:ascii="Times New Roman" w:eastAsia="Times New Roman" w:hAnsi="Times New Roman" w:cs="Times New Roman"/>
            <w:sz w:val="24"/>
            <w:szCs w:val="24"/>
          </w:rPr>
          <w:delText xml:space="preserve"> ebullition rates</w:delText>
        </w:r>
        <w:r w:rsidR="00D512D8" w:rsidRPr="00E64BD3" w:rsidDel="00E118AA">
          <w:rPr>
            <w:rFonts w:ascii="Times New Roman" w:eastAsia="Times New Roman" w:hAnsi="Times New Roman" w:cs="Times New Roman"/>
            <w:sz w:val="24"/>
            <w:szCs w:val="24"/>
          </w:rPr>
          <w:delText xml:space="preserve"> </w:delText>
        </w:r>
        <w:r w:rsidR="00D512D8" w:rsidRPr="00F93EDE" w:rsidDel="00E118AA">
          <w:rPr>
            <w:rFonts w:ascii="Times New Roman" w:eastAsia="Times New Roman" w:hAnsi="Times New Roman" w:cs="Times New Roman"/>
            <w:sz w:val="24"/>
            <w:szCs w:val="24"/>
          </w:rPr>
          <w:delText>throughout the forecasting period</w:delText>
        </w:r>
        <w:r w:rsidR="00D512D8" w:rsidDel="00E118AA">
          <w:rPr>
            <w:rFonts w:ascii="Times New Roman" w:eastAsia="Times New Roman" w:hAnsi="Times New Roman" w:cs="Times New Roman"/>
            <w:sz w:val="24"/>
            <w:szCs w:val="24"/>
          </w:rPr>
          <w:delText>,</w:delText>
        </w:r>
        <w:r w:rsidR="00D512D8" w:rsidRPr="00F93EDE" w:rsidDel="00E118AA">
          <w:rPr>
            <w:rFonts w:ascii="Times New Roman" w:eastAsia="Times New Roman" w:hAnsi="Times New Roman" w:cs="Times New Roman"/>
            <w:sz w:val="24"/>
            <w:szCs w:val="24"/>
          </w:rPr>
          <w:delText xml:space="preserve"> </w:delText>
        </w:r>
        <w:r w:rsidR="00D512D8" w:rsidDel="00E118AA">
          <w:rPr>
            <w:rFonts w:ascii="Times New Roman" w:eastAsia="Times New Roman" w:hAnsi="Times New Roman" w:cs="Times New Roman"/>
            <w:sz w:val="24"/>
            <w:szCs w:val="24"/>
          </w:rPr>
          <w:delText>up to</w:delText>
        </w:r>
        <w:r w:rsidR="00D512D8" w:rsidRPr="00F93EDE" w:rsidDel="00E118AA">
          <w:rPr>
            <w:rFonts w:ascii="Times New Roman" w:eastAsia="Times New Roman" w:hAnsi="Times New Roman" w:cs="Times New Roman"/>
            <w:sz w:val="24"/>
            <w:szCs w:val="24"/>
          </w:rPr>
          <w:delText xml:space="preserve"> 650 mg CH</w:delText>
        </w:r>
        <w:r w:rsidR="00D512D8" w:rsidRPr="00F93EDE" w:rsidDel="00E118AA">
          <w:rPr>
            <w:rFonts w:ascii="Times New Roman" w:eastAsia="Times New Roman" w:hAnsi="Times New Roman" w:cs="Times New Roman"/>
            <w:sz w:val="24"/>
            <w:szCs w:val="24"/>
            <w:vertAlign w:val="subscript"/>
          </w:rPr>
          <w:delText>4</w:delText>
        </w:r>
        <w:r w:rsidR="00D512D8" w:rsidRPr="00F93EDE" w:rsidDel="00E118AA">
          <w:rPr>
            <w:rFonts w:ascii="Times New Roman" w:eastAsia="Times New Roman" w:hAnsi="Times New Roman" w:cs="Times New Roman"/>
            <w:sz w:val="24"/>
            <w:szCs w:val="24"/>
          </w:rPr>
          <w:delText xml:space="preserve"> m</w:delText>
        </w:r>
        <w:r w:rsidR="00D512D8" w:rsidRPr="00F93EDE" w:rsidDel="00E118AA">
          <w:rPr>
            <w:rFonts w:ascii="Times New Roman" w:eastAsia="Times New Roman" w:hAnsi="Times New Roman" w:cs="Times New Roman"/>
            <w:sz w:val="24"/>
            <w:szCs w:val="24"/>
            <w:vertAlign w:val="superscript"/>
          </w:rPr>
          <w:delText>-2</w:delText>
        </w:r>
        <w:r w:rsidR="00D512D8" w:rsidRPr="00F93EDE" w:rsidDel="00E118AA">
          <w:rPr>
            <w:rFonts w:ascii="Times New Roman" w:eastAsia="Times New Roman" w:hAnsi="Times New Roman" w:cs="Times New Roman"/>
            <w:sz w:val="24"/>
            <w:szCs w:val="24"/>
          </w:rPr>
          <w:delText xml:space="preserve"> d</w:delText>
        </w:r>
        <w:r w:rsidR="00D512D8" w:rsidRPr="00F93EDE" w:rsidDel="00E118AA">
          <w:rPr>
            <w:rFonts w:ascii="Times New Roman" w:eastAsia="Times New Roman" w:hAnsi="Times New Roman" w:cs="Times New Roman"/>
            <w:sz w:val="24"/>
            <w:szCs w:val="24"/>
            <w:vertAlign w:val="superscript"/>
          </w:rPr>
          <w:delText>-1</w:delText>
        </w:r>
        <w:r w:rsidR="00D512D8" w:rsidRPr="00F93EDE" w:rsidDel="00E118AA">
          <w:rPr>
            <w:rFonts w:ascii="Times New Roman" w:eastAsia="Times New Roman" w:hAnsi="Times New Roman" w:cs="Times New Roman"/>
            <w:sz w:val="24"/>
            <w:szCs w:val="24"/>
          </w:rPr>
          <w:delText xml:space="preserve"> </w:delText>
        </w:r>
        <w:r w:rsidR="00D512D8" w:rsidDel="00E118AA">
          <w:rPr>
            <w:rFonts w:ascii="Times New Roman" w:eastAsia="Times New Roman" w:hAnsi="Times New Roman" w:cs="Times New Roman"/>
            <w:sz w:val="24"/>
            <w:szCs w:val="24"/>
          </w:rPr>
          <w:delText xml:space="preserve">on </w:delText>
        </w:r>
        <w:r w:rsidR="00D512D8" w:rsidRPr="00F93EDE" w:rsidDel="00E118AA">
          <w:rPr>
            <w:rFonts w:ascii="Times New Roman" w:eastAsia="Times New Roman" w:hAnsi="Times New Roman" w:cs="Times New Roman"/>
            <w:sz w:val="24"/>
            <w:szCs w:val="24"/>
          </w:rPr>
          <w:delText>12 August</w:delText>
        </w:r>
        <w:r w:rsidR="00D512D8" w:rsidDel="00E118AA">
          <w:rPr>
            <w:rFonts w:ascii="Times New Roman" w:eastAsia="Times New Roman" w:hAnsi="Times New Roman" w:cs="Times New Roman"/>
            <w:sz w:val="24"/>
            <w:szCs w:val="24"/>
          </w:rPr>
          <w:delText xml:space="preserve"> (Figure 3b</w:delText>
        </w:r>
      </w:del>
      <w:del w:id="489" w:author="McClure, Ryan" w:date="2020-11-04T13:45:00Z">
        <w:r w:rsidR="00D512D8" w:rsidDel="0033626A">
          <w:rPr>
            <w:rFonts w:ascii="Times New Roman" w:eastAsia="Times New Roman" w:hAnsi="Times New Roman" w:cs="Times New Roman"/>
            <w:sz w:val="24"/>
            <w:szCs w:val="24"/>
          </w:rPr>
          <w:delText>). T</w:delText>
        </w:r>
        <w:r w:rsidR="00D512D8" w:rsidRPr="00F93EDE" w:rsidDel="0033626A">
          <w:rPr>
            <w:rFonts w:ascii="Times New Roman" w:eastAsia="Times New Roman" w:hAnsi="Times New Roman" w:cs="Times New Roman"/>
            <w:sz w:val="24"/>
            <w:szCs w:val="24"/>
          </w:rPr>
          <w:delText xml:space="preserve">he </w:delText>
        </w:r>
        <w:r w:rsidR="00D512D8" w:rsidDel="0033626A">
          <w:rPr>
            <w:rFonts w:ascii="Times New Roman" w:eastAsia="Times New Roman" w:hAnsi="Times New Roman" w:cs="Times New Roman"/>
            <w:sz w:val="24"/>
            <w:szCs w:val="24"/>
          </w:rPr>
          <w:delText>persistence null</w:delText>
        </w:r>
        <w:r w:rsidR="00D512D8" w:rsidRPr="00F93EDE" w:rsidDel="0033626A">
          <w:rPr>
            <w:rFonts w:ascii="Times New Roman" w:eastAsia="Times New Roman" w:hAnsi="Times New Roman" w:cs="Times New Roman"/>
            <w:sz w:val="24"/>
            <w:szCs w:val="24"/>
          </w:rPr>
          <w:delText xml:space="preserve"> model </w:delText>
        </w:r>
        <w:r w:rsidR="00D512D8" w:rsidDel="0033626A">
          <w:rPr>
            <w:rFonts w:ascii="Times New Roman" w:eastAsia="Times New Roman" w:hAnsi="Times New Roman" w:cs="Times New Roman"/>
            <w:sz w:val="24"/>
            <w:szCs w:val="24"/>
          </w:rPr>
          <w:delText xml:space="preserve">also poorly estimated </w:delText>
        </w:r>
        <w:r w:rsidR="00D512D8" w:rsidRPr="00F93EDE" w:rsidDel="0033626A">
          <w:rPr>
            <w:rFonts w:ascii="Times New Roman" w:eastAsia="Times New Roman" w:hAnsi="Times New Roman" w:cs="Times New Roman"/>
            <w:sz w:val="24"/>
            <w:szCs w:val="24"/>
          </w:rPr>
          <w:delText>CH</w:delText>
        </w:r>
        <w:r w:rsidR="00D512D8" w:rsidRPr="00F93EDE" w:rsidDel="0033626A">
          <w:rPr>
            <w:rFonts w:ascii="Times New Roman" w:eastAsia="Times New Roman" w:hAnsi="Times New Roman" w:cs="Times New Roman"/>
            <w:sz w:val="24"/>
            <w:szCs w:val="24"/>
            <w:vertAlign w:val="subscript"/>
          </w:rPr>
          <w:delText>4</w:delText>
        </w:r>
        <w:r w:rsidR="00D512D8" w:rsidRPr="00F93EDE" w:rsidDel="0033626A">
          <w:rPr>
            <w:rFonts w:ascii="Times New Roman" w:eastAsia="Times New Roman" w:hAnsi="Times New Roman" w:cs="Times New Roman"/>
            <w:sz w:val="24"/>
            <w:szCs w:val="24"/>
          </w:rPr>
          <w:delText xml:space="preserve"> ebullition rates </w:delText>
        </w:r>
        <w:r w:rsidR="00D512D8" w:rsidDel="0033626A">
          <w:rPr>
            <w:rFonts w:ascii="Times New Roman" w:eastAsia="Times New Roman" w:hAnsi="Times New Roman" w:cs="Times New Roman"/>
            <w:sz w:val="24"/>
            <w:szCs w:val="24"/>
          </w:rPr>
          <w:delText xml:space="preserve">even more, up to </w:delText>
        </w:r>
        <w:r w:rsidR="00D512D8" w:rsidRPr="00F93EDE" w:rsidDel="0033626A">
          <w:rPr>
            <w:rFonts w:ascii="Times New Roman" w:eastAsia="Times New Roman" w:hAnsi="Times New Roman" w:cs="Times New Roman"/>
            <w:sz w:val="24"/>
            <w:szCs w:val="24"/>
          </w:rPr>
          <w:delText>28000 mg CH</w:delText>
        </w:r>
        <w:r w:rsidR="00D512D8" w:rsidRPr="00F93EDE" w:rsidDel="0033626A">
          <w:rPr>
            <w:rFonts w:ascii="Times New Roman" w:eastAsia="Times New Roman" w:hAnsi="Times New Roman" w:cs="Times New Roman"/>
            <w:sz w:val="24"/>
            <w:szCs w:val="24"/>
            <w:vertAlign w:val="subscript"/>
          </w:rPr>
          <w:delText>4</w:delText>
        </w:r>
        <w:r w:rsidR="00D512D8" w:rsidRPr="00F93EDE" w:rsidDel="0033626A">
          <w:rPr>
            <w:rFonts w:ascii="Times New Roman" w:eastAsia="Times New Roman" w:hAnsi="Times New Roman" w:cs="Times New Roman"/>
            <w:sz w:val="24"/>
            <w:szCs w:val="24"/>
          </w:rPr>
          <w:delText xml:space="preserve"> m</w:delText>
        </w:r>
        <w:r w:rsidR="00D512D8" w:rsidRPr="00F93EDE" w:rsidDel="0033626A">
          <w:rPr>
            <w:rFonts w:ascii="Times New Roman" w:eastAsia="Times New Roman" w:hAnsi="Times New Roman" w:cs="Times New Roman"/>
            <w:sz w:val="24"/>
            <w:szCs w:val="24"/>
            <w:vertAlign w:val="superscript"/>
          </w:rPr>
          <w:delText>-2</w:delText>
        </w:r>
        <w:r w:rsidR="00D512D8" w:rsidRPr="00F93EDE" w:rsidDel="0033626A">
          <w:rPr>
            <w:rFonts w:ascii="Times New Roman" w:eastAsia="Times New Roman" w:hAnsi="Times New Roman" w:cs="Times New Roman"/>
            <w:sz w:val="24"/>
            <w:szCs w:val="24"/>
          </w:rPr>
          <w:delText xml:space="preserve"> d</w:delText>
        </w:r>
        <w:r w:rsidR="00D512D8" w:rsidRPr="00F93EDE" w:rsidDel="0033626A">
          <w:rPr>
            <w:rFonts w:ascii="Times New Roman" w:eastAsia="Times New Roman" w:hAnsi="Times New Roman" w:cs="Times New Roman"/>
            <w:sz w:val="24"/>
            <w:szCs w:val="24"/>
            <w:vertAlign w:val="superscript"/>
          </w:rPr>
          <w:delText>-1</w:delText>
        </w:r>
        <w:r w:rsidR="00D512D8" w:rsidRPr="00F93EDE" w:rsidDel="0033626A">
          <w:rPr>
            <w:rFonts w:ascii="Times New Roman" w:eastAsia="Times New Roman" w:hAnsi="Times New Roman" w:cs="Times New Roman"/>
            <w:sz w:val="24"/>
            <w:szCs w:val="24"/>
          </w:rPr>
          <w:delText xml:space="preserve"> </w:delText>
        </w:r>
        <w:r w:rsidR="00D512D8" w:rsidDel="0033626A">
          <w:rPr>
            <w:rFonts w:ascii="Times New Roman" w:eastAsia="Times New Roman" w:hAnsi="Times New Roman" w:cs="Times New Roman"/>
            <w:sz w:val="24"/>
            <w:szCs w:val="24"/>
          </w:rPr>
          <w:delText xml:space="preserve">on </w:delText>
        </w:r>
        <w:r w:rsidR="00D512D8" w:rsidRPr="00F93EDE" w:rsidDel="0033626A">
          <w:rPr>
            <w:rFonts w:ascii="Times New Roman" w:eastAsia="Times New Roman" w:hAnsi="Times New Roman" w:cs="Times New Roman"/>
            <w:sz w:val="24"/>
            <w:szCs w:val="24"/>
          </w:rPr>
          <w:delText>27 September</w:delText>
        </w:r>
        <w:r w:rsidR="00D512D8" w:rsidDel="0033626A">
          <w:rPr>
            <w:rFonts w:ascii="Times New Roman" w:eastAsia="Times New Roman" w:hAnsi="Times New Roman" w:cs="Times New Roman"/>
            <w:sz w:val="24"/>
            <w:szCs w:val="24"/>
          </w:rPr>
          <w:delText xml:space="preserve"> (Figure 3c).</w:delText>
        </w:r>
      </w:del>
      <w:del w:id="490" w:author="McClure, Ryan" w:date="2020-11-04T13:49:00Z">
        <w:r w:rsidR="00D512D8" w:rsidRPr="00F93EDE" w:rsidDel="00E118AA">
          <w:rPr>
            <w:rFonts w:ascii="Times New Roman" w:eastAsia="Times New Roman" w:hAnsi="Times New Roman" w:cs="Times New Roman"/>
            <w:sz w:val="24"/>
            <w:szCs w:val="24"/>
          </w:rPr>
          <w:delText xml:space="preserve"> </w:delText>
        </w:r>
      </w:del>
      <w:ins w:id="491" w:author="McClure, Ryan" w:date="2020-11-04T13:49:00Z">
        <w:r w:rsidR="00E118AA">
          <w:rPr>
            <w:rFonts w:ascii="Times New Roman" w:eastAsia="Times New Roman" w:hAnsi="Times New Roman" w:cs="Times New Roman"/>
            <w:sz w:val="24"/>
            <w:szCs w:val="24"/>
          </w:rPr>
          <w:t xml:space="preserve">The </w:t>
        </w:r>
      </w:ins>
    </w:p>
    <w:p w14:paraId="574FE6AD" w14:textId="77777777" w:rsidR="00D512D8" w:rsidRPr="00F93EDE" w:rsidRDefault="00D512D8" w:rsidP="00491280">
      <w:pPr>
        <w:spacing w:after="0" w:line="480" w:lineRule="auto"/>
        <w:ind w:firstLine="720"/>
        <w:rPr>
          <w:rFonts w:ascii="Times New Roman" w:eastAsia="Times New Roman" w:hAnsi="Times New Roman" w:cs="Times New Roman"/>
          <w:sz w:val="24"/>
          <w:szCs w:val="24"/>
        </w:rPr>
      </w:pPr>
      <w:r w:rsidRPr="00F93EDE">
        <w:rPr>
          <w:rFonts w:ascii="Times New Roman" w:eastAsia="Times New Roman" w:hAnsi="Times New Roman" w:cs="Times New Roman"/>
          <w:sz w:val="24"/>
          <w:szCs w:val="24"/>
        </w:rPr>
        <w:t xml:space="preserve">NSE </w:t>
      </w:r>
      <w:ins w:id="492" w:author="McClure, Ryan" w:date="2020-11-04T14:05:00Z">
        <w:r w:rsidR="00BB7FD4">
          <w:rPr>
            <w:rFonts w:ascii="Times New Roman" w:eastAsia="Times New Roman" w:hAnsi="Times New Roman" w:cs="Times New Roman"/>
            <w:sz w:val="24"/>
            <w:szCs w:val="24"/>
          </w:rPr>
          <w:t xml:space="preserve">and </w:t>
        </w:r>
        <w:proofErr w:type="spellStart"/>
        <w:r w:rsidR="00BB7FD4">
          <w:rPr>
            <w:rFonts w:ascii="Times New Roman" w:eastAsia="Times New Roman" w:hAnsi="Times New Roman" w:cs="Times New Roman"/>
            <w:sz w:val="24"/>
            <w:szCs w:val="24"/>
          </w:rPr>
          <w:t>D</w:t>
        </w:r>
        <w:r w:rsidR="00BB7FD4" w:rsidRPr="00BB7FD4">
          <w:rPr>
            <w:rFonts w:ascii="Times New Roman" w:eastAsia="Times New Roman" w:hAnsi="Times New Roman" w:cs="Times New Roman"/>
            <w:sz w:val="24"/>
            <w:szCs w:val="24"/>
            <w:vertAlign w:val="subscript"/>
            <w:rPrChange w:id="493" w:author="McClure, Ryan" w:date="2020-11-04T14:05:00Z">
              <w:rPr>
                <w:rFonts w:ascii="Times New Roman" w:eastAsia="Times New Roman" w:hAnsi="Times New Roman" w:cs="Times New Roman"/>
                <w:sz w:val="24"/>
                <w:szCs w:val="24"/>
              </w:rPr>
            </w:rPrChange>
          </w:rPr>
          <w:t>pl</w:t>
        </w:r>
        <w:proofErr w:type="spellEnd"/>
        <w:r w:rsidR="00BB7FD4">
          <w:rPr>
            <w:rFonts w:ascii="Times New Roman" w:eastAsia="Times New Roman" w:hAnsi="Times New Roman" w:cs="Times New Roman"/>
            <w:sz w:val="24"/>
            <w:szCs w:val="24"/>
          </w:rPr>
          <w:t xml:space="preserve"> </w:t>
        </w:r>
      </w:ins>
      <w:del w:id="494" w:author="McClure, Ryan" w:date="2020-11-04T13:49:00Z">
        <w:r w:rsidRPr="00F93EDE" w:rsidDel="00E118AA">
          <w:rPr>
            <w:rFonts w:ascii="Times New Roman" w:eastAsia="Times New Roman" w:hAnsi="Times New Roman" w:cs="Times New Roman"/>
            <w:sz w:val="24"/>
            <w:szCs w:val="24"/>
          </w:rPr>
          <w:delText xml:space="preserve">and Taylor diagram </w:delText>
        </w:r>
      </w:del>
      <w:r w:rsidRPr="00F93EDE">
        <w:rPr>
          <w:rFonts w:ascii="Times New Roman" w:eastAsia="Times New Roman" w:hAnsi="Times New Roman" w:cs="Times New Roman"/>
          <w:sz w:val="24"/>
          <w:szCs w:val="24"/>
        </w:rPr>
        <w:t xml:space="preserve">evaluation </w:t>
      </w:r>
      <w:r>
        <w:rPr>
          <w:rFonts w:ascii="Times New Roman" w:eastAsia="Times New Roman" w:hAnsi="Times New Roman" w:cs="Times New Roman"/>
          <w:sz w:val="24"/>
          <w:szCs w:val="24"/>
        </w:rPr>
        <w:t xml:space="preserve">verified </w:t>
      </w:r>
      <w:del w:id="495" w:author="McClure, Ryan" w:date="2020-11-05T12:10:00Z">
        <w:r w:rsidDel="00787F1A">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higher</w:t>
      </w:r>
      <w:ins w:id="496" w:author="McClure, Ryan" w:date="2020-11-04T13:49:00Z">
        <w:r w:rsidR="00E118AA">
          <w:rPr>
            <w:rFonts w:ascii="Times New Roman" w:eastAsia="Times New Roman" w:hAnsi="Times New Roman" w:cs="Times New Roman"/>
            <w:sz w:val="24"/>
            <w:szCs w:val="24"/>
          </w:rPr>
          <w:t xml:space="preserve"> overall</w:t>
        </w:r>
      </w:ins>
      <w:r>
        <w:rPr>
          <w:rFonts w:ascii="Times New Roman" w:eastAsia="Times New Roman" w:hAnsi="Times New Roman" w:cs="Times New Roman"/>
          <w:sz w:val="24"/>
          <w:szCs w:val="24"/>
        </w:rPr>
        <w:t xml:space="preserve"> skill of </w:t>
      </w:r>
      <w:r w:rsidRPr="00F93EDE">
        <w:rPr>
          <w:rFonts w:ascii="Times New Roman" w:eastAsia="Times New Roman" w:hAnsi="Times New Roman" w:cs="Times New Roman"/>
          <w:sz w:val="24"/>
          <w:szCs w:val="24"/>
        </w:rPr>
        <w:t>the forecast</w:t>
      </w:r>
      <w:r>
        <w:rPr>
          <w:rFonts w:ascii="Times New Roman" w:eastAsia="Times New Roman" w:hAnsi="Times New Roman" w:cs="Times New Roman"/>
          <w:sz w:val="24"/>
          <w:szCs w:val="24"/>
        </w:rPr>
        <w:t>s</w:t>
      </w:r>
      <w:r w:rsidRPr="00F93EDE">
        <w:rPr>
          <w:rFonts w:ascii="Times New Roman" w:eastAsia="Times New Roman" w:hAnsi="Times New Roman" w:cs="Times New Roman"/>
          <w:sz w:val="24"/>
          <w:szCs w:val="24"/>
        </w:rPr>
        <w:t xml:space="preserve"> with data assimilation than </w:t>
      </w:r>
      <w:r>
        <w:rPr>
          <w:rFonts w:ascii="Times New Roman" w:eastAsia="Times New Roman" w:hAnsi="Times New Roman" w:cs="Times New Roman"/>
          <w:sz w:val="24"/>
          <w:szCs w:val="24"/>
        </w:rPr>
        <w:t xml:space="preserve">the </w:t>
      </w:r>
      <w:r w:rsidRPr="00F93EDE">
        <w:rPr>
          <w:rFonts w:ascii="Times New Roman" w:eastAsia="Times New Roman" w:hAnsi="Times New Roman" w:cs="Times New Roman"/>
          <w:sz w:val="24"/>
          <w:szCs w:val="24"/>
        </w:rPr>
        <w:t>forecast</w:t>
      </w:r>
      <w:r>
        <w:rPr>
          <w:rFonts w:ascii="Times New Roman" w:eastAsia="Times New Roman" w:hAnsi="Times New Roman" w:cs="Times New Roman"/>
          <w:sz w:val="24"/>
          <w:szCs w:val="24"/>
        </w:rPr>
        <w:t>s</w:t>
      </w:r>
      <w:r w:rsidRPr="00F93EDE">
        <w:rPr>
          <w:rFonts w:ascii="Times New Roman" w:eastAsia="Times New Roman" w:hAnsi="Times New Roman" w:cs="Times New Roman"/>
          <w:sz w:val="24"/>
          <w:szCs w:val="24"/>
        </w:rPr>
        <w:t xml:space="preserve"> without data assimilation and the </w:t>
      </w:r>
      <w:r>
        <w:rPr>
          <w:rFonts w:ascii="Times New Roman" w:eastAsia="Times New Roman" w:hAnsi="Times New Roman" w:cs="Times New Roman"/>
          <w:sz w:val="24"/>
          <w:szCs w:val="24"/>
        </w:rPr>
        <w:t>persistence null model</w:t>
      </w:r>
      <w:r w:rsidRPr="00F93EDE">
        <w:rPr>
          <w:rFonts w:ascii="Times New Roman" w:eastAsia="Times New Roman" w:hAnsi="Times New Roman" w:cs="Times New Roman"/>
          <w:sz w:val="24"/>
          <w:szCs w:val="24"/>
        </w:rPr>
        <w:t xml:space="preserve"> (Table 1</w:t>
      </w:r>
      <w:del w:id="497" w:author="McClure, Ryan" w:date="2020-11-04T13:49:00Z">
        <w:r w:rsidRPr="00F93EDE" w:rsidDel="00E118AA">
          <w:rPr>
            <w:rFonts w:ascii="Times New Roman" w:eastAsia="Times New Roman" w:hAnsi="Times New Roman" w:cs="Times New Roman"/>
            <w:sz w:val="24"/>
            <w:szCs w:val="24"/>
          </w:rPr>
          <w:delText>, Fig</w:delText>
        </w:r>
        <w:r w:rsidDel="00E118AA">
          <w:rPr>
            <w:rFonts w:ascii="Times New Roman" w:eastAsia="Times New Roman" w:hAnsi="Times New Roman" w:cs="Times New Roman"/>
            <w:sz w:val="24"/>
            <w:szCs w:val="24"/>
          </w:rPr>
          <w:delText>ure</w:delText>
        </w:r>
        <w:r w:rsidRPr="00F93EDE" w:rsidDel="00E118AA">
          <w:rPr>
            <w:rFonts w:ascii="Times New Roman" w:eastAsia="Times New Roman" w:hAnsi="Times New Roman" w:cs="Times New Roman"/>
            <w:sz w:val="24"/>
            <w:szCs w:val="24"/>
          </w:rPr>
          <w:delText xml:space="preserve"> 4</w:delText>
        </w:r>
      </w:del>
      <w:r w:rsidRPr="00F93EDE">
        <w:rPr>
          <w:rFonts w:ascii="Times New Roman" w:eastAsia="Times New Roman" w:hAnsi="Times New Roman" w:cs="Times New Roman"/>
          <w:sz w:val="24"/>
          <w:szCs w:val="24"/>
        </w:rPr>
        <w:t xml:space="preserve">). The NSE </w:t>
      </w:r>
      <w:r>
        <w:rPr>
          <w:rFonts w:ascii="Times New Roman" w:eastAsia="Times New Roman" w:hAnsi="Times New Roman" w:cs="Times New Roman"/>
          <w:sz w:val="24"/>
          <w:szCs w:val="24"/>
        </w:rPr>
        <w:t>of the CH</w:t>
      </w:r>
      <w:r w:rsidRPr="00F93EDE">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w:t>
      </w:r>
      <w:r w:rsidRPr="00F93EDE">
        <w:rPr>
          <w:rFonts w:ascii="Times New Roman" w:eastAsia="Times New Roman" w:hAnsi="Times New Roman" w:cs="Times New Roman"/>
          <w:sz w:val="24"/>
          <w:szCs w:val="24"/>
        </w:rPr>
        <w:t>forecast</w:t>
      </w:r>
      <w:r>
        <w:rPr>
          <w:rFonts w:ascii="Times New Roman" w:eastAsia="Times New Roman" w:hAnsi="Times New Roman" w:cs="Times New Roman"/>
          <w:sz w:val="24"/>
          <w:szCs w:val="24"/>
        </w:rPr>
        <w:t>s</w:t>
      </w:r>
      <w:r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with data assimilation </w:t>
      </w:r>
      <w:del w:id="498" w:author="McClure, Ryan" w:date="2020-11-04T13:50:00Z">
        <w:r w:rsidRPr="00F93EDE" w:rsidDel="00E118AA">
          <w:rPr>
            <w:rFonts w:ascii="Times New Roman" w:eastAsia="Times New Roman" w:hAnsi="Times New Roman" w:cs="Times New Roman"/>
            <w:sz w:val="24"/>
            <w:szCs w:val="24"/>
          </w:rPr>
          <w:delText>(</w:delText>
        </w:r>
      </w:del>
      <w:ins w:id="499" w:author="McClure, Ryan" w:date="2020-11-04T13:50:00Z">
        <w:r w:rsidR="00E118AA">
          <w:rPr>
            <w:rFonts w:ascii="Times New Roman" w:eastAsia="Times New Roman" w:hAnsi="Times New Roman" w:cs="Times New Roman"/>
            <w:sz w:val="24"/>
            <w:szCs w:val="24"/>
          </w:rPr>
          <w:t xml:space="preserve">was </w:t>
        </w:r>
      </w:ins>
      <w:r w:rsidRPr="00F93EDE">
        <w:rPr>
          <w:rFonts w:ascii="Times New Roman" w:eastAsia="Times New Roman" w:hAnsi="Times New Roman" w:cs="Times New Roman"/>
          <w:sz w:val="24"/>
          <w:szCs w:val="24"/>
        </w:rPr>
        <w:t>0.</w:t>
      </w:r>
      <w:del w:id="500" w:author="McClure, Ryan" w:date="2020-11-04T13:49:00Z">
        <w:r w:rsidRPr="00F93EDE" w:rsidDel="00E118AA">
          <w:rPr>
            <w:rFonts w:ascii="Times New Roman" w:eastAsia="Times New Roman" w:hAnsi="Times New Roman" w:cs="Times New Roman"/>
            <w:sz w:val="24"/>
            <w:szCs w:val="24"/>
          </w:rPr>
          <w:delText>71</w:delText>
        </w:r>
      </w:del>
      <w:ins w:id="501" w:author="McClure, Ryan" w:date="2020-11-04T13:49:00Z">
        <w:r w:rsidR="00E118AA">
          <w:rPr>
            <w:rFonts w:ascii="Times New Roman" w:eastAsia="Times New Roman" w:hAnsi="Times New Roman" w:cs="Times New Roman"/>
            <w:sz w:val="24"/>
            <w:szCs w:val="24"/>
          </w:rPr>
          <w:t>83</w:t>
        </w:r>
      </w:ins>
      <w:ins w:id="502" w:author="McClure, Ryan" w:date="2020-11-04T13:50:00Z">
        <w:r w:rsidR="00E118AA">
          <w:rPr>
            <w:rFonts w:ascii="Times New Roman" w:eastAsia="Times New Roman" w:hAnsi="Times New Roman" w:cs="Times New Roman"/>
            <w:sz w:val="24"/>
            <w:szCs w:val="24"/>
          </w:rPr>
          <w:t>,</w:t>
        </w:r>
      </w:ins>
      <w:del w:id="503" w:author="McClure, Ryan" w:date="2020-11-04T13:50:00Z">
        <w:r w:rsidRPr="00F93EDE" w:rsidDel="00E118AA">
          <w:rPr>
            <w:rFonts w:ascii="Times New Roman" w:eastAsia="Times New Roman" w:hAnsi="Times New Roman" w:cs="Times New Roman"/>
            <w:sz w:val="24"/>
            <w:szCs w:val="24"/>
          </w:rPr>
          <w:delText>) was</w:delText>
        </w:r>
      </w:del>
      <w:r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much</w:t>
      </w:r>
      <w:r w:rsidRPr="00F93EDE">
        <w:rPr>
          <w:rFonts w:ascii="Times New Roman" w:eastAsia="Times New Roman" w:hAnsi="Times New Roman" w:cs="Times New Roman"/>
          <w:sz w:val="24"/>
          <w:szCs w:val="24"/>
        </w:rPr>
        <w:t xml:space="preserve"> higher than the NSE of the forecasts without data assimilation</w:t>
      </w:r>
      <w:ins w:id="504" w:author="McClure, Ryan" w:date="2020-11-04T13:51:00Z">
        <w:r w:rsidR="00E118AA">
          <w:rPr>
            <w:rFonts w:ascii="Times New Roman" w:eastAsia="Times New Roman" w:hAnsi="Times New Roman" w:cs="Times New Roman"/>
            <w:sz w:val="24"/>
            <w:szCs w:val="24"/>
          </w:rPr>
          <w:t xml:space="preserve"> (-</w:t>
        </w:r>
      </w:ins>
      <w:ins w:id="505" w:author="McClure, Ryan" w:date="2020-11-05T12:10:00Z">
        <w:r w:rsidR="00787F1A">
          <w:rPr>
            <w:rFonts w:ascii="Times New Roman" w:eastAsia="Times New Roman" w:hAnsi="Times New Roman" w:cs="Times New Roman"/>
            <w:sz w:val="24"/>
            <w:szCs w:val="24"/>
          </w:rPr>
          <w:t>0.0</w:t>
        </w:r>
      </w:ins>
      <w:ins w:id="506" w:author="McClure, Ryan" w:date="2020-11-05T12:11:00Z">
        <w:r w:rsidR="00787F1A">
          <w:rPr>
            <w:rFonts w:ascii="Times New Roman" w:eastAsia="Times New Roman" w:hAnsi="Times New Roman" w:cs="Times New Roman"/>
            <w:sz w:val="24"/>
            <w:szCs w:val="24"/>
          </w:rPr>
          <w:t>2</w:t>
        </w:r>
      </w:ins>
      <w:ins w:id="507" w:author="McClure, Ryan" w:date="2020-11-04T13:51:00Z">
        <w:r w:rsidR="00E118AA">
          <w:rPr>
            <w:rFonts w:ascii="Times New Roman" w:eastAsia="Times New Roman" w:hAnsi="Times New Roman" w:cs="Times New Roman"/>
            <w:sz w:val="24"/>
            <w:szCs w:val="24"/>
          </w:rPr>
          <w:t>)</w:t>
        </w:r>
      </w:ins>
      <w:r w:rsidRPr="00F93EDE">
        <w:rPr>
          <w:rFonts w:ascii="Times New Roman" w:eastAsia="Times New Roman" w:hAnsi="Times New Roman" w:cs="Times New Roman"/>
          <w:sz w:val="24"/>
          <w:szCs w:val="24"/>
        </w:rPr>
        <w:t xml:space="preserve"> and the </w:t>
      </w:r>
      <w:r>
        <w:rPr>
          <w:rFonts w:ascii="Times New Roman" w:eastAsia="Times New Roman" w:hAnsi="Times New Roman" w:cs="Times New Roman"/>
          <w:sz w:val="24"/>
          <w:szCs w:val="24"/>
        </w:rPr>
        <w:t>persistence null</w:t>
      </w:r>
      <w:r w:rsidRPr="00F93EDE">
        <w:rPr>
          <w:rFonts w:ascii="Times New Roman" w:eastAsia="Times New Roman" w:hAnsi="Times New Roman" w:cs="Times New Roman"/>
          <w:sz w:val="24"/>
          <w:szCs w:val="24"/>
        </w:rPr>
        <w:t xml:space="preserve"> model </w:t>
      </w:r>
      <w:del w:id="508" w:author="McClure, Ryan" w:date="2020-10-27T15:49:00Z">
        <w:r w:rsidRPr="00F93EDE" w:rsidDel="00522EF9">
          <w:rPr>
            <w:rFonts w:ascii="Times New Roman" w:eastAsia="Times New Roman" w:hAnsi="Times New Roman" w:cs="Times New Roman"/>
            <w:sz w:val="24"/>
            <w:szCs w:val="24"/>
          </w:rPr>
          <w:delText xml:space="preserve">(-120 and -203, </w:delText>
        </w:r>
      </w:del>
      <w:ins w:id="509" w:author="McClure, Ryan" w:date="2020-10-27T15:49:00Z">
        <w:r w:rsidR="00522EF9">
          <w:rPr>
            <w:rFonts w:ascii="Times New Roman" w:eastAsia="Times New Roman" w:hAnsi="Times New Roman" w:cs="Times New Roman"/>
            <w:sz w:val="24"/>
            <w:szCs w:val="24"/>
          </w:rPr>
          <w:t>(</w:t>
        </w:r>
      </w:ins>
      <w:ins w:id="510" w:author="McClure, Ryan" w:date="2020-11-04T13:51:00Z">
        <w:r w:rsidR="00E118AA">
          <w:rPr>
            <w:rFonts w:ascii="Times New Roman" w:eastAsia="Times New Roman" w:hAnsi="Times New Roman" w:cs="Times New Roman"/>
            <w:sz w:val="24"/>
            <w:szCs w:val="24"/>
          </w:rPr>
          <w:t>-0.2</w:t>
        </w:r>
      </w:ins>
      <w:ins w:id="511" w:author="McClure, Ryan" w:date="2020-11-05T12:11:00Z">
        <w:r w:rsidR="00787F1A">
          <w:rPr>
            <w:rFonts w:ascii="Times New Roman" w:eastAsia="Times New Roman" w:hAnsi="Times New Roman" w:cs="Times New Roman"/>
            <w:sz w:val="24"/>
            <w:szCs w:val="24"/>
          </w:rPr>
          <w:t>1</w:t>
        </w:r>
      </w:ins>
      <w:ins w:id="512" w:author="McClure, Ryan" w:date="2020-11-04T13:51:00Z">
        <w:r w:rsidR="00E118AA">
          <w:rPr>
            <w:rFonts w:ascii="Times New Roman" w:eastAsia="Times New Roman" w:hAnsi="Times New Roman" w:cs="Times New Roman"/>
            <w:sz w:val="24"/>
            <w:szCs w:val="24"/>
          </w:rPr>
          <w:t>,</w:t>
        </w:r>
      </w:ins>
      <w:ins w:id="513" w:author="McClure, Ryan" w:date="2020-11-04T13:52:00Z">
        <w:r w:rsidR="00E118AA">
          <w:rPr>
            <w:rFonts w:ascii="Times New Roman" w:eastAsia="Times New Roman" w:hAnsi="Times New Roman" w:cs="Times New Roman"/>
            <w:sz w:val="24"/>
            <w:szCs w:val="24"/>
          </w:rPr>
          <w:t xml:space="preserve"> </w:t>
        </w:r>
      </w:ins>
      <w:del w:id="514" w:author="McClure, Ryan" w:date="2020-10-27T15:49:00Z">
        <w:r w:rsidRPr="00F93EDE" w:rsidDel="00522EF9">
          <w:rPr>
            <w:rFonts w:ascii="Times New Roman" w:eastAsia="Times New Roman" w:hAnsi="Times New Roman" w:cs="Times New Roman"/>
            <w:sz w:val="24"/>
            <w:szCs w:val="24"/>
          </w:rPr>
          <w:delText xml:space="preserve">respectively; </w:delText>
        </w:r>
      </w:del>
      <w:r w:rsidRPr="00F93EDE">
        <w:rPr>
          <w:rFonts w:ascii="Times New Roman" w:eastAsia="Times New Roman" w:hAnsi="Times New Roman" w:cs="Times New Roman"/>
          <w:sz w:val="24"/>
          <w:szCs w:val="24"/>
        </w:rPr>
        <w:t xml:space="preserve">Table 1), </w:t>
      </w:r>
      <w:del w:id="515" w:author="McClure, Ryan" w:date="2020-11-04T13:52:00Z">
        <w:r w:rsidRPr="00F93EDE" w:rsidDel="00E118AA">
          <w:rPr>
            <w:rFonts w:ascii="Times New Roman" w:eastAsia="Times New Roman" w:hAnsi="Times New Roman" w:cs="Times New Roman"/>
            <w:sz w:val="24"/>
            <w:szCs w:val="24"/>
          </w:rPr>
          <w:delText xml:space="preserve">indicating </w:delText>
        </w:r>
      </w:del>
      <w:ins w:id="516" w:author="McClure, Ryan" w:date="2020-11-04T13:52:00Z">
        <w:r w:rsidR="00E118AA">
          <w:rPr>
            <w:rFonts w:ascii="Times New Roman" w:eastAsia="Times New Roman" w:hAnsi="Times New Roman" w:cs="Times New Roman"/>
            <w:sz w:val="24"/>
            <w:szCs w:val="24"/>
          </w:rPr>
          <w:t>suggesting</w:t>
        </w:r>
        <w:r w:rsidR="00E118AA" w:rsidRPr="00F93EDE">
          <w:rPr>
            <w:rFonts w:ascii="Times New Roman" w:eastAsia="Times New Roman" w:hAnsi="Times New Roman" w:cs="Times New Roman"/>
            <w:sz w:val="24"/>
            <w:szCs w:val="24"/>
          </w:rPr>
          <w:t xml:space="preserve"> </w:t>
        </w:r>
      </w:ins>
      <w:r w:rsidRPr="00F93EDE">
        <w:rPr>
          <w:rFonts w:ascii="Times New Roman" w:eastAsia="Times New Roman" w:hAnsi="Times New Roman" w:cs="Times New Roman"/>
          <w:sz w:val="24"/>
          <w:szCs w:val="24"/>
        </w:rPr>
        <w:t xml:space="preserve">that data assimilation </w:t>
      </w:r>
      <w:r>
        <w:rPr>
          <w:rFonts w:ascii="Times New Roman" w:eastAsia="Times New Roman" w:hAnsi="Times New Roman" w:cs="Times New Roman"/>
          <w:sz w:val="24"/>
          <w:szCs w:val="24"/>
        </w:rPr>
        <w:t>substantially</w:t>
      </w:r>
      <w:r w:rsidRPr="00F93EDE">
        <w:rPr>
          <w:rFonts w:ascii="Times New Roman" w:eastAsia="Times New Roman" w:hAnsi="Times New Roman" w:cs="Times New Roman"/>
          <w:sz w:val="24"/>
          <w:szCs w:val="24"/>
        </w:rPr>
        <w:t xml:space="preserve"> improved the forecasted mean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rates. </w:t>
      </w:r>
      <w:ins w:id="517" w:author="McClure, Ryan" w:date="2020-11-04T13:53:00Z">
        <w:r w:rsidR="00E118AA">
          <w:rPr>
            <w:rFonts w:ascii="Times New Roman" w:eastAsia="Times New Roman" w:hAnsi="Times New Roman" w:cs="Times New Roman"/>
            <w:sz w:val="24"/>
            <w:szCs w:val="24"/>
          </w:rPr>
          <w:t xml:space="preserve">Additionally, </w:t>
        </w:r>
      </w:ins>
      <w:del w:id="518" w:author="McClure, Ryan" w:date="2020-11-04T13:53:00Z">
        <w:r w:rsidRPr="00F93EDE" w:rsidDel="00E118AA">
          <w:rPr>
            <w:rFonts w:ascii="Times New Roman" w:eastAsia="Times New Roman" w:hAnsi="Times New Roman" w:cs="Times New Roman"/>
            <w:sz w:val="24"/>
            <w:szCs w:val="24"/>
          </w:rPr>
          <w:delText>The Taylor diagram</w:delText>
        </w:r>
      </w:del>
      <w:ins w:id="519" w:author="McClure, Ryan" w:date="2020-11-04T13:53:00Z">
        <w:r w:rsidR="00E118AA">
          <w:rPr>
            <w:rFonts w:ascii="Times New Roman" w:eastAsia="Times New Roman" w:hAnsi="Times New Roman" w:cs="Times New Roman"/>
            <w:sz w:val="24"/>
            <w:szCs w:val="24"/>
          </w:rPr>
          <w:t xml:space="preserve">the </w:t>
        </w:r>
        <w:proofErr w:type="spellStart"/>
        <w:r w:rsidR="00E118AA">
          <w:rPr>
            <w:rFonts w:ascii="Times New Roman" w:eastAsia="Times New Roman" w:hAnsi="Times New Roman" w:cs="Times New Roman"/>
            <w:sz w:val="24"/>
            <w:szCs w:val="24"/>
          </w:rPr>
          <w:t>D</w:t>
        </w:r>
        <w:r w:rsidR="00E118AA" w:rsidRPr="00E118AA">
          <w:rPr>
            <w:rFonts w:ascii="Times New Roman" w:eastAsia="Times New Roman" w:hAnsi="Times New Roman" w:cs="Times New Roman"/>
            <w:sz w:val="24"/>
            <w:szCs w:val="24"/>
            <w:vertAlign w:val="subscript"/>
            <w:rPrChange w:id="520" w:author="McClure, Ryan" w:date="2020-11-04T13:53:00Z">
              <w:rPr>
                <w:rFonts w:ascii="Times New Roman" w:eastAsia="Times New Roman" w:hAnsi="Times New Roman" w:cs="Times New Roman"/>
                <w:sz w:val="24"/>
                <w:szCs w:val="24"/>
              </w:rPr>
            </w:rPrChange>
          </w:rPr>
          <w:t>pl</w:t>
        </w:r>
      </w:ins>
      <w:proofErr w:type="spellEnd"/>
      <w:r w:rsidRPr="00F93EDE">
        <w:rPr>
          <w:rFonts w:ascii="Times New Roman" w:eastAsia="Times New Roman" w:hAnsi="Times New Roman" w:cs="Times New Roman"/>
          <w:sz w:val="24"/>
          <w:szCs w:val="24"/>
        </w:rPr>
        <w:t xml:space="preserve"> similarly highlight</w:t>
      </w:r>
      <w:r>
        <w:rPr>
          <w:rFonts w:ascii="Times New Roman" w:eastAsia="Times New Roman" w:hAnsi="Times New Roman" w:cs="Times New Roman"/>
          <w:sz w:val="24"/>
          <w:szCs w:val="24"/>
        </w:rPr>
        <w:t>ed</w:t>
      </w:r>
      <w:r w:rsidRPr="00F93EDE">
        <w:rPr>
          <w:rFonts w:ascii="Times New Roman" w:eastAsia="Times New Roman" w:hAnsi="Times New Roman" w:cs="Times New Roman"/>
          <w:sz w:val="24"/>
          <w:szCs w:val="24"/>
        </w:rPr>
        <w:t xml:space="preserve"> the higher skill of the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forecasts with data assimilation</w:t>
      </w:r>
      <w:ins w:id="521" w:author="McClure, Ryan" w:date="2020-11-04T13:53:00Z">
        <w:r w:rsidR="00E118AA">
          <w:rPr>
            <w:rFonts w:ascii="Times New Roman" w:eastAsia="Times New Roman" w:hAnsi="Times New Roman" w:cs="Times New Roman"/>
            <w:sz w:val="24"/>
            <w:szCs w:val="24"/>
          </w:rPr>
          <w:t xml:space="preserve"> (Table 1)</w:t>
        </w:r>
      </w:ins>
      <w:del w:id="522" w:author="McClure, Ryan" w:date="2020-11-04T13:53:00Z">
        <w:r w:rsidRPr="00F93EDE" w:rsidDel="00E118AA">
          <w:rPr>
            <w:rFonts w:ascii="Times New Roman" w:eastAsia="Times New Roman" w:hAnsi="Times New Roman" w:cs="Times New Roman"/>
            <w:sz w:val="24"/>
            <w:szCs w:val="24"/>
          </w:rPr>
          <w:delText xml:space="preserve">, </w:delText>
        </w:r>
      </w:del>
      <w:ins w:id="523" w:author="McClure, Ryan" w:date="2020-11-04T13:53:00Z">
        <w:r w:rsidR="00E118AA">
          <w:rPr>
            <w:rFonts w:ascii="Times New Roman" w:eastAsia="Times New Roman" w:hAnsi="Times New Roman" w:cs="Times New Roman"/>
            <w:sz w:val="24"/>
            <w:szCs w:val="24"/>
          </w:rPr>
          <w:t>.</w:t>
        </w:r>
      </w:ins>
      <w:ins w:id="524" w:author="McClure, Ryan" w:date="2020-11-04T13:56:00Z">
        <w:r w:rsidR="00E118AA">
          <w:rPr>
            <w:rFonts w:ascii="Times New Roman" w:eastAsia="Times New Roman" w:hAnsi="Times New Roman" w:cs="Times New Roman"/>
            <w:sz w:val="24"/>
            <w:szCs w:val="24"/>
          </w:rPr>
          <w:t xml:space="preserve"> The </w:t>
        </w:r>
        <w:proofErr w:type="spellStart"/>
        <w:r w:rsidR="00E118AA">
          <w:rPr>
            <w:rFonts w:ascii="Times New Roman" w:eastAsia="Times New Roman" w:hAnsi="Times New Roman" w:cs="Times New Roman"/>
            <w:sz w:val="24"/>
            <w:szCs w:val="24"/>
          </w:rPr>
          <w:t>D</w:t>
        </w:r>
        <w:r w:rsidR="00E118AA" w:rsidRPr="005D0215">
          <w:rPr>
            <w:rFonts w:ascii="Times New Roman" w:eastAsia="Times New Roman" w:hAnsi="Times New Roman" w:cs="Times New Roman"/>
            <w:sz w:val="24"/>
            <w:szCs w:val="24"/>
            <w:vertAlign w:val="subscript"/>
          </w:rPr>
          <w:t>pl</w:t>
        </w:r>
      </w:ins>
      <w:proofErr w:type="spellEnd"/>
      <w:ins w:id="525" w:author="McClure, Ryan" w:date="2020-11-04T13:53:00Z">
        <w:r w:rsidR="00E118AA" w:rsidRPr="00F93EDE">
          <w:rPr>
            <w:rFonts w:ascii="Times New Roman" w:eastAsia="Times New Roman" w:hAnsi="Times New Roman" w:cs="Times New Roman"/>
            <w:sz w:val="24"/>
            <w:szCs w:val="24"/>
          </w:rPr>
          <w:t xml:space="preserve"> </w:t>
        </w:r>
      </w:ins>
      <w:ins w:id="526" w:author="McClure, Ryan" w:date="2020-11-04T13:56:00Z">
        <w:r w:rsidR="00E118AA">
          <w:rPr>
            <w:rFonts w:ascii="Times New Roman" w:eastAsia="Times New Roman" w:hAnsi="Times New Roman" w:cs="Times New Roman"/>
            <w:sz w:val="24"/>
            <w:szCs w:val="24"/>
          </w:rPr>
          <w:t xml:space="preserve">of the forecasts with data </w:t>
        </w:r>
      </w:ins>
      <w:ins w:id="527" w:author="McClure, Ryan" w:date="2020-11-04T13:57:00Z">
        <w:r w:rsidR="00BB7FD4">
          <w:rPr>
            <w:rFonts w:ascii="Times New Roman" w:eastAsia="Times New Roman" w:hAnsi="Times New Roman" w:cs="Times New Roman"/>
            <w:sz w:val="24"/>
            <w:szCs w:val="24"/>
          </w:rPr>
          <w:t>assim</w:t>
        </w:r>
        <w:commentRangeStart w:id="528"/>
        <w:r w:rsidR="00BB7FD4">
          <w:rPr>
            <w:rFonts w:ascii="Times New Roman" w:eastAsia="Times New Roman" w:hAnsi="Times New Roman" w:cs="Times New Roman"/>
            <w:sz w:val="24"/>
            <w:szCs w:val="24"/>
          </w:rPr>
          <w:t>ilati</w:t>
        </w:r>
      </w:ins>
      <w:commentRangeEnd w:id="528"/>
      <w:ins w:id="529" w:author="McClure, Ryan" w:date="2020-11-05T12:13:00Z">
        <w:r w:rsidR="00787F1A">
          <w:rPr>
            <w:rStyle w:val="CommentReference"/>
          </w:rPr>
          <w:commentReference w:id="528"/>
        </w:r>
      </w:ins>
      <w:ins w:id="530" w:author="McClure, Ryan" w:date="2020-11-04T13:57:00Z">
        <w:r w:rsidR="00BB7FD4">
          <w:rPr>
            <w:rFonts w:ascii="Times New Roman" w:eastAsia="Times New Roman" w:hAnsi="Times New Roman" w:cs="Times New Roman"/>
            <w:sz w:val="24"/>
            <w:szCs w:val="24"/>
          </w:rPr>
          <w:t>on</w:t>
        </w:r>
      </w:ins>
      <w:ins w:id="531" w:author="McClure, Ryan" w:date="2020-11-04T13:56:00Z">
        <w:r w:rsidR="00E118AA">
          <w:rPr>
            <w:rFonts w:ascii="Times New Roman" w:eastAsia="Times New Roman" w:hAnsi="Times New Roman" w:cs="Times New Roman"/>
            <w:sz w:val="24"/>
            <w:szCs w:val="24"/>
          </w:rPr>
          <w:t xml:space="preserve"> </w:t>
        </w:r>
      </w:ins>
      <w:ins w:id="532" w:author="McClure, Ryan" w:date="2020-11-04T13:58:00Z">
        <w:r w:rsidR="00BB7FD4">
          <w:rPr>
            <w:rFonts w:ascii="Times New Roman" w:eastAsia="Times New Roman" w:hAnsi="Times New Roman" w:cs="Times New Roman"/>
            <w:sz w:val="24"/>
            <w:szCs w:val="24"/>
          </w:rPr>
          <w:t>was 12</w:t>
        </w:r>
      </w:ins>
      <w:ins w:id="533" w:author="McClure, Ryan" w:date="2020-11-05T12:13:00Z">
        <w:r w:rsidR="00787F1A">
          <w:rPr>
            <w:rFonts w:ascii="Times New Roman" w:eastAsia="Times New Roman" w:hAnsi="Times New Roman" w:cs="Times New Roman"/>
            <w:sz w:val="24"/>
            <w:szCs w:val="24"/>
          </w:rPr>
          <w:t>3</w:t>
        </w:r>
      </w:ins>
      <w:ins w:id="534" w:author="McClure, Ryan" w:date="2020-11-04T13:58:00Z">
        <w:r w:rsidR="00BB7FD4">
          <w:rPr>
            <w:rFonts w:ascii="Times New Roman" w:eastAsia="Times New Roman" w:hAnsi="Times New Roman" w:cs="Times New Roman"/>
            <w:sz w:val="24"/>
            <w:szCs w:val="24"/>
          </w:rPr>
          <w:t>0 while the forecasts without data as</w:t>
        </w:r>
      </w:ins>
      <w:ins w:id="535" w:author="McClure, Ryan" w:date="2020-11-04T13:59:00Z">
        <w:r w:rsidR="00BB7FD4">
          <w:rPr>
            <w:rFonts w:ascii="Times New Roman" w:eastAsia="Times New Roman" w:hAnsi="Times New Roman" w:cs="Times New Roman"/>
            <w:sz w:val="24"/>
            <w:szCs w:val="24"/>
          </w:rPr>
          <w:t xml:space="preserve">similation and the persistence null model was </w:t>
        </w:r>
      </w:ins>
      <w:ins w:id="536" w:author="McClure, Ryan" w:date="2020-11-05T12:13:00Z">
        <w:r w:rsidR="00787F1A">
          <w:rPr>
            <w:rFonts w:ascii="Times New Roman" w:eastAsia="Times New Roman" w:hAnsi="Times New Roman" w:cs="Times New Roman"/>
            <w:sz w:val="24"/>
            <w:szCs w:val="24"/>
          </w:rPr>
          <w:t>6630</w:t>
        </w:r>
      </w:ins>
      <w:ins w:id="537" w:author="McClure, Ryan" w:date="2020-11-04T14:00:00Z">
        <w:r w:rsidR="00BB7FD4">
          <w:rPr>
            <w:rFonts w:ascii="Times New Roman" w:eastAsia="Times New Roman" w:hAnsi="Times New Roman" w:cs="Times New Roman"/>
            <w:sz w:val="24"/>
            <w:szCs w:val="24"/>
          </w:rPr>
          <w:t xml:space="preserve"> and </w:t>
        </w:r>
      </w:ins>
      <w:ins w:id="538" w:author="McClure, Ryan" w:date="2020-11-05T12:13:00Z">
        <w:r w:rsidR="00787F1A">
          <w:rPr>
            <w:rFonts w:ascii="Times New Roman" w:eastAsia="Times New Roman" w:hAnsi="Times New Roman" w:cs="Times New Roman"/>
            <w:sz w:val="24"/>
            <w:szCs w:val="24"/>
          </w:rPr>
          <w:t>3660</w:t>
        </w:r>
      </w:ins>
      <w:ins w:id="539" w:author="McClure, Ryan" w:date="2020-11-04T14:00:00Z">
        <w:r w:rsidR="00BB7FD4">
          <w:rPr>
            <w:rFonts w:ascii="Times New Roman" w:eastAsia="Times New Roman" w:hAnsi="Times New Roman" w:cs="Times New Roman"/>
            <w:sz w:val="24"/>
            <w:szCs w:val="24"/>
          </w:rPr>
          <w:t xml:space="preserve">, </w:t>
        </w:r>
        <w:r w:rsidR="00BB7FD4">
          <w:rPr>
            <w:rFonts w:ascii="Times New Roman" w:eastAsia="Times New Roman" w:hAnsi="Times New Roman" w:cs="Times New Roman"/>
            <w:sz w:val="24"/>
            <w:szCs w:val="24"/>
          </w:rPr>
          <w:lastRenderedPageBreak/>
          <w:t>respectively,</w:t>
        </w:r>
      </w:ins>
      <w:ins w:id="540" w:author="McClure, Ryan" w:date="2020-11-04T14:03:00Z">
        <w:r w:rsidR="00BB7FD4">
          <w:rPr>
            <w:rFonts w:ascii="Times New Roman" w:eastAsia="Times New Roman" w:hAnsi="Times New Roman" w:cs="Times New Roman"/>
            <w:sz w:val="24"/>
            <w:szCs w:val="24"/>
          </w:rPr>
          <w:t xml:space="preserve"> a</w:t>
        </w:r>
      </w:ins>
      <w:ins w:id="541" w:author="McClure, Ryan" w:date="2020-11-04T14:04:00Z">
        <w:r w:rsidR="00BB7FD4">
          <w:rPr>
            <w:rFonts w:ascii="Times New Roman" w:eastAsia="Times New Roman" w:hAnsi="Times New Roman" w:cs="Times New Roman"/>
            <w:sz w:val="24"/>
            <w:szCs w:val="24"/>
          </w:rPr>
          <w:t>l</w:t>
        </w:r>
      </w:ins>
      <w:ins w:id="542" w:author="McClure, Ryan" w:date="2020-11-04T14:03:00Z">
        <w:r w:rsidR="00BB7FD4">
          <w:rPr>
            <w:rFonts w:ascii="Times New Roman" w:eastAsia="Times New Roman" w:hAnsi="Times New Roman" w:cs="Times New Roman"/>
            <w:sz w:val="24"/>
            <w:szCs w:val="24"/>
          </w:rPr>
          <w:t xml:space="preserve">so indicating that data assimilation substantially improved the forecast skill during the forecasting period. </w:t>
        </w:r>
      </w:ins>
      <w:del w:id="543" w:author="McClure, Ryan" w:date="2020-11-04T14:00:00Z">
        <w:r w:rsidRPr="00F93EDE" w:rsidDel="00BB7FD4">
          <w:rPr>
            <w:rFonts w:ascii="Times New Roman" w:eastAsia="Times New Roman" w:hAnsi="Times New Roman" w:cs="Times New Roman"/>
            <w:sz w:val="24"/>
            <w:szCs w:val="24"/>
          </w:rPr>
          <w:delText xml:space="preserve">as the root mean square error (RMSE), </w:delText>
        </w:r>
        <w:r w:rsidDel="00BB7FD4">
          <w:rPr>
            <w:rFonts w:ascii="Times New Roman" w:eastAsia="Times New Roman" w:hAnsi="Times New Roman" w:cs="Times New Roman"/>
            <w:sz w:val="24"/>
            <w:szCs w:val="24"/>
          </w:rPr>
          <w:delText xml:space="preserve">normalized </w:delText>
        </w:r>
        <w:r w:rsidRPr="00F93EDE" w:rsidDel="00BB7FD4">
          <w:rPr>
            <w:rFonts w:ascii="Times New Roman" w:eastAsia="Times New Roman" w:hAnsi="Times New Roman" w:cs="Times New Roman"/>
            <w:sz w:val="24"/>
            <w:szCs w:val="24"/>
          </w:rPr>
          <w:delText>standard deviation, and correlation coefficient all mapped substantially closer to the observations on the Taylor diagram compared to the forecasts without data assimilation (Fig</w:delText>
        </w:r>
        <w:r w:rsidDel="00BB7FD4">
          <w:rPr>
            <w:rFonts w:ascii="Times New Roman" w:eastAsia="Times New Roman" w:hAnsi="Times New Roman" w:cs="Times New Roman"/>
            <w:sz w:val="24"/>
            <w:szCs w:val="24"/>
          </w:rPr>
          <w:delText>ure</w:delText>
        </w:r>
        <w:r w:rsidRPr="00F93EDE" w:rsidDel="00BB7FD4">
          <w:rPr>
            <w:rFonts w:ascii="Times New Roman" w:eastAsia="Times New Roman" w:hAnsi="Times New Roman" w:cs="Times New Roman"/>
            <w:sz w:val="24"/>
            <w:szCs w:val="24"/>
          </w:rPr>
          <w:delText xml:space="preserve"> 4). The </w:delText>
        </w:r>
        <w:r w:rsidDel="00BB7FD4">
          <w:rPr>
            <w:rFonts w:ascii="Times New Roman" w:eastAsia="Times New Roman" w:hAnsi="Times New Roman" w:cs="Times New Roman"/>
            <w:sz w:val="24"/>
            <w:szCs w:val="24"/>
          </w:rPr>
          <w:delText>persistence null</w:delText>
        </w:r>
        <w:r w:rsidRPr="00F93EDE" w:rsidDel="00BB7FD4">
          <w:rPr>
            <w:rFonts w:ascii="Times New Roman" w:eastAsia="Times New Roman" w:hAnsi="Times New Roman" w:cs="Times New Roman"/>
            <w:sz w:val="24"/>
            <w:szCs w:val="24"/>
          </w:rPr>
          <w:delText xml:space="preserve"> model was not included in the Taylor diagram because all three</w:delText>
        </w:r>
        <w:r w:rsidDel="00BB7FD4">
          <w:rPr>
            <w:rFonts w:ascii="Times New Roman" w:eastAsia="Times New Roman" w:hAnsi="Times New Roman" w:cs="Times New Roman"/>
            <w:sz w:val="24"/>
            <w:szCs w:val="24"/>
          </w:rPr>
          <w:delText xml:space="preserve"> </w:delText>
        </w:r>
        <w:r w:rsidRPr="00F93EDE" w:rsidDel="00BB7FD4">
          <w:rPr>
            <w:rFonts w:ascii="Times New Roman" w:eastAsia="Times New Roman" w:hAnsi="Times New Roman" w:cs="Times New Roman"/>
            <w:sz w:val="24"/>
            <w:szCs w:val="24"/>
          </w:rPr>
          <w:delText xml:space="preserve">evaluation metrics </w:delText>
        </w:r>
        <w:r w:rsidDel="00BB7FD4">
          <w:rPr>
            <w:rFonts w:ascii="Times New Roman" w:eastAsia="Times New Roman" w:hAnsi="Times New Roman" w:cs="Times New Roman"/>
            <w:sz w:val="24"/>
            <w:szCs w:val="24"/>
          </w:rPr>
          <w:delText>were</w:delText>
        </w:r>
        <w:r w:rsidRPr="00F93EDE" w:rsidDel="00BB7FD4">
          <w:rPr>
            <w:rFonts w:ascii="Times New Roman" w:eastAsia="Times New Roman" w:hAnsi="Times New Roman" w:cs="Times New Roman"/>
            <w:sz w:val="24"/>
            <w:szCs w:val="24"/>
          </w:rPr>
          <w:delText xml:space="preserve"> outside of the </w:delText>
        </w:r>
        <w:r w:rsidDel="00BB7FD4">
          <w:rPr>
            <w:rFonts w:ascii="Times New Roman" w:eastAsia="Times New Roman" w:hAnsi="Times New Roman" w:cs="Times New Roman"/>
            <w:sz w:val="24"/>
            <w:szCs w:val="24"/>
          </w:rPr>
          <w:delText xml:space="preserve">evaluation </w:delText>
        </w:r>
        <w:r w:rsidRPr="00F93EDE" w:rsidDel="00BB7FD4">
          <w:rPr>
            <w:rFonts w:ascii="Times New Roman" w:eastAsia="Times New Roman" w:hAnsi="Times New Roman" w:cs="Times New Roman"/>
            <w:sz w:val="24"/>
            <w:szCs w:val="24"/>
          </w:rPr>
          <w:delText xml:space="preserve">range </w:delText>
        </w:r>
        <w:r w:rsidDel="00BB7FD4">
          <w:rPr>
            <w:rFonts w:ascii="Times New Roman" w:eastAsia="Times New Roman" w:hAnsi="Times New Roman" w:cs="Times New Roman"/>
            <w:sz w:val="24"/>
            <w:szCs w:val="24"/>
          </w:rPr>
          <w:delText>in comparison to the</w:delText>
        </w:r>
        <w:r w:rsidRPr="00F93EDE" w:rsidDel="00BB7FD4">
          <w:rPr>
            <w:rFonts w:ascii="Times New Roman" w:eastAsia="Times New Roman" w:hAnsi="Times New Roman" w:cs="Times New Roman"/>
            <w:sz w:val="24"/>
            <w:szCs w:val="24"/>
          </w:rPr>
          <w:delText xml:space="preserve"> forecasts with and without data assimilation. </w:delText>
        </w:r>
      </w:del>
    </w:p>
    <w:p w14:paraId="2F516BC4" w14:textId="77777777" w:rsidR="00D512D8" w:rsidRDefault="00D512D8" w:rsidP="00D512D8">
      <w:pPr>
        <w:spacing w:after="0" w:line="480" w:lineRule="auto"/>
        <w:ind w:firstLine="720"/>
        <w:rPr>
          <w:rFonts w:ascii="Times New Roman" w:eastAsia="Times New Roman" w:hAnsi="Times New Roman" w:cs="Times New Roman"/>
          <w:sz w:val="24"/>
          <w:szCs w:val="24"/>
        </w:rPr>
      </w:pPr>
      <w:del w:id="544" w:author="McClure, Ryan" w:date="2020-11-04T14:08:00Z">
        <w:r w:rsidRPr="00F93EDE" w:rsidDel="00D709D7">
          <w:rPr>
            <w:rFonts w:ascii="Times New Roman" w:eastAsia="Times New Roman" w:hAnsi="Times New Roman" w:cs="Times New Roman"/>
            <w:sz w:val="24"/>
            <w:szCs w:val="24"/>
          </w:rPr>
          <w:delText>Finally</w:delText>
        </w:r>
      </w:del>
      <w:ins w:id="545" w:author="McClure, Ryan" w:date="2020-11-05T12:13:00Z">
        <w:r w:rsidR="00787F1A">
          <w:rPr>
            <w:rFonts w:ascii="Times New Roman" w:eastAsia="Times New Roman" w:hAnsi="Times New Roman" w:cs="Times New Roman"/>
            <w:sz w:val="24"/>
            <w:szCs w:val="24"/>
          </w:rPr>
          <w:t>In addition to</w:t>
        </w:r>
      </w:ins>
      <w:ins w:id="546" w:author="McClure, Ryan" w:date="2020-11-04T14:08:00Z">
        <w:r w:rsidR="00D709D7">
          <w:rPr>
            <w:rFonts w:ascii="Times New Roman" w:eastAsia="Times New Roman" w:hAnsi="Times New Roman" w:cs="Times New Roman"/>
            <w:sz w:val="24"/>
            <w:szCs w:val="24"/>
          </w:rPr>
          <w:t xml:space="preserve"> the </w:t>
        </w:r>
      </w:ins>
      <w:ins w:id="547" w:author="McClure, Ryan" w:date="2020-11-04T14:10:00Z">
        <w:r w:rsidR="00D709D7">
          <w:rPr>
            <w:rFonts w:ascii="Times New Roman" w:eastAsia="Times New Roman" w:hAnsi="Times New Roman" w:cs="Times New Roman"/>
            <w:sz w:val="24"/>
            <w:szCs w:val="24"/>
          </w:rPr>
          <w:t xml:space="preserve">successful NSE and </w:t>
        </w:r>
        <w:proofErr w:type="spellStart"/>
        <w:r w:rsidR="00D709D7">
          <w:rPr>
            <w:rFonts w:ascii="Times New Roman" w:eastAsia="Times New Roman" w:hAnsi="Times New Roman" w:cs="Times New Roman"/>
            <w:sz w:val="24"/>
            <w:szCs w:val="24"/>
          </w:rPr>
          <w:t>D</w:t>
        </w:r>
        <w:r w:rsidR="00D709D7" w:rsidRPr="00D709D7">
          <w:rPr>
            <w:rFonts w:ascii="Times New Roman" w:eastAsia="Times New Roman" w:hAnsi="Times New Roman" w:cs="Times New Roman"/>
            <w:sz w:val="24"/>
            <w:szCs w:val="24"/>
            <w:vertAlign w:val="subscript"/>
            <w:rPrChange w:id="548" w:author="McClure, Ryan" w:date="2020-11-04T14:10:00Z">
              <w:rPr>
                <w:rFonts w:ascii="Times New Roman" w:eastAsia="Times New Roman" w:hAnsi="Times New Roman" w:cs="Times New Roman"/>
                <w:sz w:val="24"/>
                <w:szCs w:val="24"/>
              </w:rPr>
            </w:rPrChange>
          </w:rPr>
          <w:t>pl</w:t>
        </w:r>
      </w:ins>
      <w:proofErr w:type="spellEnd"/>
      <w:ins w:id="549" w:author="McClure, Ryan" w:date="2020-11-04T14:09:00Z">
        <w:r w:rsidR="00D709D7">
          <w:rPr>
            <w:rFonts w:ascii="Times New Roman" w:eastAsia="Times New Roman" w:hAnsi="Times New Roman" w:cs="Times New Roman"/>
            <w:sz w:val="24"/>
            <w:szCs w:val="24"/>
          </w:rPr>
          <w:t xml:space="preserve"> of the forecasts with data assimilation</w:t>
        </w:r>
      </w:ins>
      <w:r w:rsidRPr="00F93EDE">
        <w:rPr>
          <w:rFonts w:ascii="Times New Roman" w:eastAsia="Times New Roman" w:hAnsi="Times New Roman" w:cs="Times New Roman"/>
          <w:sz w:val="24"/>
          <w:szCs w:val="24"/>
        </w:rPr>
        <w:t xml:space="preserve">, the seasonally summed </w:t>
      </w:r>
      <w:r>
        <w:rPr>
          <w:rFonts w:ascii="Times New Roman" w:eastAsia="Times New Roman" w:hAnsi="Times New Roman" w:cs="Times New Roman"/>
          <w:sz w:val="24"/>
          <w:szCs w:val="24"/>
        </w:rPr>
        <w:t>CH</w:t>
      </w:r>
      <w:r w:rsidRPr="003B4550">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from the </w:t>
      </w:r>
      <w:r w:rsidRPr="00F93EDE">
        <w:rPr>
          <w:rFonts w:ascii="Times New Roman" w:eastAsia="Times New Roman" w:hAnsi="Times New Roman" w:cs="Times New Roman"/>
          <w:sz w:val="24"/>
          <w:szCs w:val="24"/>
        </w:rPr>
        <w:t xml:space="preserve">forecasts </w:t>
      </w:r>
      <w:r>
        <w:rPr>
          <w:rFonts w:ascii="Times New Roman" w:eastAsia="Times New Roman" w:hAnsi="Times New Roman" w:cs="Times New Roman"/>
          <w:sz w:val="24"/>
          <w:szCs w:val="24"/>
        </w:rPr>
        <w:t xml:space="preserve">with data assimilation </w:t>
      </w:r>
      <w:r w:rsidRPr="00F93EDE">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closer to the observations</w:t>
      </w:r>
      <w:r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than the </w:t>
      </w:r>
      <w:del w:id="550" w:author="McClure, Ryan" w:date="2020-10-27T15:50:00Z">
        <w:r w:rsidRPr="00F93EDE" w:rsidDel="00522EF9">
          <w:rPr>
            <w:rFonts w:ascii="Times New Roman" w:eastAsia="Times New Roman" w:hAnsi="Times New Roman" w:cs="Times New Roman"/>
            <w:sz w:val="24"/>
            <w:szCs w:val="24"/>
          </w:rPr>
          <w:delText xml:space="preserve">the </w:delText>
        </w:r>
      </w:del>
      <w:r w:rsidRPr="00F93EDE">
        <w:rPr>
          <w:rFonts w:ascii="Times New Roman" w:eastAsia="Times New Roman" w:hAnsi="Times New Roman" w:cs="Times New Roman"/>
          <w:sz w:val="24"/>
          <w:szCs w:val="24"/>
        </w:rPr>
        <w:t xml:space="preserve">seasonally summed </w:t>
      </w:r>
      <w:r>
        <w:rPr>
          <w:rFonts w:ascii="Times New Roman" w:eastAsia="Times New Roman" w:hAnsi="Times New Roman" w:cs="Times New Roman"/>
          <w:sz w:val="24"/>
          <w:szCs w:val="24"/>
        </w:rPr>
        <w:t>CH</w:t>
      </w:r>
      <w:r w:rsidRPr="005D3BE3">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from forecasts with</w:t>
      </w:r>
      <w:ins w:id="551" w:author="McClure, Ryan" w:date="2020-11-05T12:17:00Z">
        <w:r w:rsidR="00787F1A">
          <w:rPr>
            <w:rFonts w:ascii="Times New Roman" w:eastAsia="Times New Roman" w:hAnsi="Times New Roman" w:cs="Times New Roman"/>
            <w:sz w:val="24"/>
            <w:szCs w:val="24"/>
          </w:rPr>
          <w:t>out</w:t>
        </w:r>
      </w:ins>
      <w:del w:id="552" w:author="McClure, Ryan" w:date="2020-11-04T14:10:00Z">
        <w:r w:rsidDel="00D709D7">
          <w:rPr>
            <w:rFonts w:ascii="Times New Roman" w:eastAsia="Times New Roman" w:hAnsi="Times New Roman" w:cs="Times New Roman"/>
            <w:sz w:val="24"/>
            <w:szCs w:val="24"/>
          </w:rPr>
          <w:delText>out</w:delText>
        </w:r>
      </w:del>
      <w:r>
        <w:rPr>
          <w:rFonts w:ascii="Times New Roman" w:eastAsia="Times New Roman" w:hAnsi="Times New Roman" w:cs="Times New Roman"/>
          <w:sz w:val="24"/>
          <w:szCs w:val="24"/>
        </w:rPr>
        <w:t xml:space="preserve"> data assimilation </w:t>
      </w:r>
      <w:del w:id="553" w:author="McClure, Ryan" w:date="2020-11-05T12:17:00Z">
        <w:r w:rsidDel="00787F1A">
          <w:rPr>
            <w:rFonts w:ascii="Times New Roman" w:eastAsia="Times New Roman" w:hAnsi="Times New Roman" w:cs="Times New Roman"/>
            <w:sz w:val="24"/>
            <w:szCs w:val="24"/>
          </w:rPr>
          <w:delText xml:space="preserve">or </w:delText>
        </w:r>
      </w:del>
      <w:ins w:id="554" w:author="McClure, Ryan" w:date="2020-11-05T12:17:00Z">
        <w:r w:rsidR="00787F1A">
          <w:rPr>
            <w:rFonts w:ascii="Times New Roman" w:eastAsia="Times New Roman" w:hAnsi="Times New Roman" w:cs="Times New Roman"/>
            <w:sz w:val="24"/>
            <w:szCs w:val="24"/>
          </w:rPr>
          <w:t xml:space="preserve">and </w:t>
        </w:r>
      </w:ins>
      <w:r>
        <w:rPr>
          <w:rFonts w:ascii="Times New Roman" w:eastAsia="Times New Roman" w:hAnsi="Times New Roman" w:cs="Times New Roman"/>
          <w:sz w:val="24"/>
          <w:szCs w:val="24"/>
        </w:rPr>
        <w:t>the persistence null model</w:t>
      </w:r>
      <w:r w:rsidRPr="00F93EDE">
        <w:rPr>
          <w:rFonts w:ascii="Times New Roman" w:eastAsia="Times New Roman" w:hAnsi="Times New Roman" w:cs="Times New Roman"/>
          <w:sz w:val="24"/>
          <w:szCs w:val="24"/>
        </w:rPr>
        <w:t xml:space="preserve"> (Table 1). The </w:t>
      </w:r>
      <w:ins w:id="555" w:author="McClure, Ryan" w:date="2020-10-27T15:50:00Z">
        <w:r w:rsidR="00522EF9">
          <w:rPr>
            <w:rFonts w:ascii="Times New Roman" w:eastAsia="Times New Roman" w:hAnsi="Times New Roman" w:cs="Times New Roman"/>
            <w:sz w:val="24"/>
            <w:szCs w:val="24"/>
          </w:rPr>
          <w:t xml:space="preserve">mean </w:t>
        </w:r>
      </w:ins>
      <w:commentRangeStart w:id="556"/>
      <w:r w:rsidRPr="00F93EDE">
        <w:rPr>
          <w:rFonts w:ascii="Times New Roman" w:eastAsia="Times New Roman" w:hAnsi="Times New Roman" w:cs="Times New Roman"/>
          <w:sz w:val="24"/>
          <w:szCs w:val="24"/>
        </w:rPr>
        <w:t xml:space="preserve">seasonally </w:t>
      </w:r>
      <w:commentRangeEnd w:id="556"/>
      <w:r w:rsidR="00787F1A">
        <w:rPr>
          <w:rStyle w:val="CommentReference"/>
        </w:rPr>
        <w:commentReference w:id="556"/>
      </w:r>
      <w:r w:rsidRPr="00F93EDE">
        <w:rPr>
          <w:rFonts w:ascii="Times New Roman" w:eastAsia="Times New Roman" w:hAnsi="Times New Roman" w:cs="Times New Roman"/>
          <w:sz w:val="24"/>
          <w:szCs w:val="24"/>
        </w:rPr>
        <w:t>summed observed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over the forecasting period (143 days) was </w:t>
      </w:r>
      <w:del w:id="557" w:author="McClure, Ryan" w:date="2020-11-04T12:37:00Z">
        <w:r w:rsidRPr="00F93EDE" w:rsidDel="00635A0F">
          <w:rPr>
            <w:rFonts w:ascii="Times New Roman" w:eastAsia="Times New Roman" w:hAnsi="Times New Roman" w:cs="Times New Roman"/>
            <w:sz w:val="24"/>
            <w:szCs w:val="24"/>
          </w:rPr>
          <w:delText xml:space="preserve">57000 </w:delText>
        </w:r>
      </w:del>
      <w:ins w:id="558" w:author="McClure, Ryan" w:date="2020-11-04T14:17:00Z">
        <w:r w:rsidR="00394B21">
          <w:rPr>
            <w:rFonts w:ascii="Times New Roman" w:eastAsia="Times New Roman" w:hAnsi="Times New Roman" w:cs="Times New Roman"/>
            <w:sz w:val="24"/>
            <w:szCs w:val="24"/>
          </w:rPr>
          <w:t>60</w:t>
        </w:r>
      </w:ins>
      <w:ins w:id="559" w:author="McClure, Ryan" w:date="2020-11-05T12:18:00Z">
        <w:r w:rsidR="00787F1A">
          <w:rPr>
            <w:rFonts w:ascii="Times New Roman" w:eastAsia="Times New Roman" w:hAnsi="Times New Roman" w:cs="Times New Roman"/>
            <w:sz w:val="24"/>
            <w:szCs w:val="24"/>
          </w:rPr>
          <w:t>000</w:t>
        </w:r>
      </w:ins>
      <w:ins w:id="560" w:author="McClure, Ryan" w:date="2020-11-04T12:37:00Z">
        <w:r w:rsidR="00635A0F" w:rsidRPr="00F93EDE">
          <w:rPr>
            <w:rFonts w:ascii="Times New Roman" w:eastAsia="Times New Roman" w:hAnsi="Times New Roman" w:cs="Times New Roman"/>
            <w:sz w:val="24"/>
            <w:szCs w:val="24"/>
          </w:rPr>
          <w:t xml:space="preserve"> </w:t>
        </w:r>
      </w:ins>
      <w:del w:id="561" w:author="McClure, Ryan" w:date="2020-11-04T14:10:00Z">
        <w:r w:rsidRPr="00F93EDE" w:rsidDel="00D709D7">
          <w:rPr>
            <w:rFonts w:ascii="Times New Roman" w:eastAsia="Times New Roman" w:hAnsi="Times New Roman" w:cs="Times New Roman"/>
            <w:sz w:val="24"/>
            <w:szCs w:val="24"/>
          </w:rPr>
          <w:delText>m</w:delText>
        </w:r>
      </w:del>
      <w:r w:rsidRPr="00F93EDE">
        <w:rPr>
          <w:rFonts w:ascii="Times New Roman" w:eastAsia="Times New Roman" w:hAnsi="Times New Roman" w:cs="Times New Roman"/>
          <w:sz w:val="24"/>
          <w:szCs w:val="24"/>
        </w:rPr>
        <w:t>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while the forecasts</w:t>
      </w:r>
      <w:ins w:id="562" w:author="McClure, Ryan" w:date="2020-11-04T14:18:00Z">
        <w:r w:rsidR="00394B21">
          <w:rPr>
            <w:rFonts w:ascii="Times New Roman" w:eastAsia="Times New Roman" w:hAnsi="Times New Roman" w:cs="Times New Roman"/>
            <w:sz w:val="24"/>
            <w:szCs w:val="24"/>
          </w:rPr>
          <w:t xml:space="preserve"> with data assimilation</w:t>
        </w:r>
      </w:ins>
      <w:r w:rsidRPr="00F93EDE">
        <w:rPr>
          <w:rFonts w:ascii="Times New Roman" w:eastAsia="Times New Roman" w:hAnsi="Times New Roman" w:cs="Times New Roman"/>
          <w:sz w:val="24"/>
          <w:szCs w:val="24"/>
        </w:rPr>
        <w:t xml:space="preserve"> predicted a </w:t>
      </w:r>
      <w:del w:id="563" w:author="McClure, Ryan" w:date="2020-10-27T15:52:00Z">
        <w:r w:rsidRPr="00F93EDE" w:rsidDel="00522EF9">
          <w:rPr>
            <w:rFonts w:ascii="Times New Roman" w:eastAsia="Times New Roman" w:hAnsi="Times New Roman" w:cs="Times New Roman"/>
            <w:sz w:val="24"/>
            <w:szCs w:val="24"/>
          </w:rPr>
          <w:delText xml:space="preserve">total </w:delText>
        </w:r>
      </w:del>
      <w:ins w:id="564" w:author="McClure, Ryan" w:date="2020-10-27T15:52:00Z">
        <w:r w:rsidR="00522EF9">
          <w:rPr>
            <w:rFonts w:ascii="Times New Roman" w:eastAsia="Times New Roman" w:hAnsi="Times New Roman" w:cs="Times New Roman"/>
            <w:sz w:val="24"/>
            <w:szCs w:val="24"/>
          </w:rPr>
          <w:t>seasonal sum</w:t>
        </w:r>
        <w:r w:rsidR="00522EF9" w:rsidRPr="00F93EDE">
          <w:rPr>
            <w:rFonts w:ascii="Times New Roman" w:eastAsia="Times New Roman" w:hAnsi="Times New Roman" w:cs="Times New Roman"/>
            <w:sz w:val="24"/>
            <w:szCs w:val="24"/>
          </w:rPr>
          <w:t xml:space="preserve"> </w:t>
        </w:r>
      </w:ins>
      <w:r w:rsidRPr="00F93EDE">
        <w:rPr>
          <w:rFonts w:ascii="Times New Roman" w:eastAsia="Times New Roman" w:hAnsi="Times New Roman" w:cs="Times New Roman"/>
          <w:sz w:val="24"/>
          <w:szCs w:val="24"/>
        </w:rPr>
        <w:t xml:space="preserve">of </w:t>
      </w:r>
      <w:ins w:id="565" w:author="McClure, Ryan" w:date="2020-11-04T14:18:00Z">
        <w:r w:rsidR="00394B21">
          <w:rPr>
            <w:rFonts w:ascii="Times New Roman" w:eastAsia="Times New Roman" w:hAnsi="Times New Roman" w:cs="Times New Roman"/>
            <w:sz w:val="24"/>
            <w:szCs w:val="24"/>
          </w:rPr>
          <w:t xml:space="preserve"> 6</w:t>
        </w:r>
      </w:ins>
      <w:ins w:id="566" w:author="McClure, Ryan" w:date="2020-11-05T12:18:00Z">
        <w:r w:rsidR="00787F1A">
          <w:rPr>
            <w:rFonts w:ascii="Times New Roman" w:eastAsia="Times New Roman" w:hAnsi="Times New Roman" w:cs="Times New Roman"/>
            <w:sz w:val="24"/>
            <w:szCs w:val="24"/>
          </w:rPr>
          <w:t>5000</w:t>
        </w:r>
      </w:ins>
      <w:ins w:id="567" w:author="McClure, Ryan" w:date="2020-11-04T14:18:00Z">
        <w:r w:rsidR="00394B21">
          <w:rPr>
            <w:rFonts w:ascii="Times New Roman" w:eastAsia="Times New Roman" w:hAnsi="Times New Roman" w:cs="Times New Roman"/>
            <w:sz w:val="24"/>
            <w:szCs w:val="24"/>
          </w:rPr>
          <w:t xml:space="preserve"> g </w:t>
        </w:r>
      </w:ins>
      <w:del w:id="568" w:author="McClure, Ryan" w:date="2020-10-27T15:52:00Z">
        <w:r w:rsidRPr="00F93EDE" w:rsidDel="00522EF9">
          <w:rPr>
            <w:rFonts w:ascii="Times New Roman" w:eastAsia="Times New Roman" w:hAnsi="Times New Roman" w:cs="Times New Roman"/>
            <w:sz w:val="24"/>
            <w:szCs w:val="24"/>
          </w:rPr>
          <w:delText xml:space="preserve">72000 </w:delText>
        </w:r>
      </w:del>
      <w:del w:id="569" w:author="McClure, Ryan" w:date="2020-11-04T14:17:00Z">
        <w:r w:rsidRPr="00F93EDE" w:rsidDel="00394B21">
          <w:rPr>
            <w:rFonts w:ascii="Times New Roman" w:eastAsia="Times New Roman" w:hAnsi="Times New Roman" w:cs="Times New Roman"/>
            <w:sz w:val="24"/>
            <w:szCs w:val="24"/>
          </w:rPr>
          <w:delText xml:space="preserve">mg </w:delText>
        </w:r>
      </w:del>
      <w:r w:rsidRPr="00F93EDE">
        <w:rPr>
          <w:rFonts w:ascii="Times New Roman" w:eastAsia="Times New Roman" w:hAnsi="Times New Roman" w:cs="Times New Roman"/>
          <w:sz w:val="24"/>
          <w:szCs w:val="24"/>
        </w:rPr>
        <w:t>CH</w:t>
      </w:r>
      <w:r w:rsidRPr="00F93EDE">
        <w:rPr>
          <w:rFonts w:ascii="Times New Roman" w:eastAsia="Times New Roman" w:hAnsi="Times New Roman" w:cs="Times New Roman"/>
          <w:sz w:val="24"/>
          <w:szCs w:val="24"/>
          <w:vertAlign w:val="subscript"/>
        </w:rPr>
        <w:t>4</w:t>
      </w:r>
      <w:ins w:id="570" w:author="McClure, Ryan" w:date="2020-11-04T14:20:00Z">
        <w:r w:rsidR="00394B21">
          <w:rPr>
            <w:rFonts w:ascii="Times New Roman" w:eastAsia="Times New Roman" w:hAnsi="Times New Roman" w:cs="Times New Roman"/>
            <w:sz w:val="24"/>
            <w:szCs w:val="24"/>
          </w:rPr>
          <w:t>, a</w:t>
        </w:r>
      </w:ins>
      <w:ins w:id="571" w:author="McClure, Ryan" w:date="2020-11-05T12:21:00Z">
        <w:r w:rsidR="00955DCD">
          <w:rPr>
            <w:rFonts w:ascii="Times New Roman" w:eastAsia="Times New Roman" w:hAnsi="Times New Roman" w:cs="Times New Roman"/>
            <w:sz w:val="24"/>
            <w:szCs w:val="24"/>
          </w:rPr>
          <w:t>n</w:t>
        </w:r>
      </w:ins>
      <w:ins w:id="572" w:author="McClure, Ryan" w:date="2020-11-04T14:20:00Z">
        <w:r w:rsidR="00394B21">
          <w:rPr>
            <w:rFonts w:ascii="Times New Roman" w:eastAsia="Times New Roman" w:hAnsi="Times New Roman" w:cs="Times New Roman"/>
            <w:sz w:val="24"/>
            <w:szCs w:val="24"/>
          </w:rPr>
          <w:t xml:space="preserve"> </w:t>
        </w:r>
      </w:ins>
      <w:ins w:id="573" w:author="McClure, Ryan" w:date="2020-11-05T12:21:00Z">
        <w:r w:rsidR="00955DCD">
          <w:rPr>
            <w:rFonts w:ascii="Times New Roman" w:eastAsia="Times New Roman" w:hAnsi="Times New Roman" w:cs="Times New Roman"/>
            <w:sz w:val="24"/>
            <w:szCs w:val="24"/>
          </w:rPr>
          <w:t>8</w:t>
        </w:r>
      </w:ins>
      <w:ins w:id="574" w:author="McClure, Ryan" w:date="2020-11-04T14:20:00Z">
        <w:r w:rsidR="00394B21">
          <w:rPr>
            <w:rFonts w:ascii="Times New Roman" w:eastAsia="Times New Roman" w:hAnsi="Times New Roman" w:cs="Times New Roman"/>
            <w:sz w:val="24"/>
            <w:szCs w:val="24"/>
          </w:rPr>
          <w:t>% overestimate</w:t>
        </w:r>
      </w:ins>
      <w:del w:id="575" w:author="McClure, Ryan" w:date="2020-10-27T15:52:00Z">
        <w:r w:rsidRPr="00F93EDE" w:rsidDel="00522EF9">
          <w:rPr>
            <w:rFonts w:ascii="Times New Roman" w:eastAsia="Times New Roman" w:hAnsi="Times New Roman" w:cs="Times New Roman"/>
            <w:sz w:val="24"/>
            <w:szCs w:val="24"/>
          </w:rPr>
          <w:delText>, a</w:delText>
        </w:r>
        <w:r w:rsidDel="00522EF9">
          <w:rPr>
            <w:rFonts w:ascii="Times New Roman" w:eastAsia="Times New Roman" w:hAnsi="Times New Roman" w:cs="Times New Roman"/>
            <w:sz w:val="24"/>
            <w:szCs w:val="24"/>
          </w:rPr>
          <w:delText>n</w:delText>
        </w:r>
        <w:r w:rsidRPr="00F93EDE" w:rsidDel="00522EF9">
          <w:rPr>
            <w:rFonts w:ascii="Times New Roman" w:eastAsia="Times New Roman" w:hAnsi="Times New Roman" w:cs="Times New Roman"/>
            <w:sz w:val="24"/>
            <w:szCs w:val="24"/>
          </w:rPr>
          <w:delText xml:space="preserve"> 11% overestimate</w:delText>
        </w:r>
      </w:del>
      <w:r w:rsidRPr="00F93EDE">
        <w:rPr>
          <w:rFonts w:ascii="Times New Roman" w:eastAsia="Times New Roman" w:hAnsi="Times New Roman" w:cs="Times New Roman"/>
          <w:sz w:val="24"/>
          <w:szCs w:val="24"/>
        </w:rPr>
        <w:t xml:space="preserve">. In comparison, the forecasts without data assimilation estimated a total of </w:t>
      </w:r>
      <w:ins w:id="576" w:author="McClure, Ryan" w:date="2020-11-04T14:19:00Z">
        <w:r w:rsidR="00394B21">
          <w:rPr>
            <w:rFonts w:ascii="Times New Roman" w:eastAsia="Times New Roman" w:hAnsi="Times New Roman" w:cs="Times New Roman"/>
            <w:sz w:val="24"/>
            <w:szCs w:val="24"/>
          </w:rPr>
          <w:t>5</w:t>
        </w:r>
      </w:ins>
      <w:ins w:id="577" w:author="McClure, Ryan" w:date="2020-11-05T12:19:00Z">
        <w:r w:rsidR="00787F1A">
          <w:rPr>
            <w:rFonts w:ascii="Times New Roman" w:eastAsia="Times New Roman" w:hAnsi="Times New Roman" w:cs="Times New Roman"/>
            <w:sz w:val="24"/>
            <w:szCs w:val="24"/>
          </w:rPr>
          <w:t>2000</w:t>
        </w:r>
      </w:ins>
      <w:ins w:id="578" w:author="McClure, Ryan" w:date="2020-11-04T14:19:00Z">
        <w:r w:rsidR="00394B21">
          <w:rPr>
            <w:rFonts w:ascii="Times New Roman" w:eastAsia="Times New Roman" w:hAnsi="Times New Roman" w:cs="Times New Roman"/>
            <w:sz w:val="24"/>
            <w:szCs w:val="24"/>
          </w:rPr>
          <w:t xml:space="preserve"> </w:t>
        </w:r>
      </w:ins>
      <w:del w:id="579" w:author="McClure, Ryan" w:date="2020-10-27T15:52:00Z">
        <w:r w:rsidRPr="00F93EDE" w:rsidDel="00522EF9">
          <w:rPr>
            <w:rFonts w:ascii="Times New Roman" w:eastAsia="Times New Roman" w:hAnsi="Times New Roman" w:cs="Times New Roman"/>
            <w:sz w:val="24"/>
            <w:szCs w:val="24"/>
          </w:rPr>
          <w:delText>200000</w:delText>
        </w:r>
      </w:del>
      <w:del w:id="580" w:author="McClure, Ryan" w:date="2020-11-04T14:19:00Z">
        <w:r w:rsidRPr="00F93EDE" w:rsidDel="00394B21">
          <w:rPr>
            <w:rFonts w:ascii="Times New Roman" w:eastAsia="Times New Roman" w:hAnsi="Times New Roman" w:cs="Times New Roman"/>
            <w:sz w:val="24"/>
            <w:szCs w:val="24"/>
          </w:rPr>
          <w:delText xml:space="preserve"> m</w:delText>
        </w:r>
      </w:del>
      <w:r w:rsidRPr="00F93EDE">
        <w:rPr>
          <w:rFonts w:ascii="Times New Roman" w:eastAsia="Times New Roman" w:hAnsi="Times New Roman" w:cs="Times New Roman"/>
          <w:sz w:val="24"/>
          <w:szCs w:val="24"/>
        </w:rPr>
        <w:t>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and the</w:t>
      </w:r>
      <w:ins w:id="581" w:author="McClure, Ryan" w:date="2020-10-27T15:53:00Z">
        <w:r w:rsidR="00522EF9">
          <w:rPr>
            <w:rFonts w:ascii="Times New Roman" w:eastAsia="Times New Roman" w:hAnsi="Times New Roman" w:cs="Times New Roman"/>
            <w:sz w:val="24"/>
            <w:szCs w:val="24"/>
          </w:rPr>
          <w:t xml:space="preserve"> </w:t>
        </w:r>
      </w:ins>
      <w:del w:id="582" w:author="McClure, Ryan" w:date="2020-11-04T14:19:00Z">
        <w:r w:rsidRPr="00F93EDE" w:rsidDel="00394B21">
          <w:rPr>
            <w:rFonts w:ascii="Times New Roman" w:eastAsia="Times New Roman" w:hAnsi="Times New Roman" w:cs="Times New Roman"/>
            <w:sz w:val="24"/>
            <w:szCs w:val="24"/>
          </w:rPr>
          <w:delText xml:space="preserve"> </w:delText>
        </w:r>
      </w:del>
      <w:r w:rsidRPr="00F93EDE">
        <w:rPr>
          <w:rFonts w:ascii="Times New Roman" w:eastAsia="Times New Roman" w:hAnsi="Times New Roman" w:cs="Times New Roman"/>
          <w:sz w:val="24"/>
          <w:szCs w:val="24"/>
        </w:rPr>
        <w:t>null persistence model estimate</w:t>
      </w:r>
      <w:r>
        <w:rPr>
          <w:rFonts w:ascii="Times New Roman" w:eastAsia="Times New Roman" w:hAnsi="Times New Roman" w:cs="Times New Roman"/>
          <w:sz w:val="24"/>
          <w:szCs w:val="24"/>
        </w:rPr>
        <w:t>d</w:t>
      </w:r>
      <w:r w:rsidRPr="00F93EDE">
        <w:rPr>
          <w:rFonts w:ascii="Times New Roman" w:eastAsia="Times New Roman" w:hAnsi="Times New Roman" w:cs="Times New Roman"/>
          <w:sz w:val="24"/>
          <w:szCs w:val="24"/>
        </w:rPr>
        <w:t xml:space="preserve"> </w:t>
      </w:r>
      <w:ins w:id="583" w:author="McClure, Ryan" w:date="2020-11-04T14:20:00Z">
        <w:r w:rsidR="00394B21">
          <w:rPr>
            <w:rFonts w:ascii="Times New Roman" w:eastAsia="Times New Roman" w:hAnsi="Times New Roman" w:cs="Times New Roman"/>
            <w:sz w:val="24"/>
            <w:szCs w:val="24"/>
          </w:rPr>
          <w:t>8</w:t>
        </w:r>
      </w:ins>
      <w:ins w:id="584" w:author="McClure, Ryan" w:date="2020-11-05T12:19:00Z">
        <w:r w:rsidR="00787F1A">
          <w:rPr>
            <w:rFonts w:ascii="Times New Roman" w:eastAsia="Times New Roman" w:hAnsi="Times New Roman" w:cs="Times New Roman"/>
            <w:sz w:val="24"/>
            <w:szCs w:val="24"/>
          </w:rPr>
          <w:t>9000</w:t>
        </w:r>
      </w:ins>
      <w:ins w:id="585" w:author="McClure, Ryan" w:date="2020-11-04T14:20:00Z">
        <w:r w:rsidR="00394B21">
          <w:rPr>
            <w:rFonts w:ascii="Times New Roman" w:eastAsia="Times New Roman" w:hAnsi="Times New Roman" w:cs="Times New Roman"/>
            <w:sz w:val="24"/>
            <w:szCs w:val="24"/>
          </w:rPr>
          <w:t xml:space="preserve"> </w:t>
        </w:r>
      </w:ins>
      <w:del w:id="586" w:author="McClure, Ryan" w:date="2020-10-27T15:53:00Z">
        <w:r w:rsidRPr="00F93EDE" w:rsidDel="00522EF9">
          <w:rPr>
            <w:rFonts w:ascii="Times New Roman" w:eastAsia="Times New Roman" w:hAnsi="Times New Roman" w:cs="Times New Roman"/>
            <w:sz w:val="24"/>
            <w:szCs w:val="24"/>
          </w:rPr>
          <w:delText xml:space="preserve">8400000 </w:delText>
        </w:r>
      </w:del>
      <w:del w:id="587" w:author="McClure, Ryan" w:date="2020-11-04T14:20:00Z">
        <w:r w:rsidRPr="00F93EDE" w:rsidDel="00394B21">
          <w:rPr>
            <w:rFonts w:ascii="Times New Roman" w:eastAsia="Times New Roman" w:hAnsi="Times New Roman" w:cs="Times New Roman"/>
            <w:sz w:val="24"/>
            <w:szCs w:val="24"/>
          </w:rPr>
          <w:delText>m</w:delText>
        </w:r>
      </w:del>
      <w:r w:rsidRPr="00F93EDE">
        <w:rPr>
          <w:rFonts w:ascii="Times New Roman" w:eastAsia="Times New Roman" w:hAnsi="Times New Roman" w:cs="Times New Roman"/>
          <w:sz w:val="24"/>
          <w:szCs w:val="24"/>
        </w:rPr>
        <w:t>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representing</w:t>
      </w:r>
      <w:ins w:id="588" w:author="McClure, Ryan" w:date="2020-11-04T14:20:00Z">
        <w:r w:rsidR="00394B21">
          <w:rPr>
            <w:rFonts w:ascii="Times New Roman" w:eastAsia="Times New Roman" w:hAnsi="Times New Roman" w:cs="Times New Roman"/>
            <w:sz w:val="24"/>
            <w:szCs w:val="24"/>
          </w:rPr>
          <w:t xml:space="preserve"> a</w:t>
        </w:r>
      </w:ins>
      <w:ins w:id="589" w:author="McClure, Ryan" w:date="2020-11-04T14:21:00Z">
        <w:r w:rsidR="00394B21">
          <w:rPr>
            <w:rFonts w:ascii="Times New Roman" w:eastAsia="Times New Roman" w:hAnsi="Times New Roman" w:cs="Times New Roman"/>
            <w:sz w:val="24"/>
            <w:szCs w:val="24"/>
          </w:rPr>
          <w:t xml:space="preserve"> </w:t>
        </w:r>
      </w:ins>
      <w:ins w:id="590" w:author="McClure, Ryan" w:date="2020-11-05T12:27:00Z">
        <w:r w:rsidR="00955DCD">
          <w:rPr>
            <w:rFonts w:ascii="Times New Roman" w:eastAsia="Times New Roman" w:hAnsi="Times New Roman" w:cs="Times New Roman"/>
            <w:sz w:val="24"/>
            <w:szCs w:val="24"/>
          </w:rPr>
          <w:t>14</w:t>
        </w:r>
      </w:ins>
      <w:ins w:id="591" w:author="McClure, Ryan" w:date="2020-11-04T14:21:00Z">
        <w:r w:rsidR="00394B21">
          <w:rPr>
            <w:rFonts w:ascii="Times New Roman" w:eastAsia="Times New Roman" w:hAnsi="Times New Roman" w:cs="Times New Roman"/>
            <w:sz w:val="24"/>
            <w:szCs w:val="24"/>
          </w:rPr>
          <w:t>% underestimate</w:t>
        </w:r>
      </w:ins>
      <w:r>
        <w:rPr>
          <w:rFonts w:ascii="Times New Roman" w:eastAsia="Times New Roman" w:hAnsi="Times New Roman" w:cs="Times New Roman"/>
          <w:sz w:val="24"/>
          <w:szCs w:val="24"/>
        </w:rPr>
        <w:t xml:space="preserve"> </w:t>
      </w:r>
      <w:del w:id="592" w:author="McClure, Ryan" w:date="2020-11-04T14:20:00Z">
        <w:r w:rsidRPr="00F93EDE" w:rsidDel="00394B21">
          <w:rPr>
            <w:rFonts w:ascii="Times New Roman" w:eastAsia="Times New Roman" w:hAnsi="Times New Roman" w:cs="Times New Roman"/>
            <w:sz w:val="24"/>
            <w:szCs w:val="24"/>
          </w:rPr>
          <w:delText>10</w:delText>
        </w:r>
        <w:r w:rsidDel="00394B21">
          <w:rPr>
            <w:rFonts w:ascii="Times New Roman" w:eastAsia="Times New Roman" w:hAnsi="Times New Roman" w:cs="Times New Roman"/>
            <w:sz w:val="24"/>
            <w:szCs w:val="24"/>
          </w:rPr>
          <w:delText>2</w:delText>
        </w:r>
        <w:r w:rsidRPr="00F93EDE" w:rsidDel="00394B21">
          <w:rPr>
            <w:rFonts w:ascii="Times New Roman" w:eastAsia="Times New Roman" w:hAnsi="Times New Roman" w:cs="Times New Roman"/>
            <w:sz w:val="24"/>
            <w:szCs w:val="24"/>
          </w:rPr>
          <w:delText>%</w:delText>
        </w:r>
      </w:del>
      <w:del w:id="593" w:author="Cayelan C. Carey" w:date="2020-11-06T15:23:00Z">
        <w:r w:rsidRPr="00F93EDE" w:rsidDel="00FD116A">
          <w:rPr>
            <w:rFonts w:ascii="Times New Roman" w:eastAsia="Times New Roman" w:hAnsi="Times New Roman" w:cs="Times New Roman"/>
            <w:sz w:val="24"/>
            <w:szCs w:val="24"/>
          </w:rPr>
          <w:delText xml:space="preserve"> </w:delText>
        </w:r>
      </w:del>
      <w:r w:rsidRPr="00F93EDE">
        <w:rPr>
          <w:rFonts w:ascii="Times New Roman" w:eastAsia="Times New Roman" w:hAnsi="Times New Roman" w:cs="Times New Roman"/>
          <w:sz w:val="24"/>
          <w:szCs w:val="24"/>
        </w:rPr>
        <w:t xml:space="preserve">and </w:t>
      </w:r>
      <w:del w:id="594" w:author="McClure, Ryan" w:date="2020-11-04T14:21:00Z">
        <w:r w:rsidRPr="00F93EDE" w:rsidDel="00394B21">
          <w:rPr>
            <w:rFonts w:ascii="Times New Roman" w:eastAsia="Times New Roman" w:hAnsi="Times New Roman" w:cs="Times New Roman"/>
            <w:sz w:val="24"/>
            <w:szCs w:val="24"/>
          </w:rPr>
          <w:delText>20</w:delText>
        </w:r>
        <w:r w:rsidDel="00394B21">
          <w:rPr>
            <w:rFonts w:ascii="Times New Roman" w:eastAsia="Times New Roman" w:hAnsi="Times New Roman" w:cs="Times New Roman"/>
            <w:sz w:val="24"/>
            <w:szCs w:val="24"/>
          </w:rPr>
          <w:delText>3</w:delText>
        </w:r>
      </w:del>
      <w:ins w:id="595" w:author="McClure, Ryan" w:date="2020-11-04T14:21:00Z">
        <w:r w:rsidR="00394B21">
          <w:rPr>
            <w:rFonts w:ascii="Times New Roman" w:eastAsia="Times New Roman" w:hAnsi="Times New Roman" w:cs="Times New Roman"/>
            <w:sz w:val="24"/>
            <w:szCs w:val="24"/>
          </w:rPr>
          <w:t>3</w:t>
        </w:r>
      </w:ins>
      <w:ins w:id="596" w:author="McClure, Ryan" w:date="2020-11-05T12:27:00Z">
        <w:r w:rsidR="00955DCD">
          <w:rPr>
            <w:rFonts w:ascii="Times New Roman" w:eastAsia="Times New Roman" w:hAnsi="Times New Roman" w:cs="Times New Roman"/>
            <w:sz w:val="24"/>
            <w:szCs w:val="24"/>
          </w:rPr>
          <w:t>9</w:t>
        </w:r>
      </w:ins>
      <w:r w:rsidRPr="00F93EDE">
        <w:rPr>
          <w:rFonts w:ascii="Times New Roman" w:eastAsia="Times New Roman" w:hAnsi="Times New Roman" w:cs="Times New Roman"/>
          <w:sz w:val="24"/>
          <w:szCs w:val="24"/>
        </w:rPr>
        <w:t>% overestimate</w:t>
      </w:r>
      <w:del w:id="597" w:author="McClure, Ryan" w:date="2020-11-04T14:21:00Z">
        <w:r w:rsidDel="00394B21">
          <w:rPr>
            <w:rFonts w:ascii="Times New Roman" w:eastAsia="Times New Roman" w:hAnsi="Times New Roman" w:cs="Times New Roman"/>
            <w:sz w:val="24"/>
            <w:szCs w:val="24"/>
          </w:rPr>
          <w:delText>s</w:delText>
        </w:r>
      </w:del>
      <w:r w:rsidRPr="00F93EDE">
        <w:rPr>
          <w:rFonts w:ascii="Times New Roman" w:eastAsia="Times New Roman" w:hAnsi="Times New Roman" w:cs="Times New Roman"/>
          <w:sz w:val="24"/>
          <w:szCs w:val="24"/>
        </w:rPr>
        <w:t xml:space="preserve">, respectively. </w:t>
      </w:r>
    </w:p>
    <w:p w14:paraId="61A00DC6" w14:textId="77777777" w:rsidR="00D512D8" w:rsidRPr="00F93EDE" w:rsidRDefault="00D512D8" w:rsidP="00D512D8">
      <w:pPr>
        <w:spacing w:after="0" w:line="480" w:lineRule="auto"/>
        <w:ind w:firstLine="720"/>
        <w:rPr>
          <w:rFonts w:ascii="Times New Roman" w:eastAsia="Times New Roman" w:hAnsi="Times New Roman" w:cs="Times New Roman"/>
          <w:sz w:val="24"/>
          <w:szCs w:val="24"/>
        </w:rPr>
      </w:pPr>
    </w:p>
    <w:p w14:paraId="543D6162"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Forecast</w:t>
      </w:r>
      <w:ins w:id="598" w:author="McClure, Ryan" w:date="2020-11-05T13:34:00Z">
        <w:r w:rsidR="00245A0F">
          <w:rPr>
            <w:rFonts w:ascii="Times New Roman" w:eastAsia="Times New Roman" w:hAnsi="Times New Roman" w:cs="Times New Roman"/>
            <w:i/>
            <w:sz w:val="24"/>
            <w:szCs w:val="24"/>
          </w:rPr>
          <w:t xml:space="preserve"> </w:t>
        </w:r>
      </w:ins>
      <w:del w:id="599" w:author="McClure, Ryan" w:date="2020-11-05T13:35:00Z">
        <w:r w:rsidRPr="00AE28CD" w:rsidDel="00C74ADC">
          <w:rPr>
            <w:rFonts w:ascii="Times New Roman" w:eastAsia="Times New Roman" w:hAnsi="Times New Roman" w:cs="Times New Roman"/>
            <w:i/>
            <w:sz w:val="24"/>
            <w:szCs w:val="24"/>
          </w:rPr>
          <w:delText xml:space="preserve"> </w:delText>
        </w:r>
      </w:del>
      <w:r w:rsidRPr="00AE28CD">
        <w:rPr>
          <w:rFonts w:ascii="Times New Roman" w:eastAsia="Times New Roman" w:hAnsi="Times New Roman" w:cs="Times New Roman"/>
          <w:i/>
          <w:sz w:val="24"/>
          <w:szCs w:val="24"/>
        </w:rPr>
        <w:t>uncertainty</w:t>
      </w:r>
    </w:p>
    <w:p w14:paraId="51CDE17D" w14:textId="77777777" w:rsidR="00D512D8" w:rsidRPr="00F93EDE" w:rsidRDefault="00245A0F" w:rsidP="00D512D8">
      <w:pPr>
        <w:spacing w:after="0" w:line="480" w:lineRule="auto"/>
        <w:ind w:firstLine="720"/>
        <w:rPr>
          <w:rFonts w:ascii="Times New Roman" w:eastAsia="Times New Roman" w:hAnsi="Times New Roman" w:cs="Times New Roman"/>
          <w:sz w:val="24"/>
          <w:szCs w:val="24"/>
        </w:rPr>
      </w:pPr>
      <w:ins w:id="600" w:author="McClure, Ryan" w:date="2020-11-05T13:26:00Z">
        <w:r>
          <w:rPr>
            <w:rFonts w:ascii="Times New Roman" w:eastAsia="Times New Roman" w:hAnsi="Times New Roman" w:cs="Times New Roman"/>
            <w:sz w:val="24"/>
            <w:szCs w:val="24"/>
          </w:rPr>
          <w:t>W</w:t>
        </w:r>
        <w:r w:rsidRPr="00F93EDE">
          <w:rPr>
            <w:rFonts w:ascii="Times New Roman" w:eastAsia="Times New Roman" w:hAnsi="Times New Roman" w:cs="Times New Roman"/>
            <w:sz w:val="24"/>
            <w:szCs w:val="24"/>
          </w:rPr>
          <w:t>ith each iterative forecast cycle</w:t>
        </w:r>
      </w:ins>
      <w:ins w:id="601" w:author="Cayelan C. Carey" w:date="2020-11-06T15:23:00Z">
        <w:r w:rsidR="00FC25A8">
          <w:rPr>
            <w:rFonts w:ascii="Times New Roman" w:eastAsia="Times New Roman" w:hAnsi="Times New Roman" w:cs="Times New Roman"/>
            <w:sz w:val="24"/>
            <w:szCs w:val="24"/>
          </w:rPr>
          <w:t>,</w:t>
        </w:r>
      </w:ins>
      <w:ins w:id="602" w:author="McClure, Ryan" w:date="2020-11-05T13:26:00Z">
        <w:r w:rsidRPr="00F93EDE">
          <w:rPr>
            <w:rFonts w:ascii="Times New Roman" w:eastAsia="Times New Roman" w:hAnsi="Times New Roman" w:cs="Times New Roman"/>
            <w:sz w:val="24"/>
            <w:szCs w:val="24"/>
          </w:rPr>
          <w:t xml:space="preserve"> </w:t>
        </w:r>
      </w:ins>
      <w:del w:id="603" w:author="McClure, Ryan" w:date="2020-11-05T13:26:00Z">
        <w:r w:rsidR="00D512D8" w:rsidRPr="00F93EDE" w:rsidDel="00245A0F">
          <w:rPr>
            <w:rFonts w:ascii="Times New Roman" w:eastAsia="Times New Roman" w:hAnsi="Times New Roman" w:cs="Times New Roman"/>
            <w:sz w:val="24"/>
            <w:szCs w:val="24"/>
          </w:rPr>
          <w:delText xml:space="preserve">We </w:delText>
        </w:r>
      </w:del>
      <w:ins w:id="604" w:author="McClure, Ryan" w:date="2020-11-05T13:26:00Z">
        <w:r>
          <w:rPr>
            <w:rFonts w:ascii="Times New Roman" w:eastAsia="Times New Roman" w:hAnsi="Times New Roman" w:cs="Times New Roman"/>
            <w:sz w:val="24"/>
            <w:szCs w:val="24"/>
          </w:rPr>
          <w:t>w</w:t>
        </w:r>
        <w:r w:rsidRPr="00F93EDE">
          <w:rPr>
            <w:rFonts w:ascii="Times New Roman" w:eastAsia="Times New Roman" w:hAnsi="Times New Roman" w:cs="Times New Roman"/>
            <w:sz w:val="24"/>
            <w:szCs w:val="24"/>
          </w:rPr>
          <w:t xml:space="preserve">e </w:t>
        </w:r>
      </w:ins>
      <w:r w:rsidR="00D512D8" w:rsidRPr="00F93EDE">
        <w:rPr>
          <w:rFonts w:ascii="Times New Roman" w:eastAsia="Times New Roman" w:hAnsi="Times New Roman" w:cs="Times New Roman"/>
          <w:sz w:val="24"/>
          <w:szCs w:val="24"/>
        </w:rPr>
        <w:t xml:space="preserve">observed a </w:t>
      </w:r>
      <w:r w:rsidR="00D512D8">
        <w:rPr>
          <w:rFonts w:ascii="Times New Roman" w:eastAsia="Times New Roman" w:hAnsi="Times New Roman" w:cs="Times New Roman"/>
          <w:sz w:val="24"/>
          <w:szCs w:val="24"/>
        </w:rPr>
        <w:t>substantial</w:t>
      </w:r>
      <w:r w:rsidR="00D512D8" w:rsidRPr="00F93EDE">
        <w:rPr>
          <w:rFonts w:ascii="Times New Roman" w:eastAsia="Times New Roman" w:hAnsi="Times New Roman" w:cs="Times New Roman"/>
          <w:sz w:val="24"/>
          <w:szCs w:val="24"/>
        </w:rPr>
        <w:t xml:space="preserve"> </w:t>
      </w:r>
      <w:del w:id="605" w:author="McClure, Ryan" w:date="2020-11-05T13:35:00Z">
        <w:r w:rsidR="00D512D8" w:rsidRPr="00F93EDE" w:rsidDel="00C74ADC">
          <w:rPr>
            <w:rFonts w:ascii="Times New Roman" w:eastAsia="Times New Roman" w:hAnsi="Times New Roman" w:cs="Times New Roman"/>
            <w:sz w:val="24"/>
            <w:szCs w:val="24"/>
          </w:rPr>
          <w:delText xml:space="preserve">decrease </w:delText>
        </w:r>
      </w:del>
      <w:ins w:id="606" w:author="McClure, Ryan" w:date="2020-11-05T13:37:00Z">
        <w:r w:rsidR="00C74ADC">
          <w:rPr>
            <w:rFonts w:ascii="Times New Roman" w:eastAsia="Times New Roman" w:hAnsi="Times New Roman" w:cs="Times New Roman"/>
            <w:sz w:val="24"/>
            <w:szCs w:val="24"/>
          </w:rPr>
          <w:t>reduction in the</w:t>
        </w:r>
      </w:ins>
      <w:del w:id="607" w:author="McClure, Ryan" w:date="2020-11-05T13:37:00Z">
        <w:r w:rsidR="00D512D8" w:rsidRPr="00F93EDE" w:rsidDel="00C74ADC">
          <w:rPr>
            <w:rFonts w:ascii="Times New Roman" w:eastAsia="Times New Roman" w:hAnsi="Times New Roman" w:cs="Times New Roman"/>
            <w:sz w:val="24"/>
            <w:szCs w:val="24"/>
          </w:rPr>
          <w:delText>in</w:delText>
        </w:r>
      </w:del>
      <w:ins w:id="608" w:author="McClure, Ryan" w:date="2020-11-05T13:35:00Z">
        <w:r w:rsidR="00C74ADC">
          <w:rPr>
            <w:rFonts w:ascii="Times New Roman" w:eastAsia="Times New Roman" w:hAnsi="Times New Roman" w:cs="Times New Roman"/>
            <w:sz w:val="24"/>
            <w:szCs w:val="24"/>
          </w:rPr>
          <w:t xml:space="preserve"> </w:t>
        </w:r>
      </w:ins>
      <w:ins w:id="609" w:author="McClure, Ryan" w:date="2020-11-05T13:25:00Z">
        <w:r w:rsidRPr="00F93EDE">
          <w:rPr>
            <w:rFonts w:ascii="Times New Roman" w:eastAsia="Times New Roman" w:hAnsi="Times New Roman" w:cs="Times New Roman"/>
            <w:sz w:val="24"/>
            <w:szCs w:val="24"/>
          </w:rPr>
          <w:t>uncertainty</w:t>
        </w:r>
        <w:r>
          <w:rPr>
            <w:rFonts w:ascii="Times New Roman" w:eastAsia="Times New Roman" w:hAnsi="Times New Roman" w:cs="Times New Roman"/>
            <w:sz w:val="24"/>
            <w:szCs w:val="24"/>
          </w:rPr>
          <w:t xml:space="preserve"> of</w:t>
        </w:r>
      </w:ins>
      <w:r w:rsidR="00D512D8" w:rsidRPr="00F93EDE">
        <w:rPr>
          <w:rFonts w:ascii="Times New Roman" w:eastAsia="Times New Roman" w:hAnsi="Times New Roman" w:cs="Times New Roman"/>
          <w:sz w:val="24"/>
          <w:szCs w:val="24"/>
        </w:rPr>
        <w:t xml:space="preserve"> the </w:t>
      </w:r>
      <w:del w:id="610" w:author="McClure, Ryan" w:date="2020-11-05T13:25:00Z">
        <w:r w:rsidR="00D512D8" w:rsidRPr="00F93EDE" w:rsidDel="00245A0F">
          <w:rPr>
            <w:rFonts w:ascii="Times New Roman" w:eastAsia="Times New Roman" w:hAnsi="Times New Roman" w:cs="Times New Roman"/>
            <w:sz w:val="24"/>
            <w:szCs w:val="24"/>
          </w:rPr>
          <w:delText xml:space="preserve">total </w:delText>
        </w:r>
      </w:del>
      <w:r w:rsidR="00D512D8" w:rsidRPr="00F93EDE">
        <w:rPr>
          <w:rFonts w:ascii="Times New Roman" w:eastAsia="Times New Roman" w:hAnsi="Times New Roman" w:cs="Times New Roman"/>
          <w:sz w:val="24"/>
          <w:szCs w:val="24"/>
        </w:rPr>
        <w:t>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ebullition rate forecast</w:t>
      </w:r>
      <w:ins w:id="611" w:author="McClure, Ryan" w:date="2020-11-05T13:25:00Z">
        <w:r>
          <w:rPr>
            <w:rFonts w:ascii="Times New Roman" w:eastAsia="Times New Roman" w:hAnsi="Times New Roman" w:cs="Times New Roman"/>
            <w:sz w:val="24"/>
            <w:szCs w:val="24"/>
          </w:rPr>
          <w:t>s with data assimilation</w:t>
        </w:r>
      </w:ins>
      <w:ins w:id="612" w:author="Cayelan C. Carey" w:date="2020-11-06T15:24:00Z">
        <w:r w:rsidR="00FC25A8">
          <w:rPr>
            <w:rFonts w:ascii="Times New Roman" w:eastAsia="Times New Roman" w:hAnsi="Times New Roman" w:cs="Times New Roman"/>
            <w:sz w:val="24"/>
            <w:szCs w:val="24"/>
          </w:rPr>
          <w:t>, indicatin</w:t>
        </w:r>
      </w:ins>
      <w:ins w:id="613" w:author="Cayelan C. Carey" w:date="2020-11-06T15:27:00Z">
        <w:r w:rsidR="00AE7E4E">
          <w:rPr>
            <w:rFonts w:ascii="Times New Roman" w:eastAsia="Times New Roman" w:hAnsi="Times New Roman" w:cs="Times New Roman"/>
            <w:sz w:val="24"/>
            <w:szCs w:val="24"/>
          </w:rPr>
          <w:t>g</w:t>
        </w:r>
      </w:ins>
      <w:ins w:id="614" w:author="Cayelan C. Carey" w:date="2020-11-06T15:24:00Z">
        <w:r w:rsidR="00FC25A8">
          <w:rPr>
            <w:rFonts w:ascii="Times New Roman" w:eastAsia="Times New Roman" w:hAnsi="Times New Roman" w:cs="Times New Roman"/>
            <w:sz w:val="24"/>
            <w:szCs w:val="24"/>
          </w:rPr>
          <w:t xml:space="preserve"> relatively high </w:t>
        </w:r>
        <w:commentRangeStart w:id="615"/>
        <w:r w:rsidR="00FC25A8">
          <w:rPr>
            <w:rFonts w:ascii="Times New Roman" w:eastAsia="Times New Roman" w:hAnsi="Times New Roman" w:cs="Times New Roman"/>
            <w:sz w:val="24"/>
            <w:szCs w:val="24"/>
          </w:rPr>
          <w:t>predictability</w:t>
        </w:r>
        <w:commentRangeEnd w:id="615"/>
        <w:r w:rsidR="00FC25A8">
          <w:rPr>
            <w:rStyle w:val="CommentReference"/>
          </w:rPr>
          <w:commentReference w:id="615"/>
        </w:r>
      </w:ins>
      <w:ins w:id="616" w:author="Cayelan C. Carey" w:date="2020-11-06T15:27:00Z">
        <w:r w:rsidR="00AE7E4E">
          <w:rPr>
            <w:rFonts w:ascii="Times New Roman" w:eastAsia="Times New Roman" w:hAnsi="Times New Roman" w:cs="Times New Roman"/>
            <w:sz w:val="24"/>
            <w:szCs w:val="24"/>
          </w:rPr>
          <w:t xml:space="preserve"> </w:t>
        </w:r>
      </w:ins>
      <w:ins w:id="617" w:author="Cayelan C. Carey" w:date="2020-11-06T15:32:00Z">
        <w:r w:rsidR="0040748A">
          <w:rPr>
            <w:rFonts w:ascii="Times New Roman" w:eastAsia="Times New Roman" w:hAnsi="Times New Roman" w:cs="Times New Roman"/>
            <w:sz w:val="24"/>
            <w:szCs w:val="24"/>
          </w:rPr>
          <w:t>in CH4 ebullition throughout most of the study period</w:t>
        </w:r>
      </w:ins>
      <w:ins w:id="618" w:author="Cayelan C. Carey" w:date="2020-11-06T15:24:00Z">
        <w:r w:rsidR="00FC25A8">
          <w:rPr>
            <w:rFonts w:ascii="Times New Roman" w:eastAsia="Times New Roman" w:hAnsi="Times New Roman" w:cs="Times New Roman"/>
            <w:sz w:val="24"/>
            <w:szCs w:val="24"/>
          </w:rPr>
          <w:t>?</w:t>
        </w:r>
      </w:ins>
      <w:r w:rsidR="00D512D8" w:rsidRPr="00F93EDE">
        <w:rPr>
          <w:rFonts w:ascii="Times New Roman" w:eastAsia="Times New Roman" w:hAnsi="Times New Roman" w:cs="Times New Roman"/>
          <w:sz w:val="24"/>
          <w:szCs w:val="24"/>
        </w:rPr>
        <w:t xml:space="preserve"> </w:t>
      </w:r>
      <w:del w:id="619" w:author="McClure, Ryan" w:date="2020-11-05T13:25:00Z">
        <w:r w:rsidR="00D512D8" w:rsidRPr="00F93EDE" w:rsidDel="00245A0F">
          <w:rPr>
            <w:rFonts w:ascii="Times New Roman" w:eastAsia="Times New Roman" w:hAnsi="Times New Roman" w:cs="Times New Roman"/>
            <w:sz w:val="24"/>
            <w:szCs w:val="24"/>
          </w:rPr>
          <w:delText xml:space="preserve">uncertainty </w:delText>
        </w:r>
      </w:del>
      <w:del w:id="620" w:author="McClure, Ryan" w:date="2020-11-05T13:26:00Z">
        <w:r w:rsidR="00D512D8" w:rsidRPr="00F93EDE" w:rsidDel="00245A0F">
          <w:rPr>
            <w:rFonts w:ascii="Times New Roman" w:eastAsia="Times New Roman" w:hAnsi="Times New Roman" w:cs="Times New Roman"/>
            <w:sz w:val="24"/>
            <w:szCs w:val="24"/>
          </w:rPr>
          <w:delText xml:space="preserve">with each iterative forecast cycle </w:delText>
        </w:r>
      </w:del>
      <w:r w:rsidR="00D512D8" w:rsidRPr="00F93EDE">
        <w:rPr>
          <w:rFonts w:ascii="Times New Roman" w:eastAsia="Times New Roman" w:hAnsi="Times New Roman" w:cs="Times New Roman"/>
          <w:sz w:val="24"/>
          <w:szCs w:val="24"/>
        </w:rPr>
        <w:t>(Fig</w:t>
      </w:r>
      <w:r w:rsidR="00D512D8">
        <w:rPr>
          <w:rFonts w:ascii="Times New Roman" w:eastAsia="Times New Roman" w:hAnsi="Times New Roman" w:cs="Times New Roman"/>
          <w:sz w:val="24"/>
          <w:szCs w:val="24"/>
        </w:rPr>
        <w:t>ure</w:t>
      </w:r>
      <w:r w:rsidR="00D512D8" w:rsidRPr="00F93EDE">
        <w:rPr>
          <w:rFonts w:ascii="Times New Roman" w:eastAsia="Times New Roman" w:hAnsi="Times New Roman" w:cs="Times New Roman"/>
          <w:sz w:val="24"/>
          <w:szCs w:val="24"/>
        </w:rPr>
        <w:t xml:space="preserve"> </w:t>
      </w:r>
      <w:del w:id="621" w:author="McClure, Ryan" w:date="2020-11-05T13:25:00Z">
        <w:r w:rsidR="00D512D8" w:rsidRPr="00F93EDE" w:rsidDel="00245A0F">
          <w:rPr>
            <w:rFonts w:ascii="Times New Roman" w:eastAsia="Times New Roman" w:hAnsi="Times New Roman" w:cs="Times New Roman"/>
            <w:sz w:val="24"/>
            <w:szCs w:val="24"/>
          </w:rPr>
          <w:delText>5</w:delText>
        </w:r>
      </w:del>
      <w:ins w:id="622" w:author="McClure, Ryan" w:date="2020-11-05T13:25:00Z">
        <w:r>
          <w:rPr>
            <w:rFonts w:ascii="Times New Roman" w:eastAsia="Times New Roman" w:hAnsi="Times New Roman" w:cs="Times New Roman"/>
            <w:sz w:val="24"/>
            <w:szCs w:val="24"/>
          </w:rPr>
          <w:t>4</w:t>
        </w:r>
      </w:ins>
      <w:r w:rsidR="00D512D8" w:rsidRPr="00F93EDE">
        <w:rPr>
          <w:rFonts w:ascii="Times New Roman" w:eastAsia="Times New Roman" w:hAnsi="Times New Roman" w:cs="Times New Roman"/>
          <w:sz w:val="24"/>
          <w:szCs w:val="24"/>
        </w:rPr>
        <w:t xml:space="preserve">). On 1 July, the total forecast variance was </w:t>
      </w:r>
      <w:del w:id="623" w:author="McClure, Ryan" w:date="2020-11-05T12:27:00Z">
        <w:r w:rsidR="00D512D8" w:rsidRPr="00F93EDE" w:rsidDel="00955DCD">
          <w:rPr>
            <w:rFonts w:ascii="Times New Roman" w:eastAsia="Times New Roman" w:hAnsi="Times New Roman" w:cs="Times New Roman"/>
            <w:sz w:val="24"/>
            <w:szCs w:val="24"/>
          </w:rPr>
          <w:delText xml:space="preserve">1200000 </w:delText>
        </w:r>
      </w:del>
      <w:ins w:id="624" w:author="McClure, Ryan" w:date="2020-11-05T13:30:00Z">
        <w:r>
          <w:rPr>
            <w:rFonts w:ascii="Times New Roman" w:eastAsia="Times New Roman" w:hAnsi="Times New Roman" w:cs="Times New Roman"/>
            <w:sz w:val="24"/>
            <w:szCs w:val="24"/>
          </w:rPr>
          <w:t>4.1</w:t>
        </w:r>
      </w:ins>
      <w:ins w:id="625" w:author="McClure, Ryan" w:date="2020-11-05T12:27:00Z">
        <w:r w:rsidR="00955DCD" w:rsidRPr="00F93EDE">
          <w:rPr>
            <w:rFonts w:ascii="Times New Roman" w:eastAsia="Times New Roman" w:hAnsi="Times New Roman" w:cs="Times New Roman"/>
            <w:sz w:val="24"/>
            <w:szCs w:val="24"/>
          </w:rPr>
          <w:t xml:space="preserve"> </w:t>
        </w:r>
      </w:ins>
      <w:r w:rsidR="00D512D8" w:rsidRPr="00F93EDE">
        <w:rPr>
          <w:rFonts w:ascii="Times New Roman" w:eastAsia="Times New Roman" w:hAnsi="Times New Roman" w:cs="Times New Roman"/>
          <w:sz w:val="24"/>
          <w:szCs w:val="24"/>
        </w:rPr>
        <w:t>mg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m</w:t>
      </w:r>
      <w:r w:rsidR="00D512D8" w:rsidRPr="00F93EDE">
        <w:rPr>
          <w:rFonts w:ascii="Times New Roman" w:eastAsia="Times New Roman" w:hAnsi="Times New Roman" w:cs="Times New Roman"/>
          <w:sz w:val="24"/>
          <w:szCs w:val="24"/>
          <w:vertAlign w:val="superscript"/>
        </w:rPr>
        <w:t>-2</w:t>
      </w:r>
      <w:r w:rsidR="00D512D8" w:rsidRPr="00F93EDE">
        <w:rPr>
          <w:rFonts w:ascii="Times New Roman" w:eastAsia="Times New Roman" w:hAnsi="Times New Roman" w:cs="Times New Roman"/>
          <w:sz w:val="24"/>
          <w:szCs w:val="24"/>
        </w:rPr>
        <w:t xml:space="preserve"> d</w:t>
      </w:r>
      <w:r w:rsidR="00D512D8" w:rsidRPr="00F93EDE">
        <w:rPr>
          <w:rFonts w:ascii="Times New Roman" w:eastAsia="Times New Roman" w:hAnsi="Times New Roman" w:cs="Times New Roman"/>
          <w:sz w:val="24"/>
          <w:szCs w:val="24"/>
          <w:vertAlign w:val="superscript"/>
        </w:rPr>
        <w:t>-1</w:t>
      </w:r>
      <w:r w:rsidR="00D512D8" w:rsidRPr="00F93EDE">
        <w:rPr>
          <w:rFonts w:ascii="Times New Roman" w:eastAsia="Times New Roman" w:hAnsi="Times New Roman" w:cs="Times New Roman"/>
          <w:sz w:val="24"/>
          <w:szCs w:val="24"/>
        </w:rPr>
        <w:t xml:space="preserve"> and within </w:t>
      </w:r>
      <w:del w:id="626" w:author="McClure, Ryan" w:date="2020-11-05T13:26:00Z">
        <w:r w:rsidR="00D512D8" w:rsidDel="00245A0F">
          <w:rPr>
            <w:rFonts w:ascii="Times New Roman" w:eastAsia="Times New Roman" w:hAnsi="Times New Roman" w:cs="Times New Roman"/>
            <w:sz w:val="24"/>
            <w:szCs w:val="24"/>
          </w:rPr>
          <w:delText>three</w:delText>
        </w:r>
        <w:r w:rsidR="00D512D8" w:rsidRPr="00F93EDE" w:rsidDel="00245A0F">
          <w:rPr>
            <w:rFonts w:ascii="Times New Roman" w:eastAsia="Times New Roman" w:hAnsi="Times New Roman" w:cs="Times New Roman"/>
            <w:sz w:val="24"/>
            <w:szCs w:val="24"/>
          </w:rPr>
          <w:delText xml:space="preserve"> </w:delText>
        </w:r>
      </w:del>
      <w:ins w:id="627" w:author="McClure, Ryan" w:date="2020-11-05T13:26:00Z">
        <w:r>
          <w:rPr>
            <w:rFonts w:ascii="Times New Roman" w:eastAsia="Times New Roman" w:hAnsi="Times New Roman" w:cs="Times New Roman"/>
            <w:sz w:val="24"/>
            <w:szCs w:val="24"/>
          </w:rPr>
          <w:t>one</w:t>
        </w:r>
        <w:r w:rsidRPr="00F93EDE">
          <w:rPr>
            <w:rFonts w:ascii="Times New Roman" w:eastAsia="Times New Roman" w:hAnsi="Times New Roman" w:cs="Times New Roman"/>
            <w:sz w:val="24"/>
            <w:szCs w:val="24"/>
          </w:rPr>
          <w:t xml:space="preserve"> </w:t>
        </w:r>
      </w:ins>
      <w:r w:rsidR="00D512D8" w:rsidRPr="00F93EDE">
        <w:rPr>
          <w:rFonts w:ascii="Times New Roman" w:eastAsia="Times New Roman" w:hAnsi="Times New Roman" w:cs="Times New Roman"/>
          <w:sz w:val="24"/>
          <w:szCs w:val="24"/>
        </w:rPr>
        <w:t>forecasting cycle</w:t>
      </w:r>
      <w:del w:id="628" w:author="McClure, Ryan" w:date="2020-11-05T13:26:00Z">
        <w:r w:rsidR="00D512D8" w:rsidRPr="00F93EDE" w:rsidDel="00245A0F">
          <w:rPr>
            <w:rFonts w:ascii="Times New Roman" w:eastAsia="Times New Roman" w:hAnsi="Times New Roman" w:cs="Times New Roman"/>
            <w:sz w:val="24"/>
            <w:szCs w:val="24"/>
          </w:rPr>
          <w:delText>s</w:delText>
        </w:r>
      </w:del>
      <w:r w:rsidR="00D512D8" w:rsidRPr="00F93EDE">
        <w:rPr>
          <w:rFonts w:ascii="Times New Roman" w:eastAsia="Times New Roman" w:hAnsi="Times New Roman" w:cs="Times New Roman"/>
          <w:sz w:val="24"/>
          <w:szCs w:val="24"/>
        </w:rPr>
        <w:t xml:space="preserve">, the total variance in the forecast </w:t>
      </w:r>
      <w:r w:rsidR="00D512D8">
        <w:rPr>
          <w:rFonts w:ascii="Times New Roman" w:eastAsia="Times New Roman" w:hAnsi="Times New Roman" w:cs="Times New Roman"/>
          <w:sz w:val="24"/>
          <w:szCs w:val="24"/>
        </w:rPr>
        <w:t xml:space="preserve">had decreased </w:t>
      </w:r>
      <w:del w:id="629" w:author="McClure, Ryan" w:date="2020-11-05T13:42:00Z">
        <w:r w:rsidR="00D512D8" w:rsidDel="00C74ADC">
          <w:rPr>
            <w:rFonts w:ascii="Times New Roman" w:eastAsia="Times New Roman" w:hAnsi="Times New Roman" w:cs="Times New Roman"/>
            <w:sz w:val="24"/>
            <w:szCs w:val="24"/>
          </w:rPr>
          <w:delText xml:space="preserve">by &gt;99% </w:delText>
        </w:r>
      </w:del>
      <w:r w:rsidR="00D512D8">
        <w:rPr>
          <w:rFonts w:ascii="Times New Roman" w:eastAsia="Times New Roman" w:hAnsi="Times New Roman" w:cs="Times New Roman"/>
          <w:sz w:val="24"/>
          <w:szCs w:val="24"/>
        </w:rPr>
        <w:t>to</w:t>
      </w:r>
      <w:r w:rsidR="00D512D8" w:rsidRPr="00F93EDE">
        <w:rPr>
          <w:rFonts w:ascii="Times New Roman" w:eastAsia="Times New Roman" w:hAnsi="Times New Roman" w:cs="Times New Roman"/>
          <w:sz w:val="24"/>
          <w:szCs w:val="24"/>
        </w:rPr>
        <w:t xml:space="preserve"> </w:t>
      </w:r>
      <w:del w:id="630" w:author="McClure, Ryan" w:date="2020-11-05T13:33:00Z">
        <w:r w:rsidR="00D512D8" w:rsidRPr="00F93EDE" w:rsidDel="00245A0F">
          <w:rPr>
            <w:rFonts w:ascii="Times New Roman" w:eastAsia="Times New Roman" w:hAnsi="Times New Roman" w:cs="Times New Roman"/>
            <w:sz w:val="24"/>
            <w:szCs w:val="24"/>
          </w:rPr>
          <w:delText>1.2</w:delText>
        </w:r>
      </w:del>
      <w:ins w:id="631" w:author="McClure, Ryan" w:date="2020-11-05T13:33:00Z">
        <w:r>
          <w:rPr>
            <w:rFonts w:ascii="Times New Roman" w:eastAsia="Times New Roman" w:hAnsi="Times New Roman" w:cs="Times New Roman"/>
            <w:sz w:val="24"/>
            <w:szCs w:val="24"/>
          </w:rPr>
          <w:t>0.5</w:t>
        </w:r>
      </w:ins>
      <w:r w:rsidR="00D512D8" w:rsidRPr="00F93EDE">
        <w:rPr>
          <w:rFonts w:ascii="Times New Roman" w:eastAsia="Times New Roman" w:hAnsi="Times New Roman" w:cs="Times New Roman"/>
          <w:sz w:val="24"/>
          <w:szCs w:val="24"/>
        </w:rPr>
        <w:t xml:space="preserve"> mg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m</w:t>
      </w:r>
      <w:r w:rsidR="00D512D8" w:rsidRPr="00F93EDE">
        <w:rPr>
          <w:rFonts w:ascii="Times New Roman" w:eastAsia="Times New Roman" w:hAnsi="Times New Roman" w:cs="Times New Roman"/>
          <w:sz w:val="24"/>
          <w:szCs w:val="24"/>
          <w:vertAlign w:val="superscript"/>
        </w:rPr>
        <w:t>-2</w:t>
      </w:r>
      <w:r w:rsidR="00D512D8" w:rsidRPr="00F93EDE">
        <w:rPr>
          <w:rFonts w:ascii="Times New Roman" w:eastAsia="Times New Roman" w:hAnsi="Times New Roman" w:cs="Times New Roman"/>
          <w:sz w:val="24"/>
          <w:szCs w:val="24"/>
        </w:rPr>
        <w:t xml:space="preserve"> d</w:t>
      </w:r>
      <w:r w:rsidR="00D512D8" w:rsidRPr="00F93EDE">
        <w:rPr>
          <w:rFonts w:ascii="Times New Roman" w:eastAsia="Times New Roman" w:hAnsi="Times New Roman" w:cs="Times New Roman"/>
          <w:sz w:val="24"/>
          <w:szCs w:val="24"/>
          <w:vertAlign w:val="superscript"/>
        </w:rPr>
        <w:t>-1</w:t>
      </w:r>
      <w:r w:rsidR="00D512D8">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 xml:space="preserve">on </w:t>
      </w:r>
      <w:r w:rsidR="00D512D8">
        <w:rPr>
          <w:rFonts w:ascii="Times New Roman" w:eastAsia="Times New Roman" w:hAnsi="Times New Roman" w:cs="Times New Roman"/>
          <w:sz w:val="24"/>
          <w:szCs w:val="24"/>
        </w:rPr>
        <w:t>15</w:t>
      </w:r>
      <w:r w:rsidR="00D512D8" w:rsidRPr="00F93EDE">
        <w:rPr>
          <w:rFonts w:ascii="Times New Roman" w:eastAsia="Times New Roman" w:hAnsi="Times New Roman" w:cs="Times New Roman"/>
          <w:sz w:val="24"/>
          <w:szCs w:val="24"/>
        </w:rPr>
        <w:t xml:space="preserve"> July (Fig</w:t>
      </w:r>
      <w:r w:rsidR="00D512D8">
        <w:rPr>
          <w:rFonts w:ascii="Times New Roman" w:eastAsia="Times New Roman" w:hAnsi="Times New Roman" w:cs="Times New Roman"/>
          <w:sz w:val="24"/>
          <w:szCs w:val="24"/>
        </w:rPr>
        <w:t>ure</w:t>
      </w:r>
      <w:r w:rsidR="00D512D8" w:rsidRPr="00F93EDE">
        <w:rPr>
          <w:rFonts w:ascii="Times New Roman" w:eastAsia="Times New Roman" w:hAnsi="Times New Roman" w:cs="Times New Roman"/>
          <w:sz w:val="24"/>
          <w:szCs w:val="24"/>
        </w:rPr>
        <w:t xml:space="preserve"> 5). Between </w:t>
      </w:r>
      <w:r w:rsidR="00D512D8">
        <w:rPr>
          <w:rFonts w:ascii="Times New Roman" w:eastAsia="Times New Roman" w:hAnsi="Times New Roman" w:cs="Times New Roman"/>
          <w:sz w:val="24"/>
          <w:szCs w:val="24"/>
        </w:rPr>
        <w:t>15</w:t>
      </w:r>
      <w:r w:rsidR="00D512D8" w:rsidRPr="00F93EDE">
        <w:rPr>
          <w:rFonts w:ascii="Times New Roman" w:eastAsia="Times New Roman" w:hAnsi="Times New Roman" w:cs="Times New Roman"/>
          <w:sz w:val="24"/>
          <w:szCs w:val="24"/>
        </w:rPr>
        <w:t xml:space="preserve"> July and 30 October, the total forecast variance decreased to ≤</w:t>
      </w:r>
      <w:del w:id="632" w:author="Cayelan C. Carey" w:date="2020-11-06T15:27:00Z">
        <w:r w:rsidR="00D512D8" w:rsidRPr="00F93EDE" w:rsidDel="00F72C7A">
          <w:rPr>
            <w:rFonts w:ascii="Times New Roman" w:eastAsia="Times New Roman" w:hAnsi="Times New Roman" w:cs="Times New Roman"/>
            <w:sz w:val="24"/>
            <w:szCs w:val="24"/>
          </w:rPr>
          <w:delText xml:space="preserve"> </w:delText>
        </w:r>
      </w:del>
      <w:del w:id="633" w:author="McClure, Ryan" w:date="2020-11-05T13:34:00Z">
        <w:r w:rsidR="00D512D8" w:rsidRPr="00F93EDE" w:rsidDel="00245A0F">
          <w:rPr>
            <w:rFonts w:ascii="Times New Roman" w:eastAsia="Times New Roman" w:hAnsi="Times New Roman" w:cs="Times New Roman"/>
            <w:sz w:val="24"/>
            <w:szCs w:val="24"/>
          </w:rPr>
          <w:delText>1.1</w:delText>
        </w:r>
      </w:del>
      <w:ins w:id="634" w:author="McClure, Ryan" w:date="2020-11-05T13:34:00Z">
        <w:r>
          <w:rPr>
            <w:rFonts w:ascii="Times New Roman" w:eastAsia="Times New Roman" w:hAnsi="Times New Roman" w:cs="Times New Roman"/>
            <w:sz w:val="24"/>
            <w:szCs w:val="24"/>
          </w:rPr>
          <w:t>0.4</w:t>
        </w:r>
      </w:ins>
      <w:r w:rsidR="00D512D8" w:rsidRPr="00F93EDE">
        <w:rPr>
          <w:rFonts w:ascii="Times New Roman" w:eastAsia="Times New Roman" w:hAnsi="Times New Roman" w:cs="Times New Roman"/>
          <w:sz w:val="24"/>
          <w:szCs w:val="24"/>
        </w:rPr>
        <w:t xml:space="preserve"> mg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m</w:t>
      </w:r>
      <w:r w:rsidR="00D512D8" w:rsidRPr="00F93EDE">
        <w:rPr>
          <w:rFonts w:ascii="Times New Roman" w:eastAsia="Times New Roman" w:hAnsi="Times New Roman" w:cs="Times New Roman"/>
          <w:sz w:val="24"/>
          <w:szCs w:val="24"/>
          <w:vertAlign w:val="superscript"/>
        </w:rPr>
        <w:t>-2</w:t>
      </w:r>
      <w:r w:rsidR="00D512D8" w:rsidRPr="00F93EDE">
        <w:rPr>
          <w:rFonts w:ascii="Times New Roman" w:eastAsia="Times New Roman" w:hAnsi="Times New Roman" w:cs="Times New Roman"/>
          <w:sz w:val="24"/>
          <w:szCs w:val="24"/>
        </w:rPr>
        <w:t xml:space="preserve"> d</w:t>
      </w:r>
      <w:r w:rsidR="00D512D8" w:rsidRPr="00F93EDE">
        <w:rPr>
          <w:rFonts w:ascii="Times New Roman" w:eastAsia="Times New Roman" w:hAnsi="Times New Roman" w:cs="Times New Roman"/>
          <w:sz w:val="24"/>
          <w:szCs w:val="24"/>
          <w:vertAlign w:val="superscript"/>
        </w:rPr>
        <w:t>-1</w:t>
      </w:r>
      <w:r w:rsidR="00D512D8" w:rsidRPr="00F93EDE">
        <w:rPr>
          <w:rFonts w:ascii="Times New Roman" w:eastAsia="Times New Roman" w:hAnsi="Times New Roman" w:cs="Times New Roman"/>
          <w:sz w:val="24"/>
          <w:szCs w:val="24"/>
        </w:rPr>
        <w:t xml:space="preserve"> for each cycle and then increased to </w:t>
      </w:r>
      <w:del w:id="635" w:author="McClure, Ryan" w:date="2020-11-05T13:34:00Z">
        <w:r w:rsidR="00D512D8" w:rsidRPr="00F93EDE" w:rsidDel="00245A0F">
          <w:rPr>
            <w:rFonts w:ascii="Times New Roman" w:eastAsia="Times New Roman" w:hAnsi="Times New Roman" w:cs="Times New Roman"/>
            <w:sz w:val="24"/>
            <w:szCs w:val="24"/>
          </w:rPr>
          <w:delText xml:space="preserve">2.1 </w:delText>
        </w:r>
      </w:del>
      <w:ins w:id="636" w:author="McClure, Ryan" w:date="2020-11-05T13:34:00Z">
        <w:r>
          <w:rPr>
            <w:rFonts w:ascii="Times New Roman" w:eastAsia="Times New Roman" w:hAnsi="Times New Roman" w:cs="Times New Roman"/>
            <w:sz w:val="24"/>
            <w:szCs w:val="24"/>
          </w:rPr>
          <w:t xml:space="preserve">0.6 </w:t>
        </w:r>
      </w:ins>
      <w:r w:rsidR="00D512D8" w:rsidRPr="00F93EDE">
        <w:rPr>
          <w:rFonts w:ascii="Times New Roman" w:eastAsia="Times New Roman" w:hAnsi="Times New Roman" w:cs="Times New Roman"/>
          <w:sz w:val="24"/>
          <w:szCs w:val="24"/>
        </w:rPr>
        <w:t>mg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m</w:t>
      </w:r>
      <w:r w:rsidR="00D512D8" w:rsidRPr="00F93EDE">
        <w:rPr>
          <w:rFonts w:ascii="Times New Roman" w:eastAsia="Times New Roman" w:hAnsi="Times New Roman" w:cs="Times New Roman"/>
          <w:sz w:val="24"/>
          <w:szCs w:val="24"/>
          <w:vertAlign w:val="superscript"/>
        </w:rPr>
        <w:t>-2</w:t>
      </w:r>
      <w:r w:rsidR="00D512D8" w:rsidRPr="00F93EDE">
        <w:rPr>
          <w:rFonts w:ascii="Times New Roman" w:eastAsia="Times New Roman" w:hAnsi="Times New Roman" w:cs="Times New Roman"/>
          <w:sz w:val="24"/>
          <w:szCs w:val="24"/>
        </w:rPr>
        <w:t xml:space="preserve"> d</w:t>
      </w:r>
      <w:r w:rsidR="00D512D8" w:rsidRPr="00F93EDE">
        <w:rPr>
          <w:rFonts w:ascii="Times New Roman" w:eastAsia="Times New Roman" w:hAnsi="Times New Roman" w:cs="Times New Roman"/>
          <w:sz w:val="24"/>
          <w:szCs w:val="24"/>
          <w:vertAlign w:val="superscript"/>
        </w:rPr>
        <w:t>-1</w:t>
      </w:r>
      <w:r w:rsidR="00D512D8" w:rsidRPr="00F93EDE">
        <w:rPr>
          <w:rFonts w:ascii="Times New Roman" w:eastAsia="Times New Roman" w:hAnsi="Times New Roman" w:cs="Times New Roman"/>
          <w:sz w:val="24"/>
          <w:szCs w:val="24"/>
        </w:rPr>
        <w:t xml:space="preserve"> on the final forecast that was generated for 7 November.</w:t>
      </w:r>
      <w:ins w:id="637" w:author="McClure, Ryan" w:date="2020-11-05T13:36:00Z">
        <w:r w:rsidR="00C74ADC">
          <w:rPr>
            <w:rFonts w:ascii="Times New Roman" w:eastAsia="Times New Roman" w:hAnsi="Times New Roman" w:cs="Times New Roman"/>
            <w:sz w:val="24"/>
            <w:szCs w:val="24"/>
          </w:rPr>
          <w:t xml:space="preserve"> Conversely, the forecasts without data assimilation </w:t>
        </w:r>
      </w:ins>
      <w:ins w:id="638" w:author="McClure, Ryan" w:date="2020-11-05T13:37:00Z">
        <w:r w:rsidR="00C74ADC">
          <w:rPr>
            <w:rFonts w:ascii="Times New Roman" w:eastAsia="Times New Roman" w:hAnsi="Times New Roman" w:cs="Times New Roman"/>
            <w:sz w:val="24"/>
            <w:szCs w:val="24"/>
          </w:rPr>
          <w:t xml:space="preserve">did not reduce in uncertainty during the </w:t>
        </w:r>
      </w:ins>
      <w:ins w:id="639" w:author="McClure, Ryan" w:date="2020-11-05T13:44:00Z">
        <w:r w:rsidR="00C74ADC">
          <w:rPr>
            <w:rFonts w:ascii="Times New Roman" w:eastAsia="Times New Roman" w:hAnsi="Times New Roman" w:cs="Times New Roman"/>
            <w:sz w:val="24"/>
            <w:szCs w:val="24"/>
          </w:rPr>
          <w:t xml:space="preserve">19 </w:t>
        </w:r>
      </w:ins>
      <w:ins w:id="640" w:author="McClure, Ryan" w:date="2020-11-05T13:37:00Z">
        <w:r w:rsidR="00C74ADC">
          <w:rPr>
            <w:rFonts w:ascii="Times New Roman" w:eastAsia="Times New Roman" w:hAnsi="Times New Roman" w:cs="Times New Roman"/>
            <w:sz w:val="24"/>
            <w:szCs w:val="24"/>
          </w:rPr>
          <w:t>forecast cycle</w:t>
        </w:r>
      </w:ins>
      <w:ins w:id="641" w:author="McClure, Ryan" w:date="2020-11-05T13:44:00Z">
        <w:r w:rsidR="00C74ADC">
          <w:rPr>
            <w:rFonts w:ascii="Times New Roman" w:eastAsia="Times New Roman" w:hAnsi="Times New Roman" w:cs="Times New Roman"/>
            <w:sz w:val="24"/>
            <w:szCs w:val="24"/>
          </w:rPr>
          <w:t>s</w:t>
        </w:r>
      </w:ins>
      <w:ins w:id="642" w:author="McClure, Ryan" w:date="2020-11-05T13:37:00Z">
        <w:r w:rsidR="00C74ADC">
          <w:rPr>
            <w:rFonts w:ascii="Times New Roman" w:eastAsia="Times New Roman" w:hAnsi="Times New Roman" w:cs="Times New Roman"/>
            <w:sz w:val="24"/>
            <w:szCs w:val="24"/>
          </w:rPr>
          <w:t xml:space="preserve"> and ranged from a minimum variance of </w:t>
        </w:r>
      </w:ins>
      <w:ins w:id="643" w:author="McClure, Ryan" w:date="2020-11-05T13:38:00Z">
        <w:r w:rsidR="00C74ADC">
          <w:rPr>
            <w:rFonts w:ascii="Times New Roman" w:eastAsia="Times New Roman" w:hAnsi="Times New Roman" w:cs="Times New Roman"/>
            <w:sz w:val="24"/>
            <w:szCs w:val="24"/>
          </w:rPr>
          <w:t xml:space="preserve">1.5 </w:t>
        </w:r>
        <w:r w:rsidR="00C74ADC" w:rsidRPr="00F93EDE">
          <w:rPr>
            <w:rFonts w:ascii="Times New Roman" w:eastAsia="Times New Roman" w:hAnsi="Times New Roman" w:cs="Times New Roman"/>
            <w:sz w:val="24"/>
            <w:szCs w:val="24"/>
          </w:rPr>
          <w:t>mg CH</w:t>
        </w:r>
        <w:r w:rsidR="00C74ADC" w:rsidRPr="00F93EDE">
          <w:rPr>
            <w:rFonts w:ascii="Times New Roman" w:eastAsia="Times New Roman" w:hAnsi="Times New Roman" w:cs="Times New Roman"/>
            <w:sz w:val="24"/>
            <w:szCs w:val="24"/>
            <w:vertAlign w:val="subscript"/>
          </w:rPr>
          <w:t>4</w:t>
        </w:r>
        <w:r w:rsidR="00C74ADC" w:rsidRPr="00F93EDE">
          <w:rPr>
            <w:rFonts w:ascii="Times New Roman" w:eastAsia="Times New Roman" w:hAnsi="Times New Roman" w:cs="Times New Roman"/>
            <w:sz w:val="24"/>
            <w:szCs w:val="24"/>
          </w:rPr>
          <w:t xml:space="preserve"> m</w:t>
        </w:r>
        <w:r w:rsidR="00C74ADC" w:rsidRPr="00F93EDE">
          <w:rPr>
            <w:rFonts w:ascii="Times New Roman" w:eastAsia="Times New Roman" w:hAnsi="Times New Roman" w:cs="Times New Roman"/>
            <w:sz w:val="24"/>
            <w:szCs w:val="24"/>
            <w:vertAlign w:val="superscript"/>
          </w:rPr>
          <w:t>-2</w:t>
        </w:r>
        <w:r w:rsidR="00C74ADC" w:rsidRPr="00F93EDE">
          <w:rPr>
            <w:rFonts w:ascii="Times New Roman" w:eastAsia="Times New Roman" w:hAnsi="Times New Roman" w:cs="Times New Roman"/>
            <w:sz w:val="24"/>
            <w:szCs w:val="24"/>
          </w:rPr>
          <w:t xml:space="preserve"> d</w:t>
        </w:r>
        <w:r w:rsidR="00C74ADC" w:rsidRPr="00F93EDE">
          <w:rPr>
            <w:rFonts w:ascii="Times New Roman" w:eastAsia="Times New Roman" w:hAnsi="Times New Roman" w:cs="Times New Roman"/>
            <w:sz w:val="24"/>
            <w:szCs w:val="24"/>
            <w:vertAlign w:val="superscript"/>
          </w:rPr>
          <w:t>-1</w:t>
        </w:r>
        <w:r w:rsidR="00C74ADC">
          <w:rPr>
            <w:rFonts w:ascii="Times New Roman" w:eastAsia="Times New Roman" w:hAnsi="Times New Roman" w:cs="Times New Roman"/>
            <w:sz w:val="24"/>
            <w:szCs w:val="24"/>
          </w:rPr>
          <w:t xml:space="preserve"> and a maximum variance of 20 </w:t>
        </w:r>
        <w:r w:rsidR="00C74ADC" w:rsidRPr="00F93EDE">
          <w:rPr>
            <w:rFonts w:ascii="Times New Roman" w:eastAsia="Times New Roman" w:hAnsi="Times New Roman" w:cs="Times New Roman"/>
            <w:sz w:val="24"/>
            <w:szCs w:val="24"/>
          </w:rPr>
          <w:t>mg CH</w:t>
        </w:r>
        <w:r w:rsidR="00C74ADC" w:rsidRPr="00F93EDE">
          <w:rPr>
            <w:rFonts w:ascii="Times New Roman" w:eastAsia="Times New Roman" w:hAnsi="Times New Roman" w:cs="Times New Roman"/>
            <w:sz w:val="24"/>
            <w:szCs w:val="24"/>
            <w:vertAlign w:val="subscript"/>
          </w:rPr>
          <w:t>4</w:t>
        </w:r>
        <w:r w:rsidR="00C74ADC" w:rsidRPr="00F93EDE">
          <w:rPr>
            <w:rFonts w:ascii="Times New Roman" w:eastAsia="Times New Roman" w:hAnsi="Times New Roman" w:cs="Times New Roman"/>
            <w:sz w:val="24"/>
            <w:szCs w:val="24"/>
          </w:rPr>
          <w:t xml:space="preserve"> m</w:t>
        </w:r>
        <w:r w:rsidR="00C74ADC" w:rsidRPr="00F93EDE">
          <w:rPr>
            <w:rFonts w:ascii="Times New Roman" w:eastAsia="Times New Roman" w:hAnsi="Times New Roman" w:cs="Times New Roman"/>
            <w:sz w:val="24"/>
            <w:szCs w:val="24"/>
            <w:vertAlign w:val="superscript"/>
          </w:rPr>
          <w:t>-2</w:t>
        </w:r>
        <w:r w:rsidR="00C74ADC" w:rsidRPr="00F93EDE">
          <w:rPr>
            <w:rFonts w:ascii="Times New Roman" w:eastAsia="Times New Roman" w:hAnsi="Times New Roman" w:cs="Times New Roman"/>
            <w:sz w:val="24"/>
            <w:szCs w:val="24"/>
          </w:rPr>
          <w:t xml:space="preserve"> d</w:t>
        </w:r>
        <w:r w:rsidR="00C74ADC" w:rsidRPr="00F93EDE">
          <w:rPr>
            <w:rFonts w:ascii="Times New Roman" w:eastAsia="Times New Roman" w:hAnsi="Times New Roman" w:cs="Times New Roman"/>
            <w:sz w:val="24"/>
            <w:szCs w:val="24"/>
            <w:vertAlign w:val="superscript"/>
          </w:rPr>
          <w:t>-1</w:t>
        </w:r>
      </w:ins>
      <w:ins w:id="644" w:author="McClure, Ryan" w:date="2020-11-05T13:37:00Z">
        <w:r w:rsidR="00C74ADC">
          <w:rPr>
            <w:rFonts w:ascii="Times New Roman" w:eastAsia="Times New Roman" w:hAnsi="Times New Roman" w:cs="Times New Roman"/>
            <w:sz w:val="24"/>
            <w:szCs w:val="24"/>
          </w:rPr>
          <w:t xml:space="preserve"> (Figure 4). </w:t>
        </w:r>
      </w:ins>
      <w:ins w:id="645" w:author="McClure, Ryan" w:date="2020-11-05T13:38:00Z">
        <w:r w:rsidR="00C74ADC">
          <w:rPr>
            <w:rFonts w:ascii="Times New Roman" w:eastAsia="Times New Roman" w:hAnsi="Times New Roman" w:cs="Times New Roman"/>
            <w:sz w:val="24"/>
            <w:szCs w:val="24"/>
          </w:rPr>
          <w:t>Finally, the persistence null model e</w:t>
        </w:r>
      </w:ins>
      <w:ins w:id="646" w:author="McClure, Ryan" w:date="2020-11-05T13:39:00Z">
        <w:r w:rsidR="00C74ADC">
          <w:rPr>
            <w:rFonts w:ascii="Times New Roman" w:eastAsia="Times New Roman" w:hAnsi="Times New Roman" w:cs="Times New Roman"/>
            <w:sz w:val="24"/>
            <w:szCs w:val="24"/>
          </w:rPr>
          <w:t xml:space="preserve">xhibited </w:t>
        </w:r>
        <w:r w:rsidR="00C74ADC">
          <w:rPr>
            <w:rFonts w:ascii="Times New Roman" w:eastAsia="Times New Roman" w:hAnsi="Times New Roman" w:cs="Times New Roman"/>
            <w:sz w:val="24"/>
            <w:szCs w:val="24"/>
          </w:rPr>
          <w:lastRenderedPageBreak/>
          <w:t xml:space="preserve">a consistent trend </w:t>
        </w:r>
      </w:ins>
      <w:ins w:id="647" w:author="McClure, Ryan" w:date="2020-11-05T13:44:00Z">
        <w:r w:rsidR="00C74ADC">
          <w:rPr>
            <w:rFonts w:ascii="Times New Roman" w:eastAsia="Times New Roman" w:hAnsi="Times New Roman" w:cs="Times New Roman"/>
            <w:sz w:val="24"/>
            <w:szCs w:val="24"/>
          </w:rPr>
          <w:t>during the forecast period, starting at 1.2</w:t>
        </w:r>
        <w:r w:rsidR="00C74ADC" w:rsidRPr="00F93EDE">
          <w:rPr>
            <w:rFonts w:ascii="Times New Roman" w:eastAsia="Times New Roman" w:hAnsi="Times New Roman" w:cs="Times New Roman"/>
            <w:sz w:val="24"/>
            <w:szCs w:val="24"/>
          </w:rPr>
          <w:t xml:space="preserve"> mg CH</w:t>
        </w:r>
        <w:r w:rsidR="00C74ADC" w:rsidRPr="00F93EDE">
          <w:rPr>
            <w:rFonts w:ascii="Times New Roman" w:eastAsia="Times New Roman" w:hAnsi="Times New Roman" w:cs="Times New Roman"/>
            <w:sz w:val="24"/>
            <w:szCs w:val="24"/>
            <w:vertAlign w:val="subscript"/>
          </w:rPr>
          <w:t>4</w:t>
        </w:r>
        <w:r w:rsidR="00C74ADC" w:rsidRPr="00F93EDE">
          <w:rPr>
            <w:rFonts w:ascii="Times New Roman" w:eastAsia="Times New Roman" w:hAnsi="Times New Roman" w:cs="Times New Roman"/>
            <w:sz w:val="24"/>
            <w:szCs w:val="24"/>
          </w:rPr>
          <w:t xml:space="preserve"> m</w:t>
        </w:r>
        <w:r w:rsidR="00C74ADC" w:rsidRPr="00F93EDE">
          <w:rPr>
            <w:rFonts w:ascii="Times New Roman" w:eastAsia="Times New Roman" w:hAnsi="Times New Roman" w:cs="Times New Roman"/>
            <w:sz w:val="24"/>
            <w:szCs w:val="24"/>
            <w:vertAlign w:val="superscript"/>
          </w:rPr>
          <w:t>-2</w:t>
        </w:r>
        <w:r w:rsidR="00C74ADC" w:rsidRPr="00F93EDE">
          <w:rPr>
            <w:rFonts w:ascii="Times New Roman" w:eastAsia="Times New Roman" w:hAnsi="Times New Roman" w:cs="Times New Roman"/>
            <w:sz w:val="24"/>
            <w:szCs w:val="24"/>
          </w:rPr>
          <w:t xml:space="preserve"> d</w:t>
        </w:r>
        <w:r w:rsidR="00C74ADC" w:rsidRPr="00F93EDE">
          <w:rPr>
            <w:rFonts w:ascii="Times New Roman" w:eastAsia="Times New Roman" w:hAnsi="Times New Roman" w:cs="Times New Roman"/>
            <w:sz w:val="24"/>
            <w:szCs w:val="24"/>
            <w:vertAlign w:val="superscript"/>
          </w:rPr>
          <w:t>-1</w:t>
        </w:r>
        <w:r w:rsidR="00C74ADC">
          <w:rPr>
            <w:rFonts w:ascii="Times New Roman" w:eastAsia="Times New Roman" w:hAnsi="Times New Roman" w:cs="Times New Roman"/>
            <w:sz w:val="24"/>
            <w:szCs w:val="24"/>
          </w:rPr>
          <w:t xml:space="preserve"> on the 1 July forecast and steadily increasing to </w:t>
        </w:r>
      </w:ins>
      <w:ins w:id="648" w:author="McClure, Ryan" w:date="2020-11-05T13:45:00Z">
        <w:r w:rsidR="00C74ADC">
          <w:rPr>
            <w:rFonts w:ascii="Times New Roman" w:eastAsia="Times New Roman" w:hAnsi="Times New Roman" w:cs="Times New Roman"/>
            <w:sz w:val="24"/>
            <w:szCs w:val="24"/>
          </w:rPr>
          <w:t xml:space="preserve">a maximum of </w:t>
        </w:r>
        <w:r w:rsidR="005652F4">
          <w:rPr>
            <w:rFonts w:ascii="Times New Roman" w:eastAsia="Times New Roman" w:hAnsi="Times New Roman" w:cs="Times New Roman"/>
            <w:sz w:val="24"/>
            <w:szCs w:val="24"/>
          </w:rPr>
          <w:t>2.6</w:t>
        </w:r>
        <w:r w:rsidR="005652F4" w:rsidRPr="00F93EDE">
          <w:rPr>
            <w:rFonts w:ascii="Times New Roman" w:eastAsia="Times New Roman" w:hAnsi="Times New Roman" w:cs="Times New Roman"/>
            <w:sz w:val="24"/>
            <w:szCs w:val="24"/>
          </w:rPr>
          <w:t xml:space="preserve"> mg CH</w:t>
        </w:r>
        <w:r w:rsidR="005652F4" w:rsidRPr="00F93EDE">
          <w:rPr>
            <w:rFonts w:ascii="Times New Roman" w:eastAsia="Times New Roman" w:hAnsi="Times New Roman" w:cs="Times New Roman"/>
            <w:sz w:val="24"/>
            <w:szCs w:val="24"/>
            <w:vertAlign w:val="subscript"/>
          </w:rPr>
          <w:t>4</w:t>
        </w:r>
        <w:r w:rsidR="005652F4" w:rsidRPr="00F93EDE">
          <w:rPr>
            <w:rFonts w:ascii="Times New Roman" w:eastAsia="Times New Roman" w:hAnsi="Times New Roman" w:cs="Times New Roman"/>
            <w:sz w:val="24"/>
            <w:szCs w:val="24"/>
          </w:rPr>
          <w:t xml:space="preserve"> m</w:t>
        </w:r>
        <w:r w:rsidR="005652F4" w:rsidRPr="00F93EDE">
          <w:rPr>
            <w:rFonts w:ascii="Times New Roman" w:eastAsia="Times New Roman" w:hAnsi="Times New Roman" w:cs="Times New Roman"/>
            <w:sz w:val="24"/>
            <w:szCs w:val="24"/>
            <w:vertAlign w:val="superscript"/>
          </w:rPr>
          <w:t>-2</w:t>
        </w:r>
        <w:r w:rsidR="005652F4" w:rsidRPr="00F93EDE">
          <w:rPr>
            <w:rFonts w:ascii="Times New Roman" w:eastAsia="Times New Roman" w:hAnsi="Times New Roman" w:cs="Times New Roman"/>
            <w:sz w:val="24"/>
            <w:szCs w:val="24"/>
          </w:rPr>
          <w:t xml:space="preserve"> d</w:t>
        </w:r>
        <w:r w:rsidR="005652F4" w:rsidRPr="00F93EDE">
          <w:rPr>
            <w:rFonts w:ascii="Times New Roman" w:eastAsia="Times New Roman" w:hAnsi="Times New Roman" w:cs="Times New Roman"/>
            <w:sz w:val="24"/>
            <w:szCs w:val="24"/>
            <w:vertAlign w:val="superscript"/>
          </w:rPr>
          <w:t>-1</w:t>
        </w:r>
        <w:r w:rsidR="005652F4">
          <w:rPr>
            <w:rFonts w:ascii="Times New Roman" w:eastAsia="Times New Roman" w:hAnsi="Times New Roman" w:cs="Times New Roman"/>
            <w:sz w:val="24"/>
            <w:szCs w:val="24"/>
          </w:rPr>
          <w:t xml:space="preserve"> on 16 October.</w:t>
        </w:r>
      </w:ins>
      <w:ins w:id="649" w:author="McClure, Ryan" w:date="2020-11-05T13:46:00Z">
        <w:r w:rsidR="005652F4">
          <w:rPr>
            <w:rFonts w:ascii="Times New Roman" w:eastAsia="Times New Roman" w:hAnsi="Times New Roman" w:cs="Times New Roman"/>
            <w:sz w:val="24"/>
            <w:szCs w:val="24"/>
          </w:rPr>
          <w:t xml:space="preserve"> </w:t>
        </w:r>
        <w:commentRangeStart w:id="650"/>
        <w:del w:id="651" w:author="Cayelan C. Carey" w:date="2020-11-06T15:25:00Z">
          <w:r w:rsidR="005652F4" w:rsidDel="00AD7BFB">
            <w:rPr>
              <w:rFonts w:ascii="Times New Roman" w:eastAsia="Times New Roman" w:hAnsi="Times New Roman" w:cs="Times New Roman"/>
              <w:sz w:val="24"/>
              <w:szCs w:val="24"/>
            </w:rPr>
            <w:delText xml:space="preserve">Finally, </w:delText>
          </w:r>
        </w:del>
      </w:ins>
      <w:ins w:id="652" w:author="McClure, Ryan" w:date="2020-11-05T13:48:00Z">
        <w:del w:id="653" w:author="Cayelan C. Carey" w:date="2020-11-06T15:25:00Z">
          <w:r w:rsidR="005652F4" w:rsidDel="00AD7BFB">
            <w:rPr>
              <w:rFonts w:ascii="Times New Roman" w:eastAsia="Times New Roman" w:hAnsi="Times New Roman" w:cs="Times New Roman"/>
              <w:sz w:val="24"/>
              <w:szCs w:val="24"/>
            </w:rPr>
            <w:delText>i</w:delText>
          </w:r>
        </w:del>
        <w:del w:id="654" w:author="Cayelan C. Carey" w:date="2020-11-06T15:32:00Z">
          <w:r w:rsidR="005652F4" w:rsidDel="000442F7">
            <w:rPr>
              <w:rFonts w:ascii="Times New Roman" w:eastAsia="Times New Roman" w:hAnsi="Times New Roman" w:cs="Times New Roman"/>
              <w:sz w:val="24"/>
              <w:szCs w:val="24"/>
            </w:rPr>
            <w:delText xml:space="preserve">ntegrating </w:delText>
          </w:r>
        </w:del>
      </w:ins>
      <w:ins w:id="655" w:author="McClure, Ryan" w:date="2020-11-05T13:46:00Z">
        <w:del w:id="656" w:author="Cayelan C. Carey" w:date="2020-11-06T15:32:00Z">
          <w:r w:rsidR="005652F4" w:rsidDel="000442F7">
            <w:rPr>
              <w:rFonts w:ascii="Times New Roman" w:eastAsia="Times New Roman" w:hAnsi="Times New Roman" w:cs="Times New Roman"/>
              <w:sz w:val="24"/>
              <w:szCs w:val="24"/>
            </w:rPr>
            <w:delText>amon</w:delText>
          </w:r>
        </w:del>
      </w:ins>
      <w:ins w:id="657" w:author="McClure, Ryan" w:date="2020-11-05T13:47:00Z">
        <w:del w:id="658" w:author="Cayelan C. Carey" w:date="2020-11-06T15:32:00Z">
          <w:r w:rsidR="005652F4" w:rsidDel="000442F7">
            <w:rPr>
              <w:rFonts w:ascii="Times New Roman" w:eastAsia="Times New Roman" w:hAnsi="Times New Roman" w:cs="Times New Roman"/>
              <w:sz w:val="24"/>
              <w:szCs w:val="24"/>
            </w:rPr>
            <w:delText>g</w:delText>
          </w:r>
        </w:del>
      </w:ins>
      <w:ins w:id="659" w:author="McClure, Ryan" w:date="2020-11-05T13:48:00Z">
        <w:del w:id="660" w:author="Cayelan C. Carey" w:date="2020-11-06T15:32:00Z">
          <w:r w:rsidR="005652F4" w:rsidDel="000442F7">
            <w:rPr>
              <w:rFonts w:ascii="Times New Roman" w:eastAsia="Times New Roman" w:hAnsi="Times New Roman" w:cs="Times New Roman"/>
              <w:sz w:val="24"/>
              <w:szCs w:val="24"/>
            </w:rPr>
            <w:delText xml:space="preserve"> all 19 forecast</w:delText>
          </w:r>
        </w:del>
        <w:del w:id="661" w:author="Cayelan C. Carey" w:date="2020-11-06T15:25:00Z">
          <w:r w:rsidR="005652F4" w:rsidDel="00AD7BFB">
            <w:rPr>
              <w:rFonts w:ascii="Times New Roman" w:eastAsia="Times New Roman" w:hAnsi="Times New Roman" w:cs="Times New Roman"/>
              <w:sz w:val="24"/>
              <w:szCs w:val="24"/>
            </w:rPr>
            <w:delText>s</w:delText>
          </w:r>
        </w:del>
        <w:del w:id="662" w:author="Cayelan C. Carey" w:date="2020-11-06T15:32:00Z">
          <w:r w:rsidR="005652F4" w:rsidDel="000442F7">
            <w:rPr>
              <w:rFonts w:ascii="Times New Roman" w:eastAsia="Times New Roman" w:hAnsi="Times New Roman" w:cs="Times New Roman"/>
              <w:sz w:val="24"/>
              <w:szCs w:val="24"/>
            </w:rPr>
            <w:delText xml:space="preserve"> cycles</w:delText>
          </w:r>
        </w:del>
      </w:ins>
      <w:ins w:id="663" w:author="McClure, Ryan" w:date="2020-11-05T13:47:00Z">
        <w:del w:id="664" w:author="Cayelan C. Carey" w:date="2020-11-06T15:32:00Z">
          <w:r w:rsidR="005652F4" w:rsidDel="000442F7">
            <w:rPr>
              <w:rFonts w:ascii="Times New Roman" w:eastAsia="Times New Roman" w:hAnsi="Times New Roman" w:cs="Times New Roman"/>
              <w:sz w:val="24"/>
              <w:szCs w:val="24"/>
            </w:rPr>
            <w:delText xml:space="preserve"> with data assimilation, without data assimilation, and the persistence null were 7.9, 104, and 26 </w:delText>
          </w:r>
          <w:r w:rsidR="005652F4" w:rsidRPr="00F93EDE" w:rsidDel="000442F7">
            <w:rPr>
              <w:rFonts w:ascii="Times New Roman" w:eastAsia="Times New Roman" w:hAnsi="Times New Roman" w:cs="Times New Roman"/>
              <w:sz w:val="24"/>
              <w:szCs w:val="24"/>
            </w:rPr>
            <w:delText>mg CH</w:delText>
          </w:r>
          <w:r w:rsidR="005652F4" w:rsidRPr="00F93EDE" w:rsidDel="000442F7">
            <w:rPr>
              <w:rFonts w:ascii="Times New Roman" w:eastAsia="Times New Roman" w:hAnsi="Times New Roman" w:cs="Times New Roman"/>
              <w:sz w:val="24"/>
              <w:szCs w:val="24"/>
              <w:vertAlign w:val="subscript"/>
            </w:rPr>
            <w:delText>4</w:delText>
          </w:r>
          <w:r w:rsidR="005652F4" w:rsidRPr="00F93EDE" w:rsidDel="000442F7">
            <w:rPr>
              <w:rFonts w:ascii="Times New Roman" w:eastAsia="Times New Roman" w:hAnsi="Times New Roman" w:cs="Times New Roman"/>
              <w:sz w:val="24"/>
              <w:szCs w:val="24"/>
            </w:rPr>
            <w:delText xml:space="preserve"> m</w:delText>
          </w:r>
          <w:r w:rsidR="005652F4" w:rsidRPr="00F93EDE" w:rsidDel="000442F7">
            <w:rPr>
              <w:rFonts w:ascii="Times New Roman" w:eastAsia="Times New Roman" w:hAnsi="Times New Roman" w:cs="Times New Roman"/>
              <w:sz w:val="24"/>
              <w:szCs w:val="24"/>
              <w:vertAlign w:val="superscript"/>
            </w:rPr>
            <w:delText>-2</w:delText>
          </w:r>
          <w:r w:rsidR="005652F4" w:rsidRPr="00F93EDE" w:rsidDel="000442F7">
            <w:rPr>
              <w:rFonts w:ascii="Times New Roman" w:eastAsia="Times New Roman" w:hAnsi="Times New Roman" w:cs="Times New Roman"/>
              <w:sz w:val="24"/>
              <w:szCs w:val="24"/>
            </w:rPr>
            <w:delText xml:space="preserve"> d</w:delText>
          </w:r>
          <w:r w:rsidR="005652F4" w:rsidRPr="00F93EDE" w:rsidDel="000442F7">
            <w:rPr>
              <w:rFonts w:ascii="Times New Roman" w:eastAsia="Times New Roman" w:hAnsi="Times New Roman" w:cs="Times New Roman"/>
              <w:sz w:val="24"/>
              <w:szCs w:val="24"/>
              <w:vertAlign w:val="superscript"/>
            </w:rPr>
            <w:delText>-1</w:delText>
          </w:r>
        </w:del>
      </w:ins>
      <w:ins w:id="665" w:author="McClure, Ryan" w:date="2020-11-05T13:48:00Z">
        <w:del w:id="666" w:author="Cayelan C. Carey" w:date="2020-11-06T15:32:00Z">
          <w:r w:rsidR="005652F4" w:rsidDel="000442F7">
            <w:rPr>
              <w:rFonts w:ascii="Times New Roman" w:eastAsia="Times New Roman" w:hAnsi="Times New Roman" w:cs="Times New Roman"/>
              <w:sz w:val="24"/>
              <w:szCs w:val="24"/>
            </w:rPr>
            <w:delText>, respectively. Indicating that forecasting with weekly data ass</w:delText>
          </w:r>
        </w:del>
      </w:ins>
      <w:ins w:id="667" w:author="McClure, Ryan" w:date="2020-11-05T13:49:00Z">
        <w:del w:id="668" w:author="Cayelan C. Carey" w:date="2020-11-06T15:32:00Z">
          <w:r w:rsidR="005652F4" w:rsidDel="000442F7">
            <w:rPr>
              <w:rFonts w:ascii="Times New Roman" w:eastAsia="Times New Roman" w:hAnsi="Times New Roman" w:cs="Times New Roman"/>
              <w:sz w:val="24"/>
              <w:szCs w:val="24"/>
            </w:rPr>
            <w:delText xml:space="preserve">imilation substantially reduced the total uncertainty in the forecasts within 19 weeks. </w:delText>
          </w:r>
        </w:del>
      </w:ins>
      <w:del w:id="669" w:author="McClure, Ryan" w:date="2020-11-05T13:36:00Z">
        <w:r w:rsidR="00D512D8" w:rsidRPr="00F93EDE" w:rsidDel="00C74ADC">
          <w:rPr>
            <w:rFonts w:ascii="Times New Roman" w:eastAsia="Times New Roman" w:hAnsi="Times New Roman" w:cs="Times New Roman"/>
            <w:sz w:val="24"/>
            <w:szCs w:val="24"/>
          </w:rPr>
          <w:delText xml:space="preserve"> </w:delText>
        </w:r>
      </w:del>
      <w:commentRangeEnd w:id="650"/>
      <w:r w:rsidR="00AD7BFB">
        <w:rPr>
          <w:rStyle w:val="CommentReference"/>
        </w:rPr>
        <w:commentReference w:id="650"/>
      </w:r>
    </w:p>
    <w:p w14:paraId="62506009" w14:textId="77777777" w:rsidR="00C3747A" w:rsidRDefault="00D512D8" w:rsidP="00D512D8">
      <w:pPr>
        <w:spacing w:after="0" w:line="480" w:lineRule="auto"/>
        <w:ind w:firstLine="720"/>
        <w:rPr>
          <w:ins w:id="670" w:author="Cayelan C. Carey" w:date="2020-11-06T15:35:00Z"/>
          <w:rFonts w:ascii="Times New Roman" w:eastAsia="Times New Roman" w:hAnsi="Times New Roman" w:cs="Times New Roman"/>
          <w:sz w:val="24"/>
          <w:szCs w:val="24"/>
        </w:rPr>
      </w:pPr>
      <w:r w:rsidRPr="00F93EDE">
        <w:rPr>
          <w:rFonts w:ascii="Times New Roman" w:eastAsia="Times New Roman" w:hAnsi="Times New Roman" w:cs="Times New Roman"/>
          <w:sz w:val="24"/>
          <w:szCs w:val="24"/>
        </w:rPr>
        <w:t xml:space="preserve">As the </w:t>
      </w:r>
      <w:del w:id="671" w:author="McClure, Ryan" w:date="2020-11-05T13:50:00Z">
        <w:r w:rsidRPr="00F93EDE" w:rsidDel="005652F4">
          <w:rPr>
            <w:rFonts w:ascii="Times New Roman" w:eastAsia="Times New Roman" w:hAnsi="Times New Roman" w:cs="Times New Roman"/>
            <w:sz w:val="24"/>
            <w:szCs w:val="24"/>
          </w:rPr>
          <w:delText xml:space="preserve">total </w:delText>
        </w:r>
      </w:del>
      <w:r w:rsidRPr="00F93EDE">
        <w:rPr>
          <w:rFonts w:ascii="Times New Roman" w:eastAsia="Times New Roman" w:hAnsi="Times New Roman" w:cs="Times New Roman"/>
          <w:sz w:val="24"/>
          <w:szCs w:val="24"/>
        </w:rPr>
        <w:t>forecast</w:t>
      </w:r>
      <w:ins w:id="672" w:author="McClure, Ryan" w:date="2020-11-05T13:50:00Z">
        <w:r w:rsidR="005652F4">
          <w:rPr>
            <w:rFonts w:ascii="Times New Roman" w:eastAsia="Times New Roman" w:hAnsi="Times New Roman" w:cs="Times New Roman"/>
            <w:sz w:val="24"/>
            <w:szCs w:val="24"/>
          </w:rPr>
          <w:t xml:space="preserve"> without data assimilation</w:t>
        </w:r>
      </w:ins>
      <w:r w:rsidRPr="00F93EDE">
        <w:rPr>
          <w:rFonts w:ascii="Times New Roman" w:eastAsia="Times New Roman" w:hAnsi="Times New Roman" w:cs="Times New Roman"/>
          <w:sz w:val="24"/>
          <w:szCs w:val="24"/>
        </w:rPr>
        <w:t xml:space="preserve"> variance declined </w:t>
      </w:r>
      <w:del w:id="673" w:author="McClure, Ryan" w:date="2020-11-05T13:50:00Z">
        <w:r w:rsidRPr="00F93EDE" w:rsidDel="005652F4">
          <w:rPr>
            <w:rFonts w:ascii="Times New Roman" w:eastAsia="Times New Roman" w:hAnsi="Times New Roman" w:cs="Times New Roman"/>
            <w:sz w:val="24"/>
            <w:szCs w:val="24"/>
          </w:rPr>
          <w:delText>over time</w:delText>
        </w:r>
      </w:del>
      <w:ins w:id="674" w:author="McClure, Ryan" w:date="2020-11-05T13:51:00Z">
        <w:r w:rsidR="005652F4">
          <w:rPr>
            <w:rFonts w:ascii="Times New Roman" w:eastAsia="Times New Roman" w:hAnsi="Times New Roman" w:cs="Times New Roman"/>
            <w:sz w:val="24"/>
            <w:szCs w:val="24"/>
          </w:rPr>
          <w:t>within the first three forecast cycles (Figure</w:t>
        </w:r>
      </w:ins>
      <w:ins w:id="675" w:author="McClure, Ryan" w:date="2020-11-05T13:55:00Z">
        <w:r w:rsidR="00CD51D4">
          <w:rPr>
            <w:rFonts w:ascii="Times New Roman" w:eastAsia="Times New Roman" w:hAnsi="Times New Roman" w:cs="Times New Roman"/>
            <w:sz w:val="24"/>
            <w:szCs w:val="24"/>
          </w:rPr>
          <w:t xml:space="preserve"> </w:t>
        </w:r>
      </w:ins>
      <w:ins w:id="676" w:author="McClure, Ryan" w:date="2020-11-05T13:51:00Z">
        <w:r w:rsidR="005652F4">
          <w:rPr>
            <w:rFonts w:ascii="Times New Roman" w:eastAsia="Times New Roman" w:hAnsi="Times New Roman" w:cs="Times New Roman"/>
            <w:sz w:val="24"/>
            <w:szCs w:val="24"/>
          </w:rPr>
          <w:t>4)</w:t>
        </w:r>
      </w:ins>
      <w:r w:rsidRPr="00F93EDE">
        <w:rPr>
          <w:rFonts w:ascii="Times New Roman" w:eastAsia="Times New Roman" w:hAnsi="Times New Roman" w:cs="Times New Roman"/>
          <w:sz w:val="24"/>
          <w:szCs w:val="24"/>
        </w:rPr>
        <w:t>, there were also substantial shifts in the relative contributions of</w:t>
      </w:r>
      <w:ins w:id="677" w:author="McClure, Ryan" w:date="2020-11-05T13:49:00Z">
        <w:r w:rsidR="005652F4">
          <w:rPr>
            <w:rFonts w:ascii="Times New Roman" w:eastAsia="Times New Roman" w:hAnsi="Times New Roman" w:cs="Times New Roman"/>
            <w:sz w:val="24"/>
            <w:szCs w:val="24"/>
          </w:rPr>
          <w:t xml:space="preserve"> initial conditions,</w:t>
        </w:r>
      </w:ins>
      <w:r w:rsidRPr="00F93EDE">
        <w:rPr>
          <w:rFonts w:ascii="Times New Roman" w:eastAsia="Times New Roman" w:hAnsi="Times New Roman" w:cs="Times New Roman"/>
          <w:sz w:val="24"/>
          <w:szCs w:val="24"/>
        </w:rPr>
        <w:t xml:space="preserve"> parameter, model process, and driver data uncertainty to </w:t>
      </w:r>
      <w:ins w:id="678" w:author="McClure, Ryan" w:date="2020-11-05T13:50:00Z">
        <w:r w:rsidR="005652F4">
          <w:rPr>
            <w:rFonts w:ascii="Times New Roman" w:eastAsia="Times New Roman" w:hAnsi="Times New Roman" w:cs="Times New Roman"/>
            <w:sz w:val="24"/>
            <w:szCs w:val="24"/>
          </w:rPr>
          <w:t>the forecast</w:t>
        </w:r>
      </w:ins>
      <w:del w:id="679" w:author="McClure, Ryan" w:date="2020-11-05T13:50:00Z">
        <w:r w:rsidRPr="00F93EDE" w:rsidDel="005652F4">
          <w:rPr>
            <w:rFonts w:ascii="Times New Roman" w:eastAsia="Times New Roman" w:hAnsi="Times New Roman" w:cs="Times New Roman"/>
            <w:sz w:val="24"/>
            <w:szCs w:val="24"/>
          </w:rPr>
          <w:delText>total</w:delText>
        </w:r>
      </w:del>
      <w:r w:rsidRPr="00F93EDE">
        <w:rPr>
          <w:rFonts w:ascii="Times New Roman" w:eastAsia="Times New Roman" w:hAnsi="Times New Roman" w:cs="Times New Roman"/>
          <w:sz w:val="24"/>
          <w:szCs w:val="24"/>
        </w:rPr>
        <w:t xml:space="preserve"> variance (Fig</w:t>
      </w:r>
      <w:r>
        <w:rPr>
          <w:rFonts w:ascii="Times New Roman" w:eastAsia="Times New Roman" w:hAnsi="Times New Roman" w:cs="Times New Roman"/>
          <w:sz w:val="24"/>
          <w:szCs w:val="24"/>
        </w:rPr>
        <w:t>ure</w:t>
      </w:r>
      <w:r w:rsidRPr="00F93EDE">
        <w:rPr>
          <w:rFonts w:ascii="Times New Roman" w:eastAsia="Times New Roman" w:hAnsi="Times New Roman" w:cs="Times New Roman"/>
          <w:sz w:val="24"/>
          <w:szCs w:val="24"/>
        </w:rPr>
        <w:t xml:space="preserve"> 5).  Between 1 July and 15 July, the contribution of parameter and model process uncertainty were the two largest contributors to total forecast variance, contributing between </w:t>
      </w:r>
      <w:del w:id="680" w:author="McClure, Ryan" w:date="2020-11-05T13:57:00Z">
        <w:r w:rsidRPr="00F93EDE" w:rsidDel="006D50C3">
          <w:rPr>
            <w:rFonts w:ascii="Times New Roman" w:eastAsia="Times New Roman" w:hAnsi="Times New Roman" w:cs="Times New Roman"/>
            <w:sz w:val="24"/>
            <w:szCs w:val="24"/>
          </w:rPr>
          <w:delText>15</w:delText>
        </w:r>
      </w:del>
      <w:ins w:id="681" w:author="McClure, Ryan" w:date="2020-11-05T13:57:00Z">
        <w:r w:rsidR="006D50C3">
          <w:rPr>
            <w:rFonts w:ascii="Times New Roman" w:eastAsia="Times New Roman" w:hAnsi="Times New Roman" w:cs="Times New Roman"/>
            <w:sz w:val="24"/>
            <w:szCs w:val="24"/>
          </w:rPr>
          <w:t>24</w:t>
        </w:r>
      </w:ins>
      <w:r>
        <w:rPr>
          <w:rFonts w:ascii="Times New Roman" w:eastAsia="Times New Roman" w:hAnsi="Times New Roman" w:cs="Times New Roman"/>
          <w:sz w:val="24"/>
          <w:szCs w:val="24"/>
        </w:rPr>
        <w:t>-</w:t>
      </w:r>
      <w:del w:id="682" w:author="McClure, Ryan" w:date="2020-11-05T13:57:00Z">
        <w:r w:rsidRPr="00F93EDE" w:rsidDel="006D50C3">
          <w:rPr>
            <w:rFonts w:ascii="Times New Roman" w:eastAsia="Times New Roman" w:hAnsi="Times New Roman" w:cs="Times New Roman"/>
            <w:sz w:val="24"/>
            <w:szCs w:val="24"/>
          </w:rPr>
          <w:delText>34</w:delText>
        </w:r>
      </w:del>
      <w:ins w:id="683" w:author="McClure, Ryan" w:date="2020-11-05T13:57:00Z">
        <w:r w:rsidR="006D50C3">
          <w:rPr>
            <w:rFonts w:ascii="Times New Roman" w:eastAsia="Times New Roman" w:hAnsi="Times New Roman" w:cs="Times New Roman"/>
            <w:sz w:val="24"/>
            <w:szCs w:val="24"/>
          </w:rPr>
          <w:t>60</w:t>
        </w:r>
      </w:ins>
      <w:r w:rsidRPr="00F93EDE">
        <w:rPr>
          <w:rFonts w:ascii="Times New Roman" w:eastAsia="Times New Roman" w:hAnsi="Times New Roman" w:cs="Times New Roman"/>
          <w:sz w:val="24"/>
          <w:szCs w:val="24"/>
        </w:rPr>
        <w:t xml:space="preserve">% and </w:t>
      </w:r>
      <w:del w:id="684" w:author="McClure, Ryan" w:date="2020-11-05T13:57:00Z">
        <w:r w:rsidRPr="00F93EDE" w:rsidDel="006D50C3">
          <w:rPr>
            <w:rFonts w:ascii="Times New Roman" w:eastAsia="Times New Roman" w:hAnsi="Times New Roman" w:cs="Times New Roman"/>
            <w:sz w:val="24"/>
            <w:szCs w:val="24"/>
          </w:rPr>
          <w:delText>64</w:delText>
        </w:r>
      </w:del>
      <w:ins w:id="685" w:author="McClure, Ryan" w:date="2020-11-05T13:57:00Z">
        <w:r w:rsidR="006D50C3">
          <w:rPr>
            <w:rFonts w:ascii="Times New Roman" w:eastAsia="Times New Roman" w:hAnsi="Times New Roman" w:cs="Times New Roman"/>
            <w:sz w:val="24"/>
            <w:szCs w:val="24"/>
          </w:rPr>
          <w:t>33</w:t>
        </w:r>
      </w:ins>
      <w:r>
        <w:rPr>
          <w:rFonts w:ascii="Times New Roman" w:eastAsia="Times New Roman" w:hAnsi="Times New Roman" w:cs="Times New Roman"/>
          <w:sz w:val="24"/>
          <w:szCs w:val="24"/>
        </w:rPr>
        <w:t>-</w:t>
      </w:r>
      <w:del w:id="686" w:author="McClure, Ryan" w:date="2020-11-05T13:57:00Z">
        <w:r w:rsidRPr="00F93EDE" w:rsidDel="006D50C3">
          <w:rPr>
            <w:rFonts w:ascii="Times New Roman" w:eastAsia="Times New Roman" w:hAnsi="Times New Roman" w:cs="Times New Roman"/>
            <w:sz w:val="24"/>
            <w:szCs w:val="24"/>
          </w:rPr>
          <w:delText>71</w:delText>
        </w:r>
      </w:del>
      <w:ins w:id="687" w:author="McClure, Ryan" w:date="2020-11-05T13:57:00Z">
        <w:r w:rsidR="006D50C3">
          <w:rPr>
            <w:rFonts w:ascii="Times New Roman" w:eastAsia="Times New Roman" w:hAnsi="Times New Roman" w:cs="Times New Roman"/>
            <w:sz w:val="24"/>
            <w:szCs w:val="24"/>
          </w:rPr>
          <w:t>51</w:t>
        </w:r>
      </w:ins>
      <w:r w:rsidRPr="00F93EDE">
        <w:rPr>
          <w:rFonts w:ascii="Times New Roman" w:eastAsia="Times New Roman" w:hAnsi="Times New Roman" w:cs="Times New Roman"/>
          <w:sz w:val="24"/>
          <w:szCs w:val="24"/>
        </w:rPr>
        <w:t xml:space="preserve">%, respectively. After 15 July, parameter uncertainty decreased and was ≤15% until 23 October. During this same time period (15 July – 23 October), </w:t>
      </w:r>
      <w:ins w:id="688" w:author="McClure, Ryan" w:date="2020-11-05T14:12:00Z">
        <w:r w:rsidR="00AF79D3">
          <w:rPr>
            <w:rFonts w:ascii="Times New Roman" w:eastAsia="Times New Roman" w:hAnsi="Times New Roman" w:cs="Times New Roman"/>
            <w:sz w:val="24"/>
            <w:szCs w:val="24"/>
          </w:rPr>
          <w:t xml:space="preserve">model </w:t>
        </w:r>
      </w:ins>
      <w:r w:rsidRPr="00F93EDE">
        <w:rPr>
          <w:rFonts w:ascii="Times New Roman" w:eastAsia="Times New Roman" w:hAnsi="Times New Roman" w:cs="Times New Roman"/>
          <w:sz w:val="24"/>
          <w:szCs w:val="24"/>
        </w:rPr>
        <w:t>process uncertainty remained elevated (</w:t>
      </w:r>
      <w:del w:id="689" w:author="McClure, Ryan" w:date="2020-11-05T13:58:00Z">
        <w:r w:rsidRPr="00F93EDE" w:rsidDel="006D50C3">
          <w:rPr>
            <w:rFonts w:ascii="Times New Roman" w:eastAsia="Times New Roman" w:hAnsi="Times New Roman" w:cs="Times New Roman"/>
            <w:sz w:val="24"/>
            <w:szCs w:val="24"/>
          </w:rPr>
          <w:delText xml:space="preserve">57 </w:delText>
        </w:r>
      </w:del>
      <w:ins w:id="690" w:author="McClure, Ryan" w:date="2020-11-05T13:58:00Z">
        <w:r w:rsidR="006D50C3">
          <w:rPr>
            <w:rFonts w:ascii="Times New Roman" w:eastAsia="Times New Roman" w:hAnsi="Times New Roman" w:cs="Times New Roman"/>
            <w:sz w:val="24"/>
            <w:szCs w:val="24"/>
          </w:rPr>
          <w:t>44</w:t>
        </w:r>
      </w:ins>
      <w:ins w:id="691" w:author="McClure, Ryan" w:date="2020-11-05T13:59:00Z">
        <w:r w:rsidR="006D50C3">
          <w:rPr>
            <w:rFonts w:ascii="Times New Roman" w:eastAsia="Times New Roman" w:hAnsi="Times New Roman" w:cs="Times New Roman"/>
            <w:sz w:val="24"/>
            <w:szCs w:val="24"/>
          </w:rPr>
          <w:t>-</w:t>
        </w:r>
      </w:ins>
      <w:del w:id="692" w:author="McClure, Ryan" w:date="2020-11-05T13:59:00Z">
        <w:r w:rsidRPr="00F93EDE" w:rsidDel="006D50C3">
          <w:rPr>
            <w:rFonts w:ascii="Times New Roman" w:eastAsia="Times New Roman" w:hAnsi="Times New Roman" w:cs="Times New Roman"/>
            <w:sz w:val="24"/>
            <w:szCs w:val="24"/>
          </w:rPr>
          <w:delText xml:space="preserve">– </w:delText>
        </w:r>
      </w:del>
      <w:ins w:id="693" w:author="McClure, Ryan" w:date="2020-11-05T13:58:00Z">
        <w:r w:rsidR="006D50C3">
          <w:rPr>
            <w:rFonts w:ascii="Times New Roman" w:eastAsia="Times New Roman" w:hAnsi="Times New Roman" w:cs="Times New Roman"/>
            <w:sz w:val="24"/>
            <w:szCs w:val="24"/>
          </w:rPr>
          <w:t>60</w:t>
        </w:r>
      </w:ins>
      <w:del w:id="694" w:author="McClure, Ryan" w:date="2020-11-05T13:58:00Z">
        <w:r w:rsidRPr="00F93EDE" w:rsidDel="006D50C3">
          <w:rPr>
            <w:rFonts w:ascii="Times New Roman" w:eastAsia="Times New Roman" w:hAnsi="Times New Roman" w:cs="Times New Roman"/>
            <w:sz w:val="24"/>
            <w:szCs w:val="24"/>
          </w:rPr>
          <w:delText>70</w:delText>
        </w:r>
      </w:del>
      <w:r w:rsidRPr="00F93EDE">
        <w:rPr>
          <w:rFonts w:ascii="Times New Roman" w:eastAsia="Times New Roman" w:hAnsi="Times New Roman" w:cs="Times New Roman"/>
          <w:sz w:val="24"/>
          <w:szCs w:val="24"/>
        </w:rPr>
        <w:t>%)</w:t>
      </w:r>
      <w:ins w:id="695" w:author="McClure, Ryan" w:date="2020-11-05T13:58:00Z">
        <w:r w:rsidR="006D50C3">
          <w:rPr>
            <w:rFonts w:ascii="Times New Roman" w:eastAsia="Times New Roman" w:hAnsi="Times New Roman" w:cs="Times New Roman"/>
            <w:sz w:val="24"/>
            <w:szCs w:val="24"/>
          </w:rPr>
          <w:t xml:space="preserve">, </w:t>
        </w:r>
      </w:ins>
      <w:del w:id="696" w:author="McClure, Ryan" w:date="2020-11-05T13:58:00Z">
        <w:r w:rsidRPr="00F93EDE" w:rsidDel="006D50C3">
          <w:rPr>
            <w:rFonts w:ascii="Times New Roman" w:eastAsia="Times New Roman" w:hAnsi="Times New Roman" w:cs="Times New Roman"/>
            <w:sz w:val="24"/>
            <w:szCs w:val="24"/>
          </w:rPr>
          <w:delText xml:space="preserve"> and </w:delText>
        </w:r>
      </w:del>
      <w:r w:rsidRPr="00F93EDE">
        <w:rPr>
          <w:rFonts w:ascii="Times New Roman" w:eastAsia="Times New Roman" w:hAnsi="Times New Roman" w:cs="Times New Roman"/>
          <w:sz w:val="24"/>
          <w:szCs w:val="24"/>
        </w:rPr>
        <w:t xml:space="preserve">driver data uncertainty increased and ranged between </w:t>
      </w:r>
      <w:del w:id="697" w:author="McClure, Ryan" w:date="2020-11-05T13:59:00Z">
        <w:r w:rsidRPr="00F93EDE" w:rsidDel="006D50C3">
          <w:rPr>
            <w:rFonts w:ascii="Times New Roman" w:eastAsia="Times New Roman" w:hAnsi="Times New Roman" w:cs="Times New Roman"/>
            <w:sz w:val="24"/>
            <w:szCs w:val="24"/>
          </w:rPr>
          <w:delText xml:space="preserve">20 </w:delText>
        </w:r>
      </w:del>
      <w:ins w:id="698" w:author="McClure, Ryan" w:date="2020-11-05T13:59:00Z">
        <w:r w:rsidR="006D50C3" w:rsidRPr="00F93EDE">
          <w:rPr>
            <w:rFonts w:ascii="Times New Roman" w:eastAsia="Times New Roman" w:hAnsi="Times New Roman" w:cs="Times New Roman"/>
            <w:sz w:val="24"/>
            <w:szCs w:val="24"/>
          </w:rPr>
          <w:t>2</w:t>
        </w:r>
        <w:r w:rsidR="006D50C3">
          <w:rPr>
            <w:rFonts w:ascii="Times New Roman" w:eastAsia="Times New Roman" w:hAnsi="Times New Roman" w:cs="Times New Roman"/>
            <w:sz w:val="24"/>
            <w:szCs w:val="24"/>
          </w:rPr>
          <w:t>2-</w:t>
        </w:r>
      </w:ins>
      <w:del w:id="699" w:author="McClure, Ryan" w:date="2020-11-05T13:59:00Z">
        <w:r w:rsidDel="006D50C3">
          <w:rPr>
            <w:rFonts w:ascii="Times New Roman" w:eastAsia="Times New Roman" w:hAnsi="Times New Roman" w:cs="Times New Roman"/>
            <w:sz w:val="24"/>
            <w:szCs w:val="24"/>
          </w:rPr>
          <w:delText>-</w:delText>
        </w:r>
        <w:r w:rsidRPr="00F93EDE" w:rsidDel="006D50C3">
          <w:rPr>
            <w:rFonts w:ascii="Times New Roman" w:eastAsia="Times New Roman" w:hAnsi="Times New Roman" w:cs="Times New Roman"/>
            <w:sz w:val="24"/>
            <w:szCs w:val="24"/>
          </w:rPr>
          <w:delText>35</w:delText>
        </w:r>
      </w:del>
      <w:ins w:id="700" w:author="McClure, Ryan" w:date="2020-11-05T13:59:00Z">
        <w:r w:rsidR="006D50C3">
          <w:rPr>
            <w:rFonts w:ascii="Times New Roman" w:eastAsia="Times New Roman" w:hAnsi="Times New Roman" w:cs="Times New Roman"/>
            <w:sz w:val="24"/>
            <w:szCs w:val="24"/>
          </w:rPr>
          <w:t>42</w:t>
        </w:r>
      </w:ins>
      <w:r w:rsidRPr="00F93EDE">
        <w:rPr>
          <w:rFonts w:ascii="Times New Roman" w:eastAsia="Times New Roman" w:hAnsi="Times New Roman" w:cs="Times New Roman"/>
          <w:sz w:val="24"/>
          <w:szCs w:val="24"/>
        </w:rPr>
        <w:t>%</w:t>
      </w:r>
      <w:ins w:id="701" w:author="McClure, Ryan" w:date="2020-11-05T13:58:00Z">
        <w:r w:rsidR="006D50C3">
          <w:rPr>
            <w:rFonts w:ascii="Times New Roman" w:eastAsia="Times New Roman" w:hAnsi="Times New Roman" w:cs="Times New Roman"/>
            <w:sz w:val="24"/>
            <w:szCs w:val="24"/>
          </w:rPr>
          <w:t xml:space="preserve">, and </w:t>
        </w:r>
      </w:ins>
      <w:ins w:id="702" w:author="McClure, Ryan" w:date="2020-11-05T13:59:00Z">
        <w:r w:rsidR="006D50C3">
          <w:rPr>
            <w:rFonts w:ascii="Times New Roman" w:eastAsia="Times New Roman" w:hAnsi="Times New Roman" w:cs="Times New Roman"/>
            <w:sz w:val="24"/>
            <w:szCs w:val="24"/>
          </w:rPr>
          <w:t xml:space="preserve">initial conditions </w:t>
        </w:r>
      </w:ins>
      <w:ins w:id="703" w:author="McClure, Ryan" w:date="2020-11-05T14:00:00Z">
        <w:r w:rsidR="006D50C3">
          <w:rPr>
            <w:rFonts w:ascii="Times New Roman" w:eastAsia="Times New Roman" w:hAnsi="Times New Roman" w:cs="Times New Roman"/>
            <w:sz w:val="24"/>
            <w:szCs w:val="24"/>
          </w:rPr>
          <w:t>uncertainty</w:t>
        </w:r>
      </w:ins>
      <w:ins w:id="704" w:author="McClure, Ryan" w:date="2020-11-05T13:59:00Z">
        <w:r w:rsidR="006D50C3">
          <w:rPr>
            <w:rFonts w:ascii="Times New Roman" w:eastAsia="Times New Roman" w:hAnsi="Times New Roman" w:cs="Times New Roman"/>
            <w:sz w:val="24"/>
            <w:szCs w:val="24"/>
          </w:rPr>
          <w:t xml:space="preserve"> incre</w:t>
        </w:r>
      </w:ins>
      <w:ins w:id="705" w:author="McClure, Ryan" w:date="2020-11-05T14:00:00Z">
        <w:r w:rsidR="006D50C3">
          <w:rPr>
            <w:rFonts w:ascii="Times New Roman" w:eastAsia="Times New Roman" w:hAnsi="Times New Roman" w:cs="Times New Roman"/>
            <w:sz w:val="24"/>
            <w:szCs w:val="24"/>
          </w:rPr>
          <w:t>ased and ranged between 5-20%</w:t>
        </w:r>
      </w:ins>
      <w:r w:rsidRPr="00F93EDE">
        <w:rPr>
          <w:rFonts w:ascii="Times New Roman" w:eastAsia="Times New Roman" w:hAnsi="Times New Roman" w:cs="Times New Roman"/>
          <w:sz w:val="24"/>
          <w:szCs w:val="24"/>
        </w:rPr>
        <w:t xml:space="preserve">. On 23 October, parameter and driver data uncertainty increased to </w:t>
      </w:r>
      <w:del w:id="706" w:author="McClure, Ryan" w:date="2020-11-05T14:09:00Z">
        <w:r w:rsidRPr="00F93EDE" w:rsidDel="00AF79D3">
          <w:rPr>
            <w:rFonts w:ascii="Times New Roman" w:eastAsia="Times New Roman" w:hAnsi="Times New Roman" w:cs="Times New Roman"/>
            <w:sz w:val="24"/>
            <w:szCs w:val="24"/>
          </w:rPr>
          <w:delText>26</w:delText>
        </w:r>
      </w:del>
      <w:ins w:id="707" w:author="McClure, Ryan" w:date="2020-11-05T14:09:00Z">
        <w:r w:rsidR="00AF79D3" w:rsidRPr="00F93EDE">
          <w:rPr>
            <w:rFonts w:ascii="Times New Roman" w:eastAsia="Times New Roman" w:hAnsi="Times New Roman" w:cs="Times New Roman"/>
            <w:sz w:val="24"/>
            <w:szCs w:val="24"/>
          </w:rPr>
          <w:t>2</w:t>
        </w:r>
        <w:r w:rsidR="00AF79D3">
          <w:rPr>
            <w:rFonts w:ascii="Times New Roman" w:eastAsia="Times New Roman" w:hAnsi="Times New Roman" w:cs="Times New Roman"/>
            <w:sz w:val="24"/>
            <w:szCs w:val="24"/>
          </w:rPr>
          <w:t>5</w:t>
        </w:r>
      </w:ins>
      <w:r w:rsidRPr="00F93EDE">
        <w:rPr>
          <w:rFonts w:ascii="Times New Roman" w:eastAsia="Times New Roman" w:hAnsi="Times New Roman" w:cs="Times New Roman"/>
          <w:sz w:val="24"/>
          <w:szCs w:val="24"/>
        </w:rPr>
        <w:t xml:space="preserve">% and </w:t>
      </w:r>
      <w:del w:id="708" w:author="McClure, Ryan" w:date="2020-11-05T14:10:00Z">
        <w:r w:rsidRPr="00F93EDE" w:rsidDel="00AF79D3">
          <w:rPr>
            <w:rFonts w:ascii="Times New Roman" w:eastAsia="Times New Roman" w:hAnsi="Times New Roman" w:cs="Times New Roman"/>
            <w:sz w:val="24"/>
            <w:szCs w:val="24"/>
          </w:rPr>
          <w:delText>36</w:delText>
        </w:r>
      </w:del>
      <w:ins w:id="709" w:author="McClure, Ryan" w:date="2020-11-05T14:10:00Z">
        <w:r w:rsidR="00AF79D3">
          <w:rPr>
            <w:rFonts w:ascii="Times New Roman" w:eastAsia="Times New Roman" w:hAnsi="Times New Roman" w:cs="Times New Roman"/>
            <w:sz w:val="24"/>
            <w:szCs w:val="24"/>
          </w:rPr>
          <w:t>23</w:t>
        </w:r>
      </w:ins>
      <w:r w:rsidRPr="00F93EDE">
        <w:rPr>
          <w:rFonts w:ascii="Times New Roman" w:eastAsia="Times New Roman" w:hAnsi="Times New Roman" w:cs="Times New Roman"/>
          <w:sz w:val="24"/>
          <w:szCs w:val="24"/>
        </w:rPr>
        <w:t>%, respectively</w:t>
      </w:r>
      <w:ins w:id="710" w:author="McClure, Ryan" w:date="2020-11-05T14:11:00Z">
        <w:r w:rsidR="00AF79D3">
          <w:rPr>
            <w:rFonts w:ascii="Times New Roman" w:eastAsia="Times New Roman" w:hAnsi="Times New Roman" w:cs="Times New Roman"/>
            <w:sz w:val="24"/>
            <w:szCs w:val="24"/>
          </w:rPr>
          <w:t xml:space="preserve">, </w:t>
        </w:r>
      </w:ins>
      <w:ins w:id="711" w:author="McClure, Ryan" w:date="2020-11-05T14:12:00Z">
        <w:r w:rsidR="00AF79D3">
          <w:rPr>
            <w:rFonts w:ascii="Times New Roman" w:eastAsia="Times New Roman" w:hAnsi="Times New Roman" w:cs="Times New Roman"/>
            <w:sz w:val="24"/>
            <w:szCs w:val="24"/>
          </w:rPr>
          <w:t>while</w:t>
        </w:r>
      </w:ins>
      <w:ins w:id="712" w:author="McClure, Ryan" w:date="2020-11-05T14:11:00Z">
        <w:r w:rsidR="00AF79D3">
          <w:rPr>
            <w:rFonts w:ascii="Times New Roman" w:eastAsia="Times New Roman" w:hAnsi="Times New Roman" w:cs="Times New Roman"/>
            <w:sz w:val="24"/>
            <w:szCs w:val="24"/>
          </w:rPr>
          <w:t xml:space="preserve"> initial conditions</w:t>
        </w:r>
      </w:ins>
      <w:ins w:id="713" w:author="McClure, Ryan" w:date="2020-11-05T14:12:00Z">
        <w:r w:rsidR="00AF79D3">
          <w:rPr>
            <w:rFonts w:ascii="Times New Roman" w:eastAsia="Times New Roman" w:hAnsi="Times New Roman" w:cs="Times New Roman"/>
            <w:sz w:val="24"/>
            <w:szCs w:val="24"/>
          </w:rPr>
          <w:t xml:space="preserve"> decreased to 6%</w:t>
        </w:r>
      </w:ins>
      <w:ins w:id="714" w:author="McClure, Ryan" w:date="2020-11-05T14:11:00Z">
        <w:r w:rsidR="00AF79D3">
          <w:rPr>
            <w:rFonts w:ascii="Times New Roman" w:eastAsia="Times New Roman" w:hAnsi="Times New Roman" w:cs="Times New Roman"/>
            <w:sz w:val="24"/>
            <w:szCs w:val="24"/>
          </w:rPr>
          <w:t xml:space="preserve"> and model process </w:t>
        </w:r>
      </w:ins>
      <w:ins w:id="715" w:author="McClure, Ryan" w:date="2020-11-05T14:12:00Z">
        <w:r w:rsidR="00AF79D3">
          <w:rPr>
            <w:rFonts w:ascii="Times New Roman" w:eastAsia="Times New Roman" w:hAnsi="Times New Roman" w:cs="Times New Roman"/>
            <w:sz w:val="24"/>
            <w:szCs w:val="24"/>
          </w:rPr>
          <w:t>was 40%</w:t>
        </w:r>
      </w:ins>
      <w:del w:id="716" w:author="McClure, Ryan" w:date="2020-11-05T14:10:00Z">
        <w:r w:rsidRPr="00F93EDE" w:rsidDel="00AF79D3">
          <w:rPr>
            <w:rFonts w:ascii="Times New Roman" w:eastAsia="Times New Roman" w:hAnsi="Times New Roman" w:cs="Times New Roman"/>
            <w:sz w:val="24"/>
            <w:szCs w:val="24"/>
          </w:rPr>
          <w:delText>, and model process uncertainty decreased to 40%</w:delText>
        </w:r>
      </w:del>
      <w:r w:rsidRPr="00F93EDE">
        <w:rPr>
          <w:rFonts w:ascii="Times New Roman" w:eastAsia="Times New Roman" w:hAnsi="Times New Roman" w:cs="Times New Roman"/>
          <w:sz w:val="24"/>
          <w:szCs w:val="24"/>
        </w:rPr>
        <w:t xml:space="preserve">. Finally, for the </w:t>
      </w:r>
      <w:r>
        <w:rPr>
          <w:rFonts w:ascii="Times New Roman" w:eastAsia="Times New Roman" w:hAnsi="Times New Roman" w:cs="Times New Roman"/>
          <w:sz w:val="24"/>
          <w:szCs w:val="24"/>
        </w:rPr>
        <w:t>last</w:t>
      </w:r>
      <w:r w:rsidRPr="00F93EDE">
        <w:rPr>
          <w:rFonts w:ascii="Times New Roman" w:eastAsia="Times New Roman" w:hAnsi="Times New Roman" w:cs="Times New Roman"/>
          <w:sz w:val="24"/>
          <w:szCs w:val="24"/>
        </w:rPr>
        <w:t xml:space="preserve"> </w:t>
      </w:r>
      <w:ins w:id="717" w:author="McClure, Ryan" w:date="2020-11-05T14:10:00Z">
        <w:r w:rsidR="00AF79D3">
          <w:rPr>
            <w:rFonts w:ascii="Times New Roman" w:eastAsia="Times New Roman" w:hAnsi="Times New Roman" w:cs="Times New Roman"/>
            <w:sz w:val="24"/>
            <w:szCs w:val="24"/>
          </w:rPr>
          <w:t xml:space="preserve">two </w:t>
        </w:r>
      </w:ins>
      <w:r w:rsidRPr="00F93EDE">
        <w:rPr>
          <w:rFonts w:ascii="Times New Roman" w:eastAsia="Times New Roman" w:hAnsi="Times New Roman" w:cs="Times New Roman"/>
          <w:sz w:val="24"/>
          <w:szCs w:val="24"/>
        </w:rPr>
        <w:t>forecast</w:t>
      </w:r>
      <w:ins w:id="718" w:author="McClure, Ryan" w:date="2020-11-05T14:10:00Z">
        <w:r w:rsidR="00AF79D3">
          <w:rPr>
            <w:rFonts w:ascii="Times New Roman" w:eastAsia="Times New Roman" w:hAnsi="Times New Roman" w:cs="Times New Roman"/>
            <w:sz w:val="24"/>
            <w:szCs w:val="24"/>
          </w:rPr>
          <w:t>s</w:t>
        </w:r>
      </w:ins>
      <w:r w:rsidRPr="00F93EDE">
        <w:rPr>
          <w:rFonts w:ascii="Times New Roman" w:eastAsia="Times New Roman" w:hAnsi="Times New Roman" w:cs="Times New Roman"/>
          <w:sz w:val="24"/>
          <w:szCs w:val="24"/>
        </w:rPr>
        <w:t xml:space="preserve"> on</w:t>
      </w:r>
      <w:ins w:id="719" w:author="McClure, Ryan" w:date="2020-11-05T14:11:00Z">
        <w:r w:rsidR="00AF79D3">
          <w:rPr>
            <w:rFonts w:ascii="Times New Roman" w:eastAsia="Times New Roman" w:hAnsi="Times New Roman" w:cs="Times New Roman"/>
            <w:sz w:val="24"/>
            <w:szCs w:val="24"/>
          </w:rPr>
          <w:t xml:space="preserve"> 30 October and</w:t>
        </w:r>
      </w:ins>
      <w:r w:rsidRPr="00F93EDE">
        <w:rPr>
          <w:rFonts w:ascii="Times New Roman" w:eastAsia="Times New Roman" w:hAnsi="Times New Roman" w:cs="Times New Roman"/>
          <w:sz w:val="24"/>
          <w:szCs w:val="24"/>
        </w:rPr>
        <w:t xml:space="preserve"> 7 November, the contribution from parameter uncertainty decreased to </w:t>
      </w:r>
      <w:del w:id="720" w:author="McClure, Ryan" w:date="2020-11-05T14:11:00Z">
        <w:r w:rsidRPr="00F93EDE" w:rsidDel="00AF79D3">
          <w:rPr>
            <w:rFonts w:ascii="Times New Roman" w:eastAsia="Times New Roman" w:hAnsi="Times New Roman" w:cs="Times New Roman"/>
            <w:sz w:val="24"/>
            <w:szCs w:val="24"/>
          </w:rPr>
          <w:delText>20</w:delText>
        </w:r>
      </w:del>
      <w:ins w:id="721" w:author="McClure, Ryan" w:date="2020-11-05T14:14:00Z">
        <w:r w:rsidR="00AF79D3">
          <w:rPr>
            <w:rFonts w:ascii="Times New Roman" w:eastAsia="Times New Roman" w:hAnsi="Times New Roman" w:cs="Times New Roman"/>
            <w:sz w:val="24"/>
            <w:szCs w:val="24"/>
          </w:rPr>
          <w:t>≤</w:t>
        </w:r>
      </w:ins>
      <w:ins w:id="722" w:author="McClure, Ryan" w:date="2020-11-05T14:11:00Z">
        <w:r w:rsidR="00AF79D3">
          <w:rPr>
            <w:rFonts w:ascii="Times New Roman" w:eastAsia="Times New Roman" w:hAnsi="Times New Roman" w:cs="Times New Roman"/>
            <w:sz w:val="24"/>
            <w:szCs w:val="24"/>
          </w:rPr>
          <w:t>18</w:t>
        </w:r>
      </w:ins>
      <w:r w:rsidRPr="00F93EDE">
        <w:rPr>
          <w:rFonts w:ascii="Times New Roman" w:eastAsia="Times New Roman" w:hAnsi="Times New Roman" w:cs="Times New Roman"/>
          <w:sz w:val="24"/>
          <w:szCs w:val="24"/>
        </w:rPr>
        <w:t>%</w:t>
      </w:r>
      <w:ins w:id="723" w:author="McClure, Ryan" w:date="2020-11-05T14:12:00Z">
        <w:r w:rsidR="00AF79D3">
          <w:rPr>
            <w:rFonts w:ascii="Times New Roman" w:eastAsia="Times New Roman" w:hAnsi="Times New Roman" w:cs="Times New Roman"/>
            <w:sz w:val="24"/>
            <w:szCs w:val="24"/>
          </w:rPr>
          <w:t xml:space="preserve">, </w:t>
        </w:r>
      </w:ins>
      <w:ins w:id="724" w:author="McClure, Ryan" w:date="2020-11-05T14:13:00Z">
        <w:r w:rsidR="00AF79D3">
          <w:rPr>
            <w:rFonts w:ascii="Times New Roman" w:eastAsia="Times New Roman" w:hAnsi="Times New Roman" w:cs="Times New Roman"/>
            <w:sz w:val="24"/>
            <w:szCs w:val="24"/>
          </w:rPr>
          <w:t xml:space="preserve">model </w:t>
        </w:r>
      </w:ins>
      <w:del w:id="725" w:author="McClure, Ryan" w:date="2020-11-05T14:12:00Z">
        <w:r w:rsidRPr="00F93EDE" w:rsidDel="00AF79D3">
          <w:rPr>
            <w:rFonts w:ascii="Times New Roman" w:eastAsia="Times New Roman" w:hAnsi="Times New Roman" w:cs="Times New Roman"/>
            <w:sz w:val="24"/>
            <w:szCs w:val="24"/>
          </w:rPr>
          <w:delText xml:space="preserve"> while </w:delText>
        </w:r>
      </w:del>
      <w:r w:rsidRPr="00F93EDE">
        <w:rPr>
          <w:rFonts w:ascii="Times New Roman" w:eastAsia="Times New Roman" w:hAnsi="Times New Roman" w:cs="Times New Roman"/>
          <w:sz w:val="24"/>
          <w:szCs w:val="24"/>
        </w:rPr>
        <w:t xml:space="preserve">process and driver </w:t>
      </w:r>
      <w:ins w:id="726" w:author="McClure, Ryan" w:date="2020-11-05T14:13:00Z">
        <w:r w:rsidR="00AF79D3">
          <w:rPr>
            <w:rFonts w:ascii="Times New Roman" w:eastAsia="Times New Roman" w:hAnsi="Times New Roman" w:cs="Times New Roman"/>
            <w:sz w:val="24"/>
            <w:szCs w:val="24"/>
          </w:rPr>
          <w:t xml:space="preserve">data </w:t>
        </w:r>
      </w:ins>
      <w:r w:rsidRPr="00F93EDE">
        <w:rPr>
          <w:rFonts w:ascii="Times New Roman" w:eastAsia="Times New Roman" w:hAnsi="Times New Roman" w:cs="Times New Roman"/>
          <w:sz w:val="24"/>
          <w:szCs w:val="24"/>
        </w:rPr>
        <w:t xml:space="preserve">uncertainty were </w:t>
      </w:r>
      <w:ins w:id="727" w:author="McClure, Ryan" w:date="2020-11-05T14:14:00Z">
        <w:r w:rsidR="00AF79D3">
          <w:rPr>
            <w:rFonts w:ascii="Times New Roman" w:eastAsia="Times New Roman" w:hAnsi="Times New Roman" w:cs="Times New Roman"/>
            <w:sz w:val="24"/>
            <w:szCs w:val="24"/>
          </w:rPr>
          <w:t>≤</w:t>
        </w:r>
      </w:ins>
      <w:del w:id="728" w:author="McClure, Ryan" w:date="2020-11-05T14:14:00Z">
        <w:r w:rsidRPr="00F93EDE" w:rsidDel="00AF79D3">
          <w:rPr>
            <w:rFonts w:ascii="Times New Roman" w:eastAsia="Times New Roman" w:hAnsi="Times New Roman" w:cs="Times New Roman"/>
            <w:sz w:val="24"/>
            <w:szCs w:val="24"/>
          </w:rPr>
          <w:delText xml:space="preserve">52 </w:delText>
        </w:r>
      </w:del>
      <w:ins w:id="729" w:author="McClure, Ryan" w:date="2020-11-05T14:14:00Z">
        <w:r w:rsidR="00AF79D3" w:rsidRPr="00F93EDE">
          <w:rPr>
            <w:rFonts w:ascii="Times New Roman" w:eastAsia="Times New Roman" w:hAnsi="Times New Roman" w:cs="Times New Roman"/>
            <w:sz w:val="24"/>
            <w:szCs w:val="24"/>
          </w:rPr>
          <w:t>5</w:t>
        </w:r>
        <w:r w:rsidR="00AF79D3">
          <w:rPr>
            <w:rFonts w:ascii="Times New Roman" w:eastAsia="Times New Roman" w:hAnsi="Times New Roman" w:cs="Times New Roman"/>
            <w:sz w:val="24"/>
            <w:szCs w:val="24"/>
          </w:rPr>
          <w:t>4</w:t>
        </w:r>
        <w:r w:rsidR="00AF79D3" w:rsidRPr="00F93EDE">
          <w:rPr>
            <w:rFonts w:ascii="Times New Roman" w:eastAsia="Times New Roman" w:hAnsi="Times New Roman" w:cs="Times New Roman"/>
            <w:sz w:val="24"/>
            <w:szCs w:val="24"/>
          </w:rPr>
          <w:t xml:space="preserve"> </w:t>
        </w:r>
      </w:ins>
      <w:r w:rsidRPr="00F93EDE">
        <w:rPr>
          <w:rFonts w:ascii="Times New Roman" w:eastAsia="Times New Roman" w:hAnsi="Times New Roman" w:cs="Times New Roman"/>
          <w:sz w:val="24"/>
          <w:szCs w:val="24"/>
        </w:rPr>
        <w:t xml:space="preserve">and </w:t>
      </w:r>
      <w:ins w:id="730" w:author="McClure, Ryan" w:date="2020-11-05T14:14:00Z">
        <w:r w:rsidR="00AF79D3">
          <w:rPr>
            <w:rFonts w:ascii="Times New Roman" w:eastAsia="Times New Roman" w:hAnsi="Times New Roman" w:cs="Times New Roman"/>
            <w:sz w:val="24"/>
            <w:szCs w:val="24"/>
          </w:rPr>
          <w:t>≤</w:t>
        </w:r>
      </w:ins>
      <w:del w:id="731" w:author="McClure, Ryan" w:date="2020-11-05T14:14:00Z">
        <w:r w:rsidRPr="00F93EDE" w:rsidDel="00AF79D3">
          <w:rPr>
            <w:rFonts w:ascii="Times New Roman" w:eastAsia="Times New Roman" w:hAnsi="Times New Roman" w:cs="Times New Roman"/>
            <w:sz w:val="24"/>
            <w:szCs w:val="24"/>
          </w:rPr>
          <w:delText>28</w:delText>
        </w:r>
      </w:del>
      <w:ins w:id="732" w:author="McClure, Ryan" w:date="2020-11-05T14:14:00Z">
        <w:r w:rsidR="00AF79D3">
          <w:rPr>
            <w:rFonts w:ascii="Times New Roman" w:eastAsia="Times New Roman" w:hAnsi="Times New Roman" w:cs="Times New Roman"/>
            <w:sz w:val="24"/>
            <w:szCs w:val="24"/>
          </w:rPr>
          <w:t>31</w:t>
        </w:r>
      </w:ins>
      <w:r w:rsidRPr="00F93EDE">
        <w:rPr>
          <w:rFonts w:ascii="Times New Roman" w:eastAsia="Times New Roman" w:hAnsi="Times New Roman" w:cs="Times New Roman"/>
          <w:sz w:val="24"/>
          <w:szCs w:val="24"/>
        </w:rPr>
        <w:t>%, respectively</w:t>
      </w:r>
      <w:ins w:id="733" w:author="McClure, Ryan" w:date="2020-11-05T14:13:00Z">
        <w:r w:rsidR="00AF79D3">
          <w:rPr>
            <w:rFonts w:ascii="Times New Roman" w:eastAsia="Times New Roman" w:hAnsi="Times New Roman" w:cs="Times New Roman"/>
            <w:sz w:val="24"/>
            <w:szCs w:val="24"/>
          </w:rPr>
          <w:t>, and initial conditions</w:t>
        </w:r>
      </w:ins>
      <w:ins w:id="734" w:author="McClure, Ryan" w:date="2020-11-05T14:14:00Z">
        <w:r w:rsidR="00AF79D3">
          <w:rPr>
            <w:rFonts w:ascii="Times New Roman" w:eastAsia="Times New Roman" w:hAnsi="Times New Roman" w:cs="Times New Roman"/>
            <w:sz w:val="24"/>
            <w:szCs w:val="24"/>
          </w:rPr>
          <w:t xml:space="preserve"> </w:t>
        </w:r>
      </w:ins>
      <w:ins w:id="735" w:author="McClure, Ryan" w:date="2020-11-05T14:16:00Z">
        <w:r w:rsidR="00227D07">
          <w:rPr>
            <w:rFonts w:ascii="Times New Roman" w:eastAsia="Times New Roman" w:hAnsi="Times New Roman" w:cs="Times New Roman"/>
            <w:sz w:val="24"/>
            <w:szCs w:val="24"/>
          </w:rPr>
          <w:t>uncertainty</w:t>
        </w:r>
      </w:ins>
      <w:ins w:id="736" w:author="McClure, Ryan" w:date="2020-11-05T14:14:00Z">
        <w:r w:rsidR="00AF79D3">
          <w:rPr>
            <w:rFonts w:ascii="Times New Roman" w:eastAsia="Times New Roman" w:hAnsi="Times New Roman" w:cs="Times New Roman"/>
            <w:sz w:val="24"/>
            <w:szCs w:val="24"/>
          </w:rPr>
          <w:t xml:space="preserve"> was negli</w:t>
        </w:r>
      </w:ins>
      <w:ins w:id="737" w:author="McClure, Ryan" w:date="2020-11-05T14:15:00Z">
        <w:r w:rsidR="00AF79D3">
          <w:rPr>
            <w:rFonts w:ascii="Times New Roman" w:eastAsia="Times New Roman" w:hAnsi="Times New Roman" w:cs="Times New Roman"/>
            <w:sz w:val="24"/>
            <w:szCs w:val="24"/>
          </w:rPr>
          <w:t xml:space="preserve">gible (&lt;1%, </w:t>
        </w:r>
      </w:ins>
      <w:del w:id="738" w:author="McClure, Ryan" w:date="2020-11-05T14:15:00Z">
        <w:r w:rsidDel="00AF79D3">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Figure 5)</w:t>
      </w:r>
      <w:ins w:id="739" w:author="McClure, Ryan" w:date="2020-11-05T14:15:00Z">
        <w:r w:rsidR="00AF79D3">
          <w:rPr>
            <w:rFonts w:ascii="Times New Roman" w:eastAsia="Times New Roman" w:hAnsi="Times New Roman" w:cs="Times New Roman"/>
            <w:sz w:val="24"/>
            <w:szCs w:val="24"/>
          </w:rPr>
          <w:t xml:space="preserve">. </w:t>
        </w:r>
      </w:ins>
    </w:p>
    <w:p w14:paraId="40811B20" w14:textId="77777777" w:rsidR="00D512D8" w:rsidRPr="00F93EDE" w:rsidRDefault="00C3747A" w:rsidP="00D512D8">
      <w:pPr>
        <w:spacing w:after="0" w:line="480" w:lineRule="auto"/>
        <w:ind w:firstLine="720"/>
        <w:rPr>
          <w:rFonts w:ascii="Times New Roman" w:eastAsia="Times New Roman" w:hAnsi="Times New Roman" w:cs="Times New Roman"/>
          <w:sz w:val="24"/>
          <w:szCs w:val="24"/>
        </w:rPr>
      </w:pPr>
      <w:ins w:id="740" w:author="Cayelan C. Carey" w:date="2020-11-06T15:35:00Z">
        <w:r>
          <w:rPr>
            <w:rFonts w:ascii="Times New Roman" w:eastAsia="Times New Roman" w:hAnsi="Times New Roman" w:cs="Times New Roman"/>
            <w:sz w:val="24"/>
            <w:szCs w:val="24"/>
          </w:rPr>
          <w:t>&lt;this is good text that should be reworked into the paragraph above&gt; Finally, t</w:t>
        </w:r>
        <w:r w:rsidRPr="00F93EDE">
          <w:rPr>
            <w:rFonts w:ascii="Times New Roman" w:eastAsia="Times New Roman" w:hAnsi="Times New Roman" w:cs="Times New Roman"/>
            <w:sz w:val="24"/>
            <w:szCs w:val="24"/>
          </w:rPr>
          <w:t xml:space="preserve">he decrease in the total variance of </w:t>
        </w:r>
        <w:r>
          <w:rPr>
            <w:rFonts w:ascii="Times New Roman" w:eastAsia="Times New Roman" w:hAnsi="Times New Roman" w:cs="Times New Roman"/>
            <w:sz w:val="24"/>
            <w:szCs w:val="24"/>
          </w:rPr>
          <w:t xml:space="preserve">the </w:t>
        </w:r>
        <w:r w:rsidRPr="00F93EDE">
          <w:rPr>
            <w:rFonts w:ascii="Times New Roman" w:eastAsia="Times New Roman" w:hAnsi="Times New Roman" w:cs="Times New Roman"/>
            <w:sz w:val="24"/>
            <w:szCs w:val="24"/>
          </w:rPr>
          <w:t>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 forecasts</w:t>
        </w:r>
        <w:r>
          <w:rPr>
            <w:rFonts w:ascii="Times New Roman" w:eastAsia="Times New Roman" w:hAnsi="Times New Roman" w:cs="Times New Roman"/>
            <w:sz w:val="24"/>
            <w:szCs w:val="24"/>
          </w:rPr>
          <w:t xml:space="preserve"> with data assimilation</w:t>
        </w:r>
        <w:r w:rsidRPr="00F93EDE">
          <w:rPr>
            <w:rFonts w:ascii="Times New Roman" w:eastAsia="Times New Roman" w:hAnsi="Times New Roman" w:cs="Times New Roman"/>
            <w:sz w:val="24"/>
            <w:szCs w:val="24"/>
          </w:rPr>
          <w:t xml:space="preserve"> (Fig</w:t>
        </w:r>
        <w:r>
          <w:rPr>
            <w:rFonts w:ascii="Times New Roman" w:eastAsia="Times New Roman" w:hAnsi="Times New Roman" w:cs="Times New Roman"/>
            <w:sz w:val="24"/>
            <w:szCs w:val="24"/>
          </w:rPr>
          <w:t>ure 4</w:t>
        </w:r>
        <w:r w:rsidRPr="00F93ED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substantial shift in the contribution of parameter uncertainty (Figure 5) between 1 and 15 July </w:t>
        </w:r>
        <w:r w:rsidRPr="00F93EDE">
          <w:rPr>
            <w:rFonts w:ascii="Times New Roman" w:eastAsia="Times New Roman" w:hAnsi="Times New Roman" w:cs="Times New Roman"/>
            <w:sz w:val="24"/>
            <w:szCs w:val="24"/>
          </w:rPr>
          <w:t xml:space="preserve">corresponded with a substantial decrease in the range </w:t>
        </w:r>
        <w:r>
          <w:rPr>
            <w:rFonts w:ascii="Times New Roman" w:eastAsia="Times New Roman" w:hAnsi="Times New Roman" w:cs="Times New Roman"/>
            <w:sz w:val="24"/>
            <w:szCs w:val="24"/>
          </w:rPr>
          <w:t>of</w:t>
        </w:r>
        <w:r w:rsidRPr="00F93EDE">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parameters</w:t>
        </w:r>
        <w:r w:rsidRPr="00F93EDE">
          <w:rPr>
            <w:rFonts w:ascii="Times New Roman" w:eastAsia="Times New Roman" w:hAnsi="Times New Roman" w:cs="Times New Roman"/>
            <w:sz w:val="24"/>
            <w:szCs w:val="24"/>
          </w:rPr>
          <w:t xml:space="preserve"> in the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 forecast</w:t>
        </w:r>
        <w:r>
          <w:rPr>
            <w:rFonts w:ascii="Times New Roman" w:eastAsia="Times New Roman" w:hAnsi="Times New Roman" w:cs="Times New Roman"/>
            <w:sz w:val="24"/>
            <w:szCs w:val="24"/>
          </w:rPr>
          <w:t>s with data assimilation throughout the forecasting period</w:t>
        </w:r>
        <w:r w:rsidRPr="00F93EDE">
          <w:rPr>
            <w:rFonts w:ascii="Times New Roman" w:eastAsia="Times New Roman" w:hAnsi="Times New Roman" w:cs="Times New Roman"/>
            <w:sz w:val="24"/>
            <w:szCs w:val="24"/>
          </w:rPr>
          <w:t xml:space="preserve"> (Eqn. 2; Fig</w:t>
        </w:r>
        <w:r>
          <w:rPr>
            <w:rFonts w:ascii="Times New Roman" w:eastAsia="Times New Roman" w:hAnsi="Times New Roman" w:cs="Times New Roman"/>
            <w:sz w:val="24"/>
            <w:szCs w:val="24"/>
          </w:rPr>
          <w:t>ure</w:t>
        </w:r>
        <w:r w:rsidRPr="00F93EDE">
          <w:rPr>
            <w:rFonts w:ascii="Times New Roman" w:eastAsia="Times New Roman" w:hAnsi="Times New Roman" w:cs="Times New Roman"/>
            <w:sz w:val="24"/>
            <w:szCs w:val="24"/>
          </w:rPr>
          <w:t xml:space="preserve"> 6).</w:t>
        </w:r>
      </w:ins>
      <w:del w:id="741" w:author="McClure, Ryan" w:date="2020-11-05T14:13:00Z">
        <w:r w:rsidR="00D512D8" w:rsidRPr="00F93EDE" w:rsidDel="00AF79D3">
          <w:rPr>
            <w:rFonts w:ascii="Times New Roman" w:eastAsia="Times New Roman" w:hAnsi="Times New Roman" w:cs="Times New Roman"/>
            <w:sz w:val="24"/>
            <w:szCs w:val="24"/>
          </w:rPr>
          <w:delText>.</w:delText>
        </w:r>
      </w:del>
    </w:p>
    <w:p w14:paraId="33FA7D02" w14:textId="77777777" w:rsidR="00D512D8" w:rsidRPr="00F93EDE" w:rsidDel="000442F7" w:rsidRDefault="00306267" w:rsidP="00D512D8">
      <w:pPr>
        <w:spacing w:after="0" w:line="480" w:lineRule="auto"/>
        <w:ind w:firstLine="720"/>
        <w:rPr>
          <w:del w:id="742" w:author="Cayelan C. Carey" w:date="2020-11-06T15:33:00Z"/>
          <w:rFonts w:ascii="Times New Roman" w:eastAsia="Times New Roman" w:hAnsi="Times New Roman" w:cs="Times New Roman"/>
          <w:sz w:val="24"/>
          <w:szCs w:val="24"/>
        </w:rPr>
      </w:pPr>
      <w:ins w:id="743" w:author="McClure, Ryan" w:date="2020-11-05T14:15:00Z">
        <w:del w:id="744" w:author="Cayelan C. Carey" w:date="2020-11-06T15:33:00Z">
          <w:r w:rsidDel="000442F7">
            <w:rPr>
              <w:rFonts w:ascii="Times New Roman" w:eastAsia="Times New Roman" w:hAnsi="Times New Roman" w:cs="Times New Roman"/>
              <w:sz w:val="24"/>
              <w:szCs w:val="24"/>
            </w:rPr>
            <w:delText xml:space="preserve">Finally, </w:delText>
          </w:r>
        </w:del>
      </w:ins>
      <w:ins w:id="745" w:author="McClure, Ryan" w:date="2020-11-05T14:16:00Z">
        <w:del w:id="746" w:author="Cayelan C. Carey" w:date="2020-11-06T15:33:00Z">
          <w:r w:rsidDel="000442F7">
            <w:rPr>
              <w:rFonts w:ascii="Times New Roman" w:eastAsia="Times New Roman" w:hAnsi="Times New Roman" w:cs="Times New Roman"/>
              <w:sz w:val="24"/>
              <w:szCs w:val="24"/>
            </w:rPr>
            <w:delText>t</w:delText>
          </w:r>
        </w:del>
      </w:ins>
      <w:del w:id="747" w:author="Cayelan C. Carey" w:date="2020-11-06T15:33:00Z">
        <w:r w:rsidR="00D512D8" w:rsidRPr="00F93EDE" w:rsidDel="000442F7">
          <w:rPr>
            <w:rFonts w:ascii="Times New Roman" w:eastAsia="Times New Roman" w:hAnsi="Times New Roman" w:cs="Times New Roman"/>
            <w:sz w:val="24"/>
            <w:szCs w:val="24"/>
          </w:rPr>
          <w:delText xml:space="preserve">The decrease in the total variance of </w:delText>
        </w:r>
        <w:r w:rsidR="00D512D8" w:rsidDel="000442F7">
          <w:rPr>
            <w:rFonts w:ascii="Times New Roman" w:eastAsia="Times New Roman" w:hAnsi="Times New Roman" w:cs="Times New Roman"/>
            <w:sz w:val="24"/>
            <w:szCs w:val="24"/>
          </w:rPr>
          <w:delText xml:space="preserve">the </w:delText>
        </w:r>
        <w:r w:rsidR="00D512D8" w:rsidRPr="00F93EDE" w:rsidDel="000442F7">
          <w:rPr>
            <w:rFonts w:ascii="Times New Roman" w:eastAsia="Times New Roman" w:hAnsi="Times New Roman" w:cs="Times New Roman"/>
            <w:sz w:val="24"/>
            <w:szCs w:val="24"/>
          </w:rPr>
          <w:delText>CH</w:delText>
        </w:r>
        <w:r w:rsidR="00D512D8" w:rsidRPr="00F93EDE" w:rsidDel="000442F7">
          <w:rPr>
            <w:rFonts w:ascii="Times New Roman" w:eastAsia="Times New Roman" w:hAnsi="Times New Roman" w:cs="Times New Roman"/>
            <w:sz w:val="24"/>
            <w:szCs w:val="24"/>
            <w:vertAlign w:val="subscript"/>
          </w:rPr>
          <w:delText>4</w:delText>
        </w:r>
        <w:r w:rsidR="00D512D8" w:rsidRPr="00F93EDE" w:rsidDel="000442F7">
          <w:rPr>
            <w:rFonts w:ascii="Times New Roman" w:eastAsia="Times New Roman" w:hAnsi="Times New Roman" w:cs="Times New Roman"/>
            <w:sz w:val="24"/>
            <w:szCs w:val="24"/>
          </w:rPr>
          <w:delText xml:space="preserve"> ebullition rate forecasts</w:delText>
        </w:r>
      </w:del>
      <w:ins w:id="748" w:author="McClure, Ryan" w:date="2020-11-05T14:16:00Z">
        <w:del w:id="749" w:author="Cayelan C. Carey" w:date="2020-11-06T15:33:00Z">
          <w:r w:rsidDel="000442F7">
            <w:rPr>
              <w:rFonts w:ascii="Times New Roman" w:eastAsia="Times New Roman" w:hAnsi="Times New Roman" w:cs="Times New Roman"/>
              <w:sz w:val="24"/>
              <w:szCs w:val="24"/>
            </w:rPr>
            <w:delText xml:space="preserve"> with data assimilation</w:delText>
          </w:r>
        </w:del>
      </w:ins>
      <w:del w:id="750" w:author="Cayelan C. Carey" w:date="2020-11-06T15:33:00Z">
        <w:r w:rsidR="00D512D8" w:rsidRPr="00F93EDE" w:rsidDel="000442F7">
          <w:rPr>
            <w:rFonts w:ascii="Times New Roman" w:eastAsia="Times New Roman" w:hAnsi="Times New Roman" w:cs="Times New Roman"/>
            <w:sz w:val="24"/>
            <w:szCs w:val="24"/>
          </w:rPr>
          <w:delText xml:space="preserve"> over time (Fig</w:delText>
        </w:r>
        <w:r w:rsidR="00D512D8" w:rsidDel="000442F7">
          <w:rPr>
            <w:rFonts w:ascii="Times New Roman" w:eastAsia="Times New Roman" w:hAnsi="Times New Roman" w:cs="Times New Roman"/>
            <w:sz w:val="24"/>
            <w:szCs w:val="24"/>
          </w:rPr>
          <w:delText>ure 5</w:delText>
        </w:r>
      </w:del>
      <w:ins w:id="751" w:author="McClure, Ryan" w:date="2020-11-05T14:16:00Z">
        <w:del w:id="752" w:author="Cayelan C. Carey" w:date="2020-11-06T15:33:00Z">
          <w:r w:rsidDel="000442F7">
            <w:rPr>
              <w:rFonts w:ascii="Times New Roman" w:eastAsia="Times New Roman" w:hAnsi="Times New Roman" w:cs="Times New Roman"/>
              <w:sz w:val="24"/>
              <w:szCs w:val="24"/>
            </w:rPr>
            <w:delText>4</w:delText>
          </w:r>
        </w:del>
      </w:ins>
      <w:del w:id="753" w:author="Cayelan C. Carey" w:date="2020-11-06T15:33:00Z">
        <w:r w:rsidR="00D512D8" w:rsidRPr="00F93EDE" w:rsidDel="000442F7">
          <w:rPr>
            <w:rFonts w:ascii="Times New Roman" w:eastAsia="Times New Roman" w:hAnsi="Times New Roman" w:cs="Times New Roman"/>
            <w:sz w:val="24"/>
            <w:szCs w:val="24"/>
          </w:rPr>
          <w:delText>)</w:delText>
        </w:r>
      </w:del>
      <w:ins w:id="754" w:author="McClure, Ryan" w:date="2020-11-05T14:22:00Z">
        <w:del w:id="755" w:author="Cayelan C. Carey" w:date="2020-11-06T15:33:00Z">
          <w:r w:rsidR="00227D07" w:rsidDel="000442F7">
            <w:rPr>
              <w:rFonts w:ascii="Times New Roman" w:eastAsia="Times New Roman" w:hAnsi="Times New Roman" w:cs="Times New Roman"/>
              <w:sz w:val="24"/>
              <w:szCs w:val="24"/>
            </w:rPr>
            <w:delText xml:space="preserve"> and the substantial shift in the contribution of parameter uncertainty (Figure 5) </w:delText>
          </w:r>
        </w:del>
      </w:ins>
      <w:ins w:id="756" w:author="McClure, Ryan" w:date="2020-11-05T14:23:00Z">
        <w:del w:id="757" w:author="Cayelan C. Carey" w:date="2020-11-06T15:33:00Z">
          <w:r w:rsidR="00227D07" w:rsidDel="000442F7">
            <w:rPr>
              <w:rFonts w:ascii="Times New Roman" w:eastAsia="Times New Roman" w:hAnsi="Times New Roman" w:cs="Times New Roman"/>
              <w:sz w:val="24"/>
              <w:szCs w:val="24"/>
            </w:rPr>
            <w:delText xml:space="preserve">between 1 and 15 July </w:delText>
          </w:r>
        </w:del>
      </w:ins>
      <w:del w:id="758" w:author="Cayelan C. Carey" w:date="2020-11-06T15:33:00Z">
        <w:r w:rsidR="00D512D8" w:rsidRPr="00F93EDE" w:rsidDel="000442F7">
          <w:rPr>
            <w:rFonts w:ascii="Times New Roman" w:eastAsia="Times New Roman" w:hAnsi="Times New Roman" w:cs="Times New Roman"/>
            <w:sz w:val="24"/>
            <w:szCs w:val="24"/>
          </w:rPr>
          <w:delText xml:space="preserve"> corresponded with a substantial decrease in the range </w:delText>
        </w:r>
        <w:r w:rsidR="00D512D8" w:rsidDel="000442F7">
          <w:rPr>
            <w:rFonts w:ascii="Times New Roman" w:eastAsia="Times New Roman" w:hAnsi="Times New Roman" w:cs="Times New Roman"/>
            <w:sz w:val="24"/>
            <w:szCs w:val="24"/>
          </w:rPr>
          <w:delText>of</w:delText>
        </w:r>
        <w:r w:rsidR="00D512D8" w:rsidRPr="00F93EDE" w:rsidDel="000442F7">
          <w:rPr>
            <w:rFonts w:ascii="Times New Roman" w:eastAsia="Times New Roman" w:hAnsi="Times New Roman" w:cs="Times New Roman"/>
            <w:sz w:val="24"/>
            <w:szCs w:val="24"/>
          </w:rPr>
          <w:delText xml:space="preserve"> the </w:delText>
        </w:r>
        <w:r w:rsidR="00D512D8" w:rsidDel="000442F7">
          <w:rPr>
            <w:rFonts w:ascii="Times New Roman" w:eastAsia="Times New Roman" w:hAnsi="Times New Roman" w:cs="Times New Roman"/>
            <w:sz w:val="24"/>
            <w:szCs w:val="24"/>
          </w:rPr>
          <w:delText>parameters</w:delText>
        </w:r>
        <w:r w:rsidR="00D512D8" w:rsidRPr="00F93EDE" w:rsidDel="000442F7">
          <w:rPr>
            <w:rFonts w:ascii="Times New Roman" w:eastAsia="Times New Roman" w:hAnsi="Times New Roman" w:cs="Times New Roman"/>
            <w:sz w:val="24"/>
            <w:szCs w:val="24"/>
          </w:rPr>
          <w:delText xml:space="preserve"> in the CH</w:delText>
        </w:r>
        <w:r w:rsidR="00D512D8" w:rsidRPr="00F93EDE" w:rsidDel="000442F7">
          <w:rPr>
            <w:rFonts w:ascii="Times New Roman" w:eastAsia="Times New Roman" w:hAnsi="Times New Roman" w:cs="Times New Roman"/>
            <w:sz w:val="24"/>
            <w:szCs w:val="24"/>
            <w:vertAlign w:val="subscript"/>
          </w:rPr>
          <w:delText>4</w:delText>
        </w:r>
        <w:r w:rsidR="00D512D8" w:rsidRPr="00F93EDE" w:rsidDel="000442F7">
          <w:rPr>
            <w:rFonts w:ascii="Times New Roman" w:eastAsia="Times New Roman" w:hAnsi="Times New Roman" w:cs="Times New Roman"/>
            <w:sz w:val="24"/>
            <w:szCs w:val="24"/>
          </w:rPr>
          <w:delText xml:space="preserve"> ebullition rate forecast</w:delText>
        </w:r>
      </w:del>
      <w:ins w:id="759" w:author="McClure, Ryan" w:date="2020-11-05T14:23:00Z">
        <w:del w:id="760" w:author="Cayelan C. Carey" w:date="2020-11-06T15:33:00Z">
          <w:r w:rsidR="00227D07" w:rsidDel="000442F7">
            <w:rPr>
              <w:rFonts w:ascii="Times New Roman" w:eastAsia="Times New Roman" w:hAnsi="Times New Roman" w:cs="Times New Roman"/>
              <w:sz w:val="24"/>
              <w:szCs w:val="24"/>
            </w:rPr>
            <w:delText xml:space="preserve">s with data assimilation </w:delText>
          </w:r>
        </w:del>
      </w:ins>
      <w:del w:id="761" w:author="Cayelan C. Carey" w:date="2020-11-06T15:33:00Z">
        <w:r w:rsidR="00D512D8" w:rsidRPr="00F93EDE" w:rsidDel="000442F7">
          <w:rPr>
            <w:rFonts w:ascii="Times New Roman" w:eastAsia="Times New Roman" w:hAnsi="Times New Roman" w:cs="Times New Roman"/>
            <w:sz w:val="24"/>
            <w:szCs w:val="24"/>
          </w:rPr>
          <w:delText xml:space="preserve"> model</w:delText>
        </w:r>
        <w:r w:rsidR="00D512D8" w:rsidDel="000442F7">
          <w:rPr>
            <w:rFonts w:ascii="Times New Roman" w:eastAsia="Times New Roman" w:hAnsi="Times New Roman" w:cs="Times New Roman"/>
            <w:sz w:val="24"/>
            <w:szCs w:val="24"/>
          </w:rPr>
          <w:delText xml:space="preserve"> throughout the forecasting period</w:delText>
        </w:r>
        <w:r w:rsidR="00D512D8" w:rsidRPr="00F93EDE" w:rsidDel="000442F7">
          <w:rPr>
            <w:rFonts w:ascii="Times New Roman" w:eastAsia="Times New Roman" w:hAnsi="Times New Roman" w:cs="Times New Roman"/>
            <w:sz w:val="24"/>
            <w:szCs w:val="24"/>
          </w:rPr>
          <w:delText xml:space="preserve"> (Eqn. 2; Fig</w:delText>
        </w:r>
        <w:r w:rsidR="00D512D8" w:rsidDel="000442F7">
          <w:rPr>
            <w:rFonts w:ascii="Times New Roman" w:eastAsia="Times New Roman" w:hAnsi="Times New Roman" w:cs="Times New Roman"/>
            <w:sz w:val="24"/>
            <w:szCs w:val="24"/>
          </w:rPr>
          <w:delText>ure</w:delText>
        </w:r>
        <w:r w:rsidR="00D512D8" w:rsidRPr="00F93EDE" w:rsidDel="000442F7">
          <w:rPr>
            <w:rFonts w:ascii="Times New Roman" w:eastAsia="Times New Roman" w:hAnsi="Times New Roman" w:cs="Times New Roman"/>
            <w:sz w:val="24"/>
            <w:szCs w:val="24"/>
          </w:rPr>
          <w:delText xml:space="preserve"> 6). For the first forecast </w:delText>
        </w:r>
        <w:r w:rsidR="00D512D8" w:rsidDel="000442F7">
          <w:rPr>
            <w:rFonts w:ascii="Times New Roman" w:eastAsia="Times New Roman" w:hAnsi="Times New Roman" w:cs="Times New Roman"/>
            <w:sz w:val="24"/>
            <w:szCs w:val="24"/>
          </w:rPr>
          <w:delText xml:space="preserve">on </w:delText>
        </w:r>
        <w:r w:rsidR="00D512D8" w:rsidRPr="00F93EDE" w:rsidDel="000442F7">
          <w:rPr>
            <w:rFonts w:ascii="Times New Roman" w:eastAsia="Times New Roman" w:hAnsi="Times New Roman" w:cs="Times New Roman"/>
            <w:sz w:val="24"/>
            <w:szCs w:val="24"/>
          </w:rPr>
          <w:delText xml:space="preserve">1 July, the 210 ensemble estimates for </w:delText>
        </w:r>
      </w:del>
      <m:oMath>
        <m:sSub>
          <m:sSubPr>
            <m:ctrlPr>
              <w:del w:id="762" w:author="Cayelan C. Carey" w:date="2020-11-06T15:33:00Z">
                <w:rPr>
                  <w:rFonts w:ascii="Cambria Math" w:eastAsia="Times New Roman" w:hAnsi="Cambria Math" w:cs="Times New Roman"/>
                  <w:i/>
                  <w:sz w:val="24"/>
                  <w:szCs w:val="24"/>
                </w:rPr>
              </w:del>
            </m:ctrlPr>
          </m:sSubPr>
          <m:e>
            <m:r>
              <w:del w:id="763" w:author="Cayelan C. Carey" w:date="2020-11-06T15:33:00Z">
                <w:rPr>
                  <w:rFonts w:ascii="Cambria Math" w:eastAsia="Times New Roman" w:hAnsi="Cambria Math" w:cs="Times New Roman"/>
                  <w:sz w:val="24"/>
                  <w:szCs w:val="24"/>
                </w:rPr>
                <m:t>β</m:t>
              </w:del>
            </m:r>
          </m:e>
          <m:sub>
            <m:r>
              <w:del w:id="764" w:author="Cayelan C. Carey" w:date="2020-11-06T15:33:00Z">
                <w:rPr>
                  <w:rFonts w:ascii="Cambria Math" w:eastAsia="Times New Roman" w:hAnsi="Cambria Math" w:cs="Times New Roman"/>
                  <w:sz w:val="24"/>
                  <w:szCs w:val="24"/>
                </w:rPr>
                <m:t>3</m:t>
              </w:del>
            </m:r>
          </m:sub>
        </m:sSub>
      </m:oMath>
      <w:del w:id="765" w:author="Cayelan C. Carey" w:date="2020-11-06T15:33:00Z">
        <w:r w:rsidR="00D512D8" w:rsidRPr="00F93EDE" w:rsidDel="000442F7">
          <w:rPr>
            <w:rFonts w:ascii="Times New Roman" w:eastAsia="Times New Roman" w:hAnsi="Times New Roman" w:cs="Times New Roman"/>
            <w:sz w:val="24"/>
            <w:szCs w:val="24"/>
          </w:rPr>
          <w:delText>, the parameter associated with the intercept term in Eqn. 2</w:delText>
        </w:r>
        <w:r w:rsidR="00D512D8" w:rsidDel="000442F7">
          <w:rPr>
            <w:rFonts w:ascii="Times New Roman" w:eastAsia="Times New Roman" w:hAnsi="Times New Roman" w:cs="Times New Roman"/>
            <w:sz w:val="24"/>
            <w:szCs w:val="24"/>
          </w:rPr>
          <w:delText>,</w:delText>
        </w:r>
        <w:r w:rsidR="00D512D8" w:rsidRPr="00F93EDE" w:rsidDel="000442F7">
          <w:rPr>
            <w:rFonts w:ascii="Times New Roman" w:eastAsia="Times New Roman" w:hAnsi="Times New Roman" w:cs="Times New Roman"/>
            <w:sz w:val="24"/>
            <w:szCs w:val="24"/>
          </w:rPr>
          <w:delText xml:space="preserve"> had a range of -94 to 66 and mean of -1.9; by 15 July, the parameter range had decreased to -14 to 18 with a mean of -2.7. Similarly, the range for </w:delText>
        </w:r>
      </w:del>
      <m:oMath>
        <m:sSub>
          <m:sSubPr>
            <m:ctrlPr>
              <w:del w:id="766" w:author="Cayelan C. Carey" w:date="2020-11-06T15:33:00Z">
                <w:rPr>
                  <w:rFonts w:ascii="Cambria Math" w:eastAsia="Times New Roman" w:hAnsi="Cambria Math" w:cs="Times New Roman"/>
                  <w:i/>
                  <w:sz w:val="24"/>
                  <w:szCs w:val="24"/>
                </w:rPr>
              </w:del>
            </m:ctrlPr>
          </m:sSubPr>
          <m:e>
            <m:r>
              <w:del w:id="767" w:author="Cayelan C. Carey" w:date="2020-11-06T15:33:00Z">
                <w:rPr>
                  <w:rFonts w:ascii="Cambria Math" w:eastAsia="Times New Roman" w:hAnsi="Cambria Math" w:cs="Times New Roman"/>
                  <w:sz w:val="24"/>
                  <w:szCs w:val="24"/>
                </w:rPr>
                <m:t>β</m:t>
              </w:del>
            </m:r>
          </m:e>
          <m:sub>
            <m:r>
              <w:del w:id="768" w:author="Cayelan C. Carey" w:date="2020-11-06T15:33:00Z">
                <w:rPr>
                  <w:rFonts w:ascii="Cambria Math" w:eastAsia="Times New Roman" w:hAnsi="Cambria Math" w:cs="Times New Roman"/>
                  <w:sz w:val="24"/>
                  <w:szCs w:val="24"/>
                </w:rPr>
                <m:t>4</m:t>
              </w:del>
            </m:r>
          </m:sub>
        </m:sSub>
      </m:oMath>
      <w:del w:id="769" w:author="Cayelan C. Carey" w:date="2020-11-06T15:33:00Z">
        <w:r w:rsidR="00D512D8" w:rsidRPr="00F93EDE" w:rsidDel="000442F7">
          <w:rPr>
            <w:rFonts w:ascii="Times New Roman" w:eastAsia="Times New Roman" w:hAnsi="Times New Roman" w:cs="Times New Roman"/>
            <w:sz w:val="24"/>
            <w:szCs w:val="24"/>
          </w:rPr>
          <w:delText xml:space="preserve">, the parameter associated with the autoregressive ebullition term in Eqn. 2, decreased from -11 </w:delText>
        </w:r>
        <w:r w:rsidR="00D512D8" w:rsidDel="000442F7">
          <w:rPr>
            <w:rFonts w:ascii="Times New Roman" w:eastAsia="Times New Roman" w:hAnsi="Times New Roman" w:cs="Times New Roman"/>
            <w:sz w:val="24"/>
            <w:szCs w:val="24"/>
          </w:rPr>
          <w:delText>to</w:delText>
        </w:r>
        <w:r w:rsidR="00D512D8" w:rsidRPr="00F93EDE" w:rsidDel="000442F7">
          <w:rPr>
            <w:rFonts w:ascii="Times New Roman" w:eastAsia="Times New Roman" w:hAnsi="Times New Roman" w:cs="Times New Roman"/>
            <w:sz w:val="24"/>
            <w:szCs w:val="24"/>
          </w:rPr>
          <w:delText xml:space="preserve"> 20 with a mean of 0.15 in the </w:delText>
        </w:r>
        <w:r w:rsidR="00D512D8" w:rsidDel="000442F7">
          <w:rPr>
            <w:rFonts w:ascii="Times New Roman" w:eastAsia="Times New Roman" w:hAnsi="Times New Roman" w:cs="Times New Roman"/>
            <w:sz w:val="24"/>
            <w:szCs w:val="24"/>
          </w:rPr>
          <w:delText xml:space="preserve">1 July </w:delText>
        </w:r>
        <w:r w:rsidR="00D512D8" w:rsidRPr="00F93EDE" w:rsidDel="000442F7">
          <w:rPr>
            <w:rFonts w:ascii="Times New Roman" w:eastAsia="Times New Roman" w:hAnsi="Times New Roman" w:cs="Times New Roman"/>
            <w:sz w:val="24"/>
            <w:szCs w:val="24"/>
          </w:rPr>
          <w:delText xml:space="preserve">forecast to a range of -1.0 to 2.0 with a mean of 0.14 </w:delText>
        </w:r>
        <w:r w:rsidR="00D512D8" w:rsidDel="000442F7">
          <w:rPr>
            <w:rFonts w:ascii="Times New Roman" w:eastAsia="Times New Roman" w:hAnsi="Times New Roman" w:cs="Times New Roman"/>
            <w:sz w:val="24"/>
            <w:szCs w:val="24"/>
          </w:rPr>
          <w:delText>on</w:delText>
        </w:r>
        <w:r w:rsidR="00D512D8" w:rsidRPr="00F93EDE" w:rsidDel="000442F7">
          <w:rPr>
            <w:rFonts w:ascii="Times New Roman" w:eastAsia="Times New Roman" w:hAnsi="Times New Roman" w:cs="Times New Roman"/>
            <w:sz w:val="24"/>
            <w:szCs w:val="24"/>
          </w:rPr>
          <w:delText xml:space="preserve"> 15 July. The range for </w:delText>
        </w:r>
      </w:del>
      <m:oMath>
        <m:sSub>
          <m:sSubPr>
            <m:ctrlPr>
              <w:del w:id="770" w:author="Cayelan C. Carey" w:date="2020-11-06T15:33:00Z">
                <w:rPr>
                  <w:rFonts w:ascii="Cambria Math" w:eastAsia="Times New Roman" w:hAnsi="Cambria Math" w:cs="Times New Roman"/>
                  <w:i/>
                  <w:sz w:val="24"/>
                  <w:szCs w:val="24"/>
                </w:rPr>
              </w:del>
            </m:ctrlPr>
          </m:sSubPr>
          <m:e>
            <m:r>
              <w:del w:id="771" w:author="Cayelan C. Carey" w:date="2020-11-06T15:33:00Z">
                <w:rPr>
                  <w:rFonts w:ascii="Cambria Math" w:eastAsia="Times New Roman" w:hAnsi="Cambria Math" w:cs="Times New Roman"/>
                  <w:sz w:val="24"/>
                  <w:szCs w:val="24"/>
                </w:rPr>
                <m:t>β</m:t>
              </w:del>
            </m:r>
          </m:e>
          <m:sub>
            <m:r>
              <w:del w:id="772" w:author="Cayelan C. Carey" w:date="2020-11-06T15:33:00Z">
                <w:rPr>
                  <w:rFonts w:ascii="Cambria Math" w:eastAsia="Times New Roman" w:hAnsi="Cambria Math" w:cs="Times New Roman"/>
                  <w:sz w:val="24"/>
                  <w:szCs w:val="24"/>
                </w:rPr>
                <m:t>5</m:t>
              </w:del>
            </m:r>
          </m:sub>
        </m:sSub>
      </m:oMath>
      <w:del w:id="773" w:author="Cayelan C. Carey" w:date="2020-11-06T15:33:00Z">
        <w:r w:rsidR="00D512D8" w:rsidRPr="00F93EDE" w:rsidDel="000442F7">
          <w:rPr>
            <w:rFonts w:ascii="Times New Roman" w:eastAsia="Times New Roman" w:hAnsi="Times New Roman" w:cs="Times New Roman"/>
            <w:sz w:val="24"/>
            <w:szCs w:val="24"/>
          </w:rPr>
          <w:delText xml:space="preserve">, the parameter associated with the SWI temperature term in Eqn. </w:delText>
        </w:r>
        <w:r w:rsidR="00D512D8" w:rsidDel="000442F7">
          <w:rPr>
            <w:rFonts w:ascii="Times New Roman" w:eastAsia="Times New Roman" w:hAnsi="Times New Roman" w:cs="Times New Roman"/>
            <w:sz w:val="24"/>
            <w:szCs w:val="24"/>
          </w:rPr>
          <w:delText>2</w:delText>
        </w:r>
        <w:r w:rsidR="00D512D8" w:rsidRPr="00F93EDE" w:rsidDel="000442F7">
          <w:rPr>
            <w:rFonts w:ascii="Times New Roman" w:eastAsia="Times New Roman" w:hAnsi="Times New Roman" w:cs="Times New Roman"/>
            <w:sz w:val="24"/>
            <w:szCs w:val="24"/>
          </w:rPr>
          <w:delText xml:space="preserve">, decreased from -3.5 to 5.3 with a mean of 0.22 in the first forecast to -0.8 to 0.9 with a mean of 0.26 on 15 July. Finally, the range of </w:delText>
        </w:r>
      </w:del>
      <m:oMath>
        <m:r>
          <w:del w:id="774" w:author="Cayelan C. Carey" w:date="2020-11-06T15:33:00Z">
            <w:rPr>
              <w:rFonts w:ascii="Cambria Math" w:eastAsia="Times New Roman" w:hAnsi="Cambria Math" w:cs="Times New Roman"/>
              <w:sz w:val="24"/>
              <w:szCs w:val="24"/>
              <w:lang w:val="en-GB"/>
            </w:rPr>
            <m:t>ɛ</m:t>
          </w:del>
        </m:r>
      </m:oMath>
      <w:del w:id="775" w:author="Cayelan C. Carey" w:date="2020-11-06T15:33:00Z">
        <w:r w:rsidR="00D512D8" w:rsidRPr="00F93EDE" w:rsidDel="000442F7">
          <w:rPr>
            <w:rFonts w:ascii="Times New Roman" w:eastAsia="Times New Roman" w:hAnsi="Times New Roman" w:cs="Times New Roman"/>
            <w:sz w:val="24"/>
            <w:szCs w:val="24"/>
            <w:lang w:val="en-GB"/>
          </w:rPr>
          <w:delText xml:space="preserve"> </w:delText>
        </w:r>
        <w:r w:rsidR="00D512D8" w:rsidRPr="00F93EDE" w:rsidDel="000442F7">
          <w:rPr>
            <w:rFonts w:ascii="Times New Roman" w:eastAsia="Times New Roman" w:hAnsi="Times New Roman" w:cs="Times New Roman"/>
            <w:sz w:val="24"/>
            <w:szCs w:val="24"/>
          </w:rPr>
          <w:delText xml:space="preserve">associated with </w:delText>
        </w:r>
        <w:r w:rsidR="00D512D8" w:rsidDel="000442F7">
          <w:rPr>
            <w:rFonts w:ascii="Times New Roman" w:eastAsia="Times New Roman" w:hAnsi="Times New Roman" w:cs="Times New Roman"/>
            <w:sz w:val="24"/>
            <w:szCs w:val="24"/>
          </w:rPr>
          <w:delText xml:space="preserve">model </w:delText>
        </w:r>
        <w:r w:rsidR="00D512D8" w:rsidRPr="00F93EDE" w:rsidDel="000442F7">
          <w:rPr>
            <w:rFonts w:ascii="Times New Roman" w:eastAsia="Times New Roman" w:hAnsi="Times New Roman" w:cs="Times New Roman"/>
            <w:sz w:val="24"/>
            <w:szCs w:val="24"/>
          </w:rPr>
          <w:delText>process noise in the Eqn. 2, decreased from 0.1 to 60 with a mean of 0.57 in the first forecast to 0.1 to 4.1 with a mean of 0.31 on 15 July.</w:delText>
        </w:r>
      </w:del>
    </w:p>
    <w:p w14:paraId="2B9A7C29" w14:textId="77777777" w:rsidR="00D512D8" w:rsidRPr="007277BC" w:rsidRDefault="00D512D8" w:rsidP="00D512D8">
      <w:pPr>
        <w:spacing w:after="0" w:line="480" w:lineRule="auto"/>
        <w:ind w:firstLine="720"/>
        <w:rPr>
          <w:rFonts w:ascii="Times New Roman" w:eastAsia="Times New Roman" w:hAnsi="Times New Roman" w:cs="Times New Roman"/>
          <w:sz w:val="24"/>
          <w:szCs w:val="24"/>
        </w:rPr>
      </w:pPr>
      <w:del w:id="776" w:author="Cayelan C. Carey" w:date="2020-11-06T15:33:00Z">
        <w:r w:rsidRPr="00F93EDE" w:rsidDel="000442F7">
          <w:rPr>
            <w:rFonts w:ascii="Times New Roman" w:eastAsia="Times New Roman" w:hAnsi="Times New Roman" w:cs="Times New Roman"/>
            <w:sz w:val="24"/>
            <w:szCs w:val="24"/>
          </w:rPr>
          <w:delText xml:space="preserve">While the range around each of the </w:delText>
        </w:r>
        <w:r w:rsidDel="000442F7">
          <w:rPr>
            <w:rFonts w:ascii="Times New Roman" w:eastAsia="Times New Roman" w:hAnsi="Times New Roman" w:cs="Times New Roman"/>
            <w:sz w:val="24"/>
            <w:szCs w:val="24"/>
          </w:rPr>
          <w:delText>parameters</w:delText>
        </w:r>
        <w:r w:rsidRPr="00F93EDE" w:rsidDel="000442F7">
          <w:rPr>
            <w:rFonts w:ascii="Times New Roman" w:eastAsia="Times New Roman" w:hAnsi="Times New Roman" w:cs="Times New Roman"/>
            <w:sz w:val="24"/>
            <w:szCs w:val="24"/>
          </w:rPr>
          <w:delText xml:space="preserve"> in Eqn. 2 did not substantially change after 15 July (Fig</w:delText>
        </w:r>
        <w:r w:rsidDel="000442F7">
          <w:rPr>
            <w:rFonts w:ascii="Times New Roman" w:eastAsia="Times New Roman" w:hAnsi="Times New Roman" w:cs="Times New Roman"/>
            <w:sz w:val="24"/>
            <w:szCs w:val="24"/>
          </w:rPr>
          <w:delText>ure</w:delText>
        </w:r>
        <w:r w:rsidRPr="00F93EDE" w:rsidDel="000442F7">
          <w:rPr>
            <w:rFonts w:ascii="Times New Roman" w:eastAsia="Times New Roman" w:hAnsi="Times New Roman" w:cs="Times New Roman"/>
            <w:sz w:val="24"/>
            <w:szCs w:val="24"/>
          </w:rPr>
          <w:delText xml:space="preserve"> 6), the mean of each estimate continued to vary throughout the remainder of the forecasting period. The mean estimate of the </w:delText>
        </w:r>
      </w:del>
      <m:oMath>
        <m:sSub>
          <m:sSubPr>
            <m:ctrlPr>
              <w:del w:id="777" w:author="Cayelan C. Carey" w:date="2020-11-06T15:33:00Z">
                <w:rPr>
                  <w:rFonts w:ascii="Cambria Math" w:eastAsia="Times New Roman" w:hAnsi="Cambria Math" w:cs="Times New Roman"/>
                  <w:i/>
                  <w:sz w:val="24"/>
                  <w:szCs w:val="24"/>
                </w:rPr>
              </w:del>
            </m:ctrlPr>
          </m:sSubPr>
          <m:e>
            <m:r>
              <w:del w:id="778" w:author="Cayelan C. Carey" w:date="2020-11-06T15:33:00Z">
                <w:rPr>
                  <w:rFonts w:ascii="Cambria Math" w:eastAsia="Times New Roman" w:hAnsi="Cambria Math" w:cs="Times New Roman"/>
                  <w:sz w:val="24"/>
                  <w:szCs w:val="24"/>
                </w:rPr>
                <m:t>β</m:t>
              </w:del>
            </m:r>
          </m:e>
          <m:sub>
            <m:r>
              <w:del w:id="779" w:author="Cayelan C. Carey" w:date="2020-11-06T15:33:00Z">
                <w:rPr>
                  <w:rFonts w:ascii="Cambria Math" w:eastAsia="Times New Roman" w:hAnsi="Cambria Math" w:cs="Times New Roman"/>
                  <w:sz w:val="24"/>
                  <w:szCs w:val="24"/>
                </w:rPr>
                <m:t>3</m:t>
              </w:del>
            </m:r>
          </m:sub>
        </m:sSub>
      </m:oMath>
      <w:del w:id="780" w:author="Cayelan C. Carey" w:date="2020-11-06T15:33:00Z">
        <w:r w:rsidRPr="00F93EDE" w:rsidDel="000442F7">
          <w:rPr>
            <w:rFonts w:ascii="Times New Roman" w:eastAsia="Times New Roman" w:hAnsi="Times New Roman" w:cs="Times New Roman"/>
            <w:sz w:val="24"/>
            <w:szCs w:val="24"/>
          </w:rPr>
          <w:delText xml:space="preserve"> intercept parameter (Eqn. 2) increased from -2.7 to -1.1 during July and early August and then remained between -1.0 and -1.5 between August and October before increasing to a maximum of -6.7 on 7 November. From 15 July through 16 Oct</w:delText>
        </w:r>
        <w:r w:rsidDel="000442F7">
          <w:rPr>
            <w:rFonts w:ascii="Times New Roman" w:eastAsia="Times New Roman" w:hAnsi="Times New Roman" w:cs="Times New Roman"/>
            <w:sz w:val="24"/>
            <w:szCs w:val="24"/>
          </w:rPr>
          <w:delText>ober</w:delText>
        </w:r>
        <w:r w:rsidRPr="00F93EDE" w:rsidDel="000442F7">
          <w:rPr>
            <w:rFonts w:ascii="Times New Roman" w:eastAsia="Times New Roman" w:hAnsi="Times New Roman" w:cs="Times New Roman"/>
            <w:sz w:val="24"/>
            <w:szCs w:val="24"/>
          </w:rPr>
          <w:delText xml:space="preserve">, the mean estimate of the </w:delText>
        </w:r>
      </w:del>
      <m:oMath>
        <m:sSub>
          <m:sSubPr>
            <m:ctrlPr>
              <w:del w:id="781" w:author="Cayelan C. Carey" w:date="2020-11-06T15:33:00Z">
                <w:rPr>
                  <w:rFonts w:ascii="Cambria Math" w:eastAsia="Times New Roman" w:hAnsi="Cambria Math" w:cs="Times New Roman"/>
                  <w:i/>
                  <w:sz w:val="24"/>
                  <w:szCs w:val="24"/>
                </w:rPr>
              </w:del>
            </m:ctrlPr>
          </m:sSubPr>
          <m:e>
            <m:r>
              <w:del w:id="782" w:author="Cayelan C. Carey" w:date="2020-11-06T15:33:00Z">
                <w:rPr>
                  <w:rFonts w:ascii="Cambria Math" w:eastAsia="Times New Roman" w:hAnsi="Cambria Math" w:cs="Times New Roman"/>
                  <w:sz w:val="24"/>
                  <w:szCs w:val="24"/>
                </w:rPr>
                <m:t>β</m:t>
              </w:del>
            </m:r>
          </m:e>
          <m:sub>
            <m:r>
              <w:del w:id="783" w:author="Cayelan C. Carey" w:date="2020-11-06T15:33:00Z">
                <w:rPr>
                  <w:rFonts w:ascii="Cambria Math" w:eastAsia="Times New Roman" w:hAnsi="Cambria Math" w:cs="Times New Roman"/>
                  <w:sz w:val="24"/>
                  <w:szCs w:val="24"/>
                </w:rPr>
                <m:t>4</m:t>
              </w:del>
            </m:r>
          </m:sub>
        </m:sSub>
        <m:r>
          <w:del w:id="784" w:author="Cayelan C. Carey" w:date="2020-11-06T15:33:00Z">
            <w:rPr>
              <w:rFonts w:ascii="Cambria Math" w:eastAsia="Times New Roman" w:hAnsi="Cambria Math" w:cs="Times New Roman"/>
              <w:sz w:val="24"/>
              <w:szCs w:val="24"/>
            </w:rPr>
            <m:t xml:space="preserve"> </m:t>
          </w:del>
        </m:r>
      </m:oMath>
      <w:del w:id="785" w:author="Cayelan C. Carey" w:date="2020-11-06T15:33:00Z">
        <w:r w:rsidRPr="00F93EDE" w:rsidDel="000442F7">
          <w:rPr>
            <w:rFonts w:ascii="Times New Roman" w:eastAsia="Times New Roman" w:hAnsi="Times New Roman" w:cs="Times New Roman"/>
            <w:sz w:val="24"/>
            <w:szCs w:val="24"/>
          </w:rPr>
          <w:delText xml:space="preserve">autoregressive parameter was between 0.1 and 0.2 and then decreased to 0.006 and 0.015 on 23 and 30 Oct., respectively, before increasing to 0.15 on 7 November. The mean estimate for the </w:delText>
        </w:r>
      </w:del>
      <m:oMath>
        <m:sSub>
          <m:sSubPr>
            <m:ctrlPr>
              <w:del w:id="786" w:author="Cayelan C. Carey" w:date="2020-11-06T15:33:00Z">
                <w:rPr>
                  <w:rFonts w:ascii="Cambria Math" w:eastAsia="Times New Roman" w:hAnsi="Cambria Math" w:cs="Times New Roman"/>
                  <w:i/>
                  <w:sz w:val="24"/>
                  <w:szCs w:val="24"/>
                </w:rPr>
              </w:del>
            </m:ctrlPr>
          </m:sSubPr>
          <m:e>
            <m:r>
              <w:del w:id="787" w:author="Cayelan C. Carey" w:date="2020-11-06T15:33:00Z">
                <w:rPr>
                  <w:rFonts w:ascii="Cambria Math" w:eastAsia="Times New Roman" w:hAnsi="Cambria Math" w:cs="Times New Roman"/>
                  <w:sz w:val="24"/>
                  <w:szCs w:val="24"/>
                </w:rPr>
                <m:t>β</m:t>
              </w:del>
            </m:r>
          </m:e>
          <m:sub>
            <m:r>
              <w:del w:id="788" w:author="Cayelan C. Carey" w:date="2020-11-06T15:33:00Z">
                <w:rPr>
                  <w:rFonts w:ascii="Cambria Math" w:eastAsia="Times New Roman" w:hAnsi="Cambria Math" w:cs="Times New Roman"/>
                  <w:sz w:val="24"/>
                  <w:szCs w:val="24"/>
                </w:rPr>
                <m:t>5</m:t>
              </w:del>
            </m:r>
          </m:sub>
        </m:sSub>
      </m:oMath>
      <w:del w:id="789" w:author="Cayelan C. Carey" w:date="2020-11-06T15:33:00Z">
        <w:r w:rsidRPr="00F93EDE" w:rsidDel="000442F7">
          <w:rPr>
            <w:rFonts w:ascii="Times New Roman" w:eastAsia="Times New Roman" w:hAnsi="Times New Roman" w:cs="Times New Roman"/>
            <w:sz w:val="24"/>
            <w:szCs w:val="24"/>
          </w:rPr>
          <w:delText xml:space="preserve"> SWI temperature parameter ranged between 0.26 and 0.17 throughout the summer before increasing to a maximum of 0.43 on 7 November. Finally, the mean estimate for </w:delText>
        </w:r>
      </w:del>
      <m:oMath>
        <m:r>
          <w:del w:id="790" w:author="Cayelan C. Carey" w:date="2020-11-06T15:33:00Z">
            <w:rPr>
              <w:rFonts w:ascii="Cambria Math" w:eastAsia="Times New Roman" w:hAnsi="Cambria Math" w:cs="Times New Roman"/>
              <w:sz w:val="24"/>
              <w:szCs w:val="24"/>
              <w:lang w:val="en-GB"/>
            </w:rPr>
            <m:t>ɛ</m:t>
          </w:del>
        </m:r>
      </m:oMath>
      <w:del w:id="791" w:author="Cayelan C. Carey" w:date="2020-11-06T15:33:00Z">
        <w:r w:rsidRPr="00F93EDE" w:rsidDel="000442F7">
          <w:rPr>
            <w:rFonts w:ascii="Times New Roman" w:eastAsia="Times New Roman" w:hAnsi="Times New Roman" w:cs="Times New Roman"/>
            <w:sz w:val="24"/>
            <w:szCs w:val="24"/>
            <w:lang w:val="en-GB"/>
          </w:rPr>
          <w:delText xml:space="preserve"> </w:delText>
        </w:r>
        <w:r w:rsidRPr="00F93EDE" w:rsidDel="000442F7">
          <w:rPr>
            <w:rFonts w:ascii="Times New Roman" w:eastAsia="Times New Roman" w:hAnsi="Times New Roman" w:cs="Times New Roman"/>
            <w:sz w:val="24"/>
            <w:szCs w:val="24"/>
          </w:rPr>
          <w:delText>ranged between 0.41 and 0.27 throughout the summer before increasing to 0.76 on 7 November.</w:delText>
        </w:r>
      </w:del>
      <w:r w:rsidRPr="00F93EDE">
        <w:rPr>
          <w:rFonts w:ascii="Times New Roman" w:eastAsia="Times New Roman" w:hAnsi="Times New Roman" w:cs="Times New Roman"/>
          <w:sz w:val="24"/>
          <w:szCs w:val="24"/>
        </w:rPr>
        <w:t xml:space="preserve"> </w:t>
      </w:r>
    </w:p>
    <w:p w14:paraId="609A00D7" w14:textId="77777777" w:rsidR="00D512D8" w:rsidRDefault="00D512D8" w:rsidP="00D512D8">
      <w:pPr>
        <w:spacing w:after="0" w:line="480" w:lineRule="auto"/>
        <w:rPr>
          <w:rFonts w:ascii="Times New Roman" w:eastAsia="Times New Roman" w:hAnsi="Times New Roman" w:cs="Times New Roman"/>
          <w:b/>
          <w:bCs/>
          <w:iCs/>
          <w:sz w:val="24"/>
          <w:szCs w:val="24"/>
        </w:rPr>
      </w:pPr>
    </w:p>
    <w:p w14:paraId="0F1F310B" w14:textId="77777777" w:rsidR="00D512D8" w:rsidRPr="00AE28CD" w:rsidRDefault="00D512D8" w:rsidP="00D512D8">
      <w:pPr>
        <w:spacing w:after="0" w:line="480" w:lineRule="auto"/>
        <w:rPr>
          <w:rFonts w:ascii="Times New Roman" w:eastAsia="Times New Roman" w:hAnsi="Times New Roman" w:cs="Times New Roman"/>
          <w:b/>
          <w:bCs/>
          <w:iCs/>
          <w:sz w:val="24"/>
          <w:szCs w:val="24"/>
        </w:rPr>
      </w:pPr>
      <w:r w:rsidRPr="00AE28CD">
        <w:rPr>
          <w:rFonts w:ascii="Times New Roman" w:eastAsia="Times New Roman" w:hAnsi="Times New Roman" w:cs="Times New Roman"/>
          <w:b/>
          <w:bCs/>
          <w:iCs/>
          <w:sz w:val="24"/>
          <w:szCs w:val="24"/>
        </w:rPr>
        <w:t>Discussion</w:t>
      </w:r>
    </w:p>
    <w:p w14:paraId="3AA92CEB" w14:textId="77777777" w:rsidR="00D512D8" w:rsidRDefault="00D512D8" w:rsidP="00D512D8">
      <w:pPr>
        <w:spacing w:after="0" w:line="480" w:lineRule="auto"/>
        <w:ind w:firstLine="720"/>
        <w:rPr>
          <w:rFonts w:ascii="Times New Roman" w:eastAsia="Times New Roman" w:hAnsi="Times New Roman" w:cs="Times New Roman"/>
          <w:i/>
          <w:sz w:val="24"/>
          <w:szCs w:val="24"/>
        </w:rPr>
      </w:pPr>
      <w:r w:rsidRPr="00AE28CD">
        <w:rPr>
          <w:rFonts w:ascii="Times New Roman" w:eastAsia="Times New Roman" w:hAnsi="Times New Roman" w:cs="Times New Roman"/>
          <w:sz w:val="24"/>
          <w:szCs w:val="24"/>
        </w:rPr>
        <w:t>Our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forecasting workflow demonstrates that near-term, iterative ecological forecasts with data assimilation </w:t>
      </w:r>
      <w:commentRangeStart w:id="792"/>
      <w:del w:id="793" w:author="McClure, Ryan" w:date="2020-11-05T14:25:00Z">
        <w:r w:rsidRPr="00AE28CD" w:rsidDel="0031251E">
          <w:rPr>
            <w:rFonts w:ascii="Times New Roman" w:eastAsia="Times New Roman" w:hAnsi="Times New Roman" w:cs="Times New Roman"/>
            <w:sz w:val="24"/>
            <w:szCs w:val="24"/>
          </w:rPr>
          <w:delText>can occur</w:delText>
        </w:r>
      </w:del>
      <w:ins w:id="794" w:author="McClure, Ryan" w:date="2020-11-05T14:25:00Z">
        <w:r w:rsidR="0031251E">
          <w:rPr>
            <w:rFonts w:ascii="Times New Roman" w:eastAsia="Times New Roman" w:hAnsi="Times New Roman" w:cs="Times New Roman"/>
            <w:sz w:val="24"/>
            <w:szCs w:val="24"/>
          </w:rPr>
          <w:t>are manageable</w:t>
        </w:r>
      </w:ins>
      <w:r w:rsidRPr="00AE28CD">
        <w:rPr>
          <w:rFonts w:ascii="Times New Roman" w:eastAsia="Times New Roman" w:hAnsi="Times New Roman" w:cs="Times New Roman"/>
          <w:sz w:val="24"/>
          <w:szCs w:val="24"/>
        </w:rPr>
        <w:t xml:space="preserve"> </w:t>
      </w:r>
      <w:commentRangeEnd w:id="792"/>
      <w:r w:rsidR="002D5D97">
        <w:rPr>
          <w:rStyle w:val="CommentReference"/>
        </w:rPr>
        <w:commentReference w:id="792"/>
      </w:r>
      <w:r w:rsidRPr="00AE28CD">
        <w:rPr>
          <w:rFonts w:ascii="Times New Roman" w:eastAsia="Times New Roman" w:hAnsi="Times New Roman" w:cs="Times New Roman"/>
          <w:sz w:val="24"/>
          <w:szCs w:val="24"/>
        </w:rPr>
        <w:t>without automated sensor systems and provides evidence that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w:t>
      </w:r>
      <w:r>
        <w:rPr>
          <w:rFonts w:ascii="Times New Roman" w:eastAsia="Times New Roman" w:hAnsi="Times New Roman" w:cs="Times New Roman"/>
          <w:sz w:val="24"/>
          <w:szCs w:val="24"/>
        </w:rPr>
        <w:t>can be</w:t>
      </w:r>
      <w:r w:rsidRPr="00AE28CD">
        <w:rPr>
          <w:rFonts w:ascii="Times New Roman" w:eastAsia="Times New Roman" w:hAnsi="Times New Roman" w:cs="Times New Roman"/>
          <w:sz w:val="24"/>
          <w:szCs w:val="24"/>
        </w:rPr>
        <w:t xml:space="preserve"> highly predictable on the weekly scale using this approach. Because many biogeochemical states and fluxes are still quantified using manual data collection</w:t>
      </w:r>
      <w:ins w:id="795" w:author="McClure, Ryan" w:date="2020-11-05T14:26:00Z">
        <w:r w:rsidR="00E9201C">
          <w:rPr>
            <w:rFonts w:ascii="Times New Roman" w:eastAsia="Times New Roman" w:hAnsi="Times New Roman" w:cs="Times New Roman"/>
            <w:sz w:val="24"/>
            <w:szCs w:val="24"/>
          </w:rPr>
          <w:t xml:space="preserve"> in both aquatic and terrestrial ecosystems</w:t>
        </w:r>
      </w:ins>
      <w:r w:rsidRPr="00AE28CD">
        <w:rPr>
          <w:rFonts w:ascii="Times New Roman" w:eastAsia="Times New Roman" w:hAnsi="Times New Roman" w:cs="Times New Roman"/>
          <w:sz w:val="24"/>
          <w:szCs w:val="24"/>
        </w:rPr>
        <w:t xml:space="preserve">, creating near-term, iterative ecological forecasting workflows that use manually collected observations for data assimilation may </w:t>
      </w:r>
      <w:del w:id="796" w:author="Cayelan C. Carey" w:date="2020-11-06T15:38:00Z">
        <w:r w:rsidRPr="00AE28CD" w:rsidDel="002D5D97">
          <w:rPr>
            <w:rFonts w:ascii="Times New Roman" w:eastAsia="Times New Roman" w:hAnsi="Times New Roman" w:cs="Times New Roman"/>
            <w:sz w:val="24"/>
            <w:szCs w:val="24"/>
          </w:rPr>
          <w:delText xml:space="preserve">substantially </w:delText>
        </w:r>
      </w:del>
      <w:r w:rsidRPr="00AE28CD">
        <w:rPr>
          <w:rFonts w:ascii="Times New Roman" w:eastAsia="Times New Roman" w:hAnsi="Times New Roman" w:cs="Times New Roman"/>
          <w:sz w:val="24"/>
          <w:szCs w:val="24"/>
        </w:rPr>
        <w:t>improve our understanding of their predictability</w:t>
      </w:r>
      <w:del w:id="797" w:author="McClure, Ryan" w:date="2020-11-05T14:26:00Z">
        <w:r w:rsidRPr="00AE28CD" w:rsidDel="00E9201C">
          <w:rPr>
            <w:rFonts w:ascii="Times New Roman" w:eastAsia="Times New Roman" w:hAnsi="Times New Roman" w:cs="Times New Roman"/>
            <w:sz w:val="24"/>
            <w:szCs w:val="24"/>
          </w:rPr>
          <w:delText xml:space="preserve"> at the ecosystem</w:delText>
        </w:r>
        <w:r w:rsidDel="00E9201C">
          <w:rPr>
            <w:rFonts w:ascii="Times New Roman" w:eastAsia="Times New Roman" w:hAnsi="Times New Roman" w:cs="Times New Roman"/>
            <w:sz w:val="24"/>
            <w:szCs w:val="24"/>
          </w:rPr>
          <w:delText xml:space="preserve"> scale</w:delText>
        </w:r>
      </w:del>
      <w:r w:rsidRPr="00AE28CD">
        <w:rPr>
          <w:rFonts w:ascii="Times New Roman" w:eastAsia="Times New Roman" w:hAnsi="Times New Roman" w:cs="Times New Roman"/>
          <w:sz w:val="24"/>
          <w:szCs w:val="24"/>
        </w:rPr>
        <w:t>. Our case study</w:t>
      </w:r>
      <w:ins w:id="798" w:author="McClure, Ryan" w:date="2020-11-05T14:26:00Z">
        <w:r w:rsidR="00E9201C">
          <w:rPr>
            <w:rFonts w:ascii="Times New Roman" w:eastAsia="Times New Roman" w:hAnsi="Times New Roman" w:cs="Times New Roman"/>
            <w:sz w:val="24"/>
            <w:szCs w:val="24"/>
          </w:rPr>
          <w:t xml:space="preserve"> </w:t>
        </w:r>
      </w:ins>
      <w:del w:id="799" w:author="McClure, Ryan" w:date="2020-11-05T14:27:00Z">
        <w:r w:rsidRPr="00AE28CD" w:rsidDel="00E9201C">
          <w:rPr>
            <w:rFonts w:ascii="Times New Roman" w:eastAsia="Times New Roman" w:hAnsi="Times New Roman" w:cs="Times New Roman"/>
            <w:sz w:val="24"/>
            <w:szCs w:val="24"/>
          </w:rPr>
          <w:delText xml:space="preserve"> </w:delText>
        </w:r>
      </w:del>
      <w:r w:rsidRPr="00AE28CD">
        <w:rPr>
          <w:rFonts w:ascii="Times New Roman" w:eastAsia="Times New Roman" w:hAnsi="Times New Roman" w:cs="Times New Roman"/>
          <w:sz w:val="24"/>
          <w:szCs w:val="24"/>
        </w:rPr>
        <w:t>highlights how data assimilation at each forecast cycle</w:t>
      </w:r>
      <w:r w:rsidRPr="00AE28CD" w:rsidDel="002648B0">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substantially improved the </w:t>
      </w:r>
      <w:ins w:id="800" w:author="Cayelan C. Carey" w:date="2020-11-06T15:38:00Z">
        <w:r w:rsidR="002D5D97">
          <w:rPr>
            <w:rFonts w:ascii="Times New Roman" w:eastAsia="Times New Roman" w:hAnsi="Times New Roman" w:cs="Times New Roman"/>
            <w:sz w:val="24"/>
            <w:szCs w:val="24"/>
          </w:rPr>
          <w:t>performance of</w:t>
        </w:r>
      </w:ins>
      <w:r w:rsidRPr="00AE28CD">
        <w:rPr>
          <w:rFonts w:ascii="Times New Roman" w:eastAsia="Times New Roman" w:hAnsi="Times New Roman" w:cs="Times New Roman"/>
          <w:sz w:val="24"/>
          <w:szCs w:val="24"/>
        </w:rPr>
        <w:t>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 forecasts over time (Fig</w:t>
      </w:r>
      <w:r>
        <w:rPr>
          <w:rFonts w:ascii="Times New Roman" w:eastAsia="Times New Roman" w:hAnsi="Times New Roman" w:cs="Times New Roman"/>
          <w:sz w:val="24"/>
          <w:szCs w:val="24"/>
        </w:rPr>
        <w:t>ures</w:t>
      </w:r>
      <w:r w:rsidRPr="00AE28CD">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w:t>
      </w:r>
      <w:del w:id="801" w:author="McClure, Ryan" w:date="2020-11-04T14:33:00Z">
        <w:r w:rsidDel="00BF4FF7">
          <w:rPr>
            <w:rFonts w:ascii="Times New Roman" w:eastAsia="Times New Roman" w:hAnsi="Times New Roman" w:cs="Times New Roman"/>
            <w:sz w:val="24"/>
            <w:szCs w:val="24"/>
          </w:rPr>
          <w:delText>6</w:delText>
        </w:r>
      </w:del>
      <w:ins w:id="802" w:author="McClure, Ryan" w:date="2020-11-05T14:27:00Z">
        <w:r w:rsidR="00E9201C">
          <w:rPr>
            <w:rFonts w:ascii="Times New Roman" w:eastAsia="Times New Roman" w:hAnsi="Times New Roman" w:cs="Times New Roman"/>
            <w:sz w:val="24"/>
            <w:szCs w:val="24"/>
          </w:rPr>
          <w:t>6</w:t>
        </w:r>
      </w:ins>
      <w:r w:rsidRPr="00AE28CD">
        <w:rPr>
          <w:rFonts w:ascii="Times New Roman" w:eastAsia="Times New Roman" w:hAnsi="Times New Roman" w:cs="Times New Roman"/>
          <w:sz w:val="24"/>
          <w:szCs w:val="24"/>
        </w:rPr>
        <w:t xml:space="preserve">). The forecasts </w:t>
      </w:r>
      <w:r>
        <w:rPr>
          <w:rFonts w:ascii="Times New Roman" w:eastAsia="Times New Roman" w:hAnsi="Times New Roman" w:cs="Times New Roman"/>
          <w:sz w:val="24"/>
          <w:szCs w:val="24"/>
        </w:rPr>
        <w:t xml:space="preserve">with data assimilation </w:t>
      </w:r>
      <w:del w:id="803" w:author="McClure, Ryan" w:date="2020-11-05T14:28:00Z">
        <w:r w:rsidRPr="00AE28CD" w:rsidDel="00E9201C">
          <w:rPr>
            <w:rFonts w:ascii="Times New Roman" w:eastAsia="Times New Roman" w:hAnsi="Times New Roman" w:cs="Times New Roman"/>
            <w:sz w:val="24"/>
            <w:szCs w:val="24"/>
          </w:rPr>
          <w:delText xml:space="preserve">also </w:delText>
        </w:r>
      </w:del>
      <w:r w:rsidRPr="00AE28CD">
        <w:rPr>
          <w:rFonts w:ascii="Times New Roman" w:eastAsia="Times New Roman" w:hAnsi="Times New Roman" w:cs="Times New Roman"/>
          <w:sz w:val="24"/>
          <w:szCs w:val="24"/>
        </w:rPr>
        <w:t>performed better than</w:t>
      </w:r>
      <w:r>
        <w:rPr>
          <w:rFonts w:ascii="Times New Roman" w:eastAsia="Times New Roman" w:hAnsi="Times New Roman" w:cs="Times New Roman"/>
          <w:sz w:val="24"/>
          <w:szCs w:val="24"/>
        </w:rPr>
        <w:t xml:space="preserve"> forecasts without data assimilation and</w:t>
      </w:r>
      <w:r w:rsidRPr="00AE28CD">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persistence null</w:t>
      </w:r>
      <w:r w:rsidRPr="00AE28CD">
        <w:rPr>
          <w:rFonts w:ascii="Times New Roman" w:eastAsia="Times New Roman" w:hAnsi="Times New Roman" w:cs="Times New Roman"/>
          <w:sz w:val="24"/>
          <w:szCs w:val="24"/>
        </w:rPr>
        <w:t xml:space="preserve"> model (Table 1</w:t>
      </w:r>
      <w:r>
        <w:rPr>
          <w:rFonts w:ascii="Times New Roman" w:eastAsia="Times New Roman" w:hAnsi="Times New Roman" w:cs="Times New Roman"/>
          <w:sz w:val="24"/>
          <w:szCs w:val="24"/>
        </w:rPr>
        <w:t>, Figure 3</w:t>
      </w:r>
      <w:ins w:id="804" w:author="McClure, Ryan" w:date="2020-11-05T14:29:00Z">
        <w:r w:rsidR="00E9201C">
          <w:rPr>
            <w:rFonts w:ascii="Times New Roman" w:eastAsia="Times New Roman" w:hAnsi="Times New Roman" w:cs="Times New Roman"/>
            <w:sz w:val="24"/>
            <w:szCs w:val="24"/>
          </w:rPr>
          <w:t xml:space="preserve"> and </w:t>
        </w:r>
      </w:ins>
      <w:ins w:id="805" w:author="McClure, Ryan" w:date="2020-11-05T14:28:00Z">
        <w:r w:rsidR="00E9201C">
          <w:rPr>
            <w:rFonts w:ascii="Times New Roman" w:eastAsia="Times New Roman" w:hAnsi="Times New Roman" w:cs="Times New Roman"/>
            <w:sz w:val="24"/>
            <w:szCs w:val="24"/>
          </w:rPr>
          <w:t>4</w:t>
        </w:r>
      </w:ins>
      <w:r w:rsidRPr="00AE28CD">
        <w:rPr>
          <w:rFonts w:ascii="Times New Roman" w:eastAsia="Times New Roman" w:hAnsi="Times New Roman" w:cs="Times New Roman"/>
          <w:sz w:val="24"/>
          <w:szCs w:val="24"/>
        </w:rPr>
        <w:t>). This suggests that iteratively forecasting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with data assimilation in freshwater ecosystems has the potential to rapidly improve model performance</w:t>
      </w:r>
      <w:ins w:id="806" w:author="McClure, Ryan" w:date="2020-11-05T14:28:00Z">
        <w:r w:rsidR="00E9201C">
          <w:rPr>
            <w:rFonts w:ascii="Times New Roman" w:eastAsia="Times New Roman" w:hAnsi="Times New Roman" w:cs="Times New Roman"/>
            <w:sz w:val="24"/>
            <w:szCs w:val="24"/>
          </w:rPr>
          <w:t xml:space="preserve"> with time</w:t>
        </w:r>
      </w:ins>
      <w:r w:rsidRPr="00AE28CD">
        <w:rPr>
          <w:rFonts w:ascii="Times New Roman" w:eastAsia="Times New Roman" w:hAnsi="Times New Roman" w:cs="Times New Roman"/>
          <w:sz w:val="24"/>
          <w:szCs w:val="24"/>
        </w:rPr>
        <w:t xml:space="preserve">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5) and </w:t>
      </w:r>
      <w:del w:id="807" w:author="McClure, Ryan" w:date="2020-11-05T14:28:00Z">
        <w:r w:rsidRPr="00AE28CD" w:rsidDel="00E9201C">
          <w:rPr>
            <w:rFonts w:ascii="Times New Roman" w:eastAsia="Times New Roman" w:hAnsi="Times New Roman" w:cs="Times New Roman"/>
            <w:sz w:val="24"/>
            <w:szCs w:val="24"/>
          </w:rPr>
          <w:delText xml:space="preserve">respond </w:delText>
        </w:r>
      </w:del>
      <w:ins w:id="808" w:author="McClure, Ryan" w:date="2020-11-05T14:28:00Z">
        <w:r w:rsidR="00E9201C">
          <w:rPr>
            <w:rFonts w:ascii="Times New Roman" w:eastAsia="Times New Roman" w:hAnsi="Times New Roman" w:cs="Times New Roman"/>
            <w:sz w:val="24"/>
            <w:szCs w:val="24"/>
          </w:rPr>
          <w:t>respond</w:t>
        </w:r>
        <w:r w:rsidR="00E9201C" w:rsidRPr="00AE28CD">
          <w:rPr>
            <w:rFonts w:ascii="Times New Roman" w:eastAsia="Times New Roman" w:hAnsi="Times New Roman" w:cs="Times New Roman"/>
            <w:sz w:val="24"/>
            <w:szCs w:val="24"/>
          </w:rPr>
          <w:t xml:space="preserve"> </w:t>
        </w:r>
      </w:ins>
      <w:r w:rsidRPr="00AE28CD">
        <w:rPr>
          <w:rFonts w:ascii="Times New Roman" w:eastAsia="Times New Roman" w:hAnsi="Times New Roman" w:cs="Times New Roman"/>
          <w:sz w:val="24"/>
          <w:szCs w:val="24"/>
        </w:rPr>
        <w:t>to changing environmental conditions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6). The </w:t>
      </w:r>
      <w:del w:id="809" w:author="McClure, Ryan" w:date="2020-11-05T14:33:00Z">
        <w:r w:rsidRPr="00AE28CD" w:rsidDel="00E9201C">
          <w:rPr>
            <w:rFonts w:ascii="Times New Roman" w:eastAsia="Times New Roman" w:hAnsi="Times New Roman" w:cs="Times New Roman"/>
            <w:sz w:val="24"/>
            <w:szCs w:val="24"/>
          </w:rPr>
          <w:delText xml:space="preserve">combined </w:delText>
        </w:r>
      </w:del>
      <w:r w:rsidRPr="00AE28CD">
        <w:rPr>
          <w:rFonts w:ascii="Times New Roman" w:eastAsia="Times New Roman" w:hAnsi="Times New Roman" w:cs="Times New Roman"/>
          <w:sz w:val="24"/>
          <w:szCs w:val="24"/>
        </w:rPr>
        <w:t>improvement in our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 forecasts </w:t>
      </w:r>
      <w:r>
        <w:rPr>
          <w:rFonts w:ascii="Times New Roman" w:eastAsia="Times New Roman" w:hAnsi="Times New Roman" w:cs="Times New Roman"/>
          <w:sz w:val="24"/>
          <w:szCs w:val="24"/>
        </w:rPr>
        <w:t>with data assimilation</w:t>
      </w:r>
      <w:ins w:id="810" w:author="McClure, Ryan" w:date="2020-11-05T14:29:00Z">
        <w:r w:rsidR="00E9201C">
          <w:rPr>
            <w:rFonts w:ascii="Times New Roman" w:eastAsia="Times New Roman" w:hAnsi="Times New Roman" w:cs="Times New Roman"/>
            <w:sz w:val="24"/>
            <w:szCs w:val="24"/>
          </w:rPr>
          <w:t xml:space="preserve"> </w:t>
        </w:r>
        <w:del w:id="811" w:author="Cayelan C. Carey" w:date="2020-11-06T15:39:00Z">
          <w:r w:rsidR="00E9201C" w:rsidDel="002D5D97">
            <w:rPr>
              <w:rFonts w:ascii="Times New Roman" w:eastAsia="Times New Roman" w:hAnsi="Times New Roman" w:cs="Times New Roman"/>
              <w:sz w:val="24"/>
              <w:szCs w:val="24"/>
            </w:rPr>
            <w:delText>predictability</w:delText>
          </w:r>
        </w:del>
      </w:ins>
      <w:del w:id="812" w:author="Cayelan C. Carey" w:date="2020-11-06T15:39:00Z">
        <w:r w:rsidDel="002D5D97">
          <w:rPr>
            <w:rFonts w:ascii="Times New Roman" w:eastAsia="Times New Roman" w:hAnsi="Times New Roman" w:cs="Times New Roman"/>
            <w:sz w:val="24"/>
            <w:szCs w:val="24"/>
          </w:rPr>
          <w:delText xml:space="preserve"> </w:delText>
        </w:r>
      </w:del>
      <w:r w:rsidRPr="00AE28CD">
        <w:rPr>
          <w:rFonts w:ascii="Times New Roman" w:eastAsia="Times New Roman" w:hAnsi="Times New Roman" w:cs="Times New Roman"/>
          <w:sz w:val="24"/>
          <w:szCs w:val="24"/>
        </w:rPr>
        <w:t xml:space="preserve">over those without data assimilation and the </w:t>
      </w:r>
      <w:r>
        <w:rPr>
          <w:rFonts w:ascii="Times New Roman" w:eastAsia="Times New Roman" w:hAnsi="Times New Roman" w:cs="Times New Roman"/>
          <w:sz w:val="24"/>
          <w:szCs w:val="24"/>
        </w:rPr>
        <w:t>persistence null</w:t>
      </w:r>
      <w:r w:rsidRPr="00AE28CD">
        <w:rPr>
          <w:rFonts w:ascii="Times New Roman" w:eastAsia="Times New Roman" w:hAnsi="Times New Roman" w:cs="Times New Roman"/>
          <w:sz w:val="24"/>
          <w:szCs w:val="24"/>
        </w:rPr>
        <w:t xml:space="preserve"> model (Table 1, Fig</w:t>
      </w:r>
      <w:r>
        <w:rPr>
          <w:rFonts w:ascii="Times New Roman" w:eastAsia="Times New Roman" w:hAnsi="Times New Roman" w:cs="Times New Roman"/>
          <w:sz w:val="24"/>
          <w:szCs w:val="24"/>
        </w:rPr>
        <w:t>ures</w:t>
      </w:r>
      <w:r w:rsidRPr="00AE28CD">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xml:space="preserve"> and </w:t>
      </w:r>
      <w:r w:rsidRPr="00AE28CD">
        <w:rPr>
          <w:rFonts w:ascii="Times New Roman" w:eastAsia="Times New Roman" w:hAnsi="Times New Roman" w:cs="Times New Roman"/>
          <w:sz w:val="24"/>
          <w:szCs w:val="24"/>
        </w:rPr>
        <w:t>4)</w:t>
      </w:r>
      <w:ins w:id="813" w:author="McClure, Ryan" w:date="2020-11-05T14:30:00Z">
        <w:r w:rsidR="00E9201C">
          <w:rPr>
            <w:rFonts w:ascii="Times New Roman" w:eastAsia="Times New Roman" w:hAnsi="Times New Roman" w:cs="Times New Roman"/>
            <w:sz w:val="24"/>
            <w:szCs w:val="24"/>
          </w:rPr>
          <w:t xml:space="preserve">, </w:t>
        </w:r>
      </w:ins>
      <w:del w:id="814" w:author="McClure, Ryan" w:date="2020-11-05T14:30:00Z">
        <w:r w:rsidRPr="00AE28CD" w:rsidDel="00E9201C">
          <w:rPr>
            <w:rFonts w:ascii="Times New Roman" w:eastAsia="Times New Roman" w:hAnsi="Times New Roman" w:cs="Times New Roman"/>
            <w:sz w:val="24"/>
            <w:szCs w:val="24"/>
          </w:rPr>
          <w:delText xml:space="preserve"> and</w:delText>
        </w:r>
      </w:del>
      <w:ins w:id="815" w:author="McClure, Ryan" w:date="2020-11-05T14:29:00Z">
        <w:r w:rsidR="00E9201C">
          <w:rPr>
            <w:rFonts w:ascii="Times New Roman" w:eastAsia="Times New Roman" w:hAnsi="Times New Roman" w:cs="Times New Roman"/>
            <w:sz w:val="24"/>
            <w:szCs w:val="24"/>
          </w:rPr>
          <w:t>the</w:t>
        </w:r>
      </w:ins>
      <w:r w:rsidRPr="00AE28CD">
        <w:rPr>
          <w:rFonts w:ascii="Times New Roman" w:eastAsia="Times New Roman" w:hAnsi="Times New Roman" w:cs="Times New Roman"/>
          <w:sz w:val="24"/>
          <w:szCs w:val="24"/>
        </w:rPr>
        <w:t xml:space="preserve"> </w:t>
      </w:r>
      <w:del w:id="816" w:author="McClure, Ryan" w:date="2020-11-05T14:30:00Z">
        <w:r w:rsidRPr="00AE28CD" w:rsidDel="00E9201C">
          <w:rPr>
            <w:rFonts w:ascii="Times New Roman" w:eastAsia="Times New Roman" w:hAnsi="Times New Roman" w:cs="Times New Roman"/>
            <w:sz w:val="24"/>
            <w:szCs w:val="24"/>
          </w:rPr>
          <w:delText xml:space="preserve">uncertainty partitioning </w:delText>
        </w:r>
      </w:del>
      <w:ins w:id="817" w:author="McClure, Ryan" w:date="2020-11-05T14:30:00Z">
        <w:r w:rsidR="00E9201C">
          <w:rPr>
            <w:rFonts w:ascii="Times New Roman" w:eastAsia="Times New Roman" w:hAnsi="Times New Roman" w:cs="Times New Roman"/>
            <w:sz w:val="24"/>
            <w:szCs w:val="24"/>
          </w:rPr>
          <w:t xml:space="preserve">partitioned uncertainty </w:t>
        </w:r>
      </w:ins>
      <w:r w:rsidRPr="00AE28CD">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ures</w:t>
      </w:r>
      <w:r w:rsidRPr="00AE28CD">
        <w:rPr>
          <w:rFonts w:ascii="Times New Roman" w:eastAsia="Times New Roman" w:hAnsi="Times New Roman" w:cs="Times New Roman"/>
          <w:sz w:val="24"/>
          <w:szCs w:val="24"/>
        </w:rPr>
        <w:t xml:space="preserve"> 5</w:t>
      </w:r>
      <w:del w:id="818" w:author="McClure, Ryan" w:date="2020-11-05T14:30:00Z">
        <w:r w:rsidRPr="00AE28CD" w:rsidDel="00E9201C">
          <w:rPr>
            <w:rFonts w:ascii="Times New Roman" w:eastAsia="Times New Roman" w:hAnsi="Times New Roman" w:cs="Times New Roman"/>
            <w:sz w:val="24"/>
            <w:szCs w:val="24"/>
          </w:rPr>
          <w:delText xml:space="preserve"> and 6</w:delText>
        </w:r>
      </w:del>
      <w:r w:rsidRPr="00AE28CD">
        <w:rPr>
          <w:rFonts w:ascii="Times New Roman" w:eastAsia="Times New Roman" w:hAnsi="Times New Roman" w:cs="Times New Roman"/>
          <w:sz w:val="24"/>
          <w:szCs w:val="24"/>
        </w:rPr>
        <w:t>)</w:t>
      </w:r>
      <w:ins w:id="819" w:author="McClure, Ryan" w:date="2020-11-05T14:30:00Z">
        <w:r w:rsidR="00E9201C">
          <w:rPr>
            <w:rFonts w:ascii="Times New Roman" w:eastAsia="Times New Roman" w:hAnsi="Times New Roman" w:cs="Times New Roman"/>
            <w:sz w:val="24"/>
            <w:szCs w:val="24"/>
          </w:rPr>
          <w:t xml:space="preserve">, and </w:t>
        </w:r>
      </w:ins>
      <w:ins w:id="820" w:author="McClure, Ryan" w:date="2020-11-05T14:32:00Z">
        <w:r w:rsidR="00E9201C">
          <w:rPr>
            <w:rFonts w:ascii="Times New Roman" w:eastAsia="Times New Roman" w:hAnsi="Times New Roman" w:cs="Times New Roman"/>
            <w:sz w:val="24"/>
            <w:szCs w:val="24"/>
          </w:rPr>
          <w:t xml:space="preserve">the </w:t>
        </w:r>
      </w:ins>
      <w:ins w:id="821" w:author="McClure, Ryan" w:date="2020-11-05T14:33:00Z">
        <w:del w:id="822" w:author="Cayelan C. Carey" w:date="2020-11-06T15:39:00Z">
          <w:r w:rsidR="00E9201C" w:rsidDel="002D5D97">
            <w:rPr>
              <w:rFonts w:ascii="Times New Roman" w:eastAsia="Times New Roman" w:hAnsi="Times New Roman" w:cs="Times New Roman"/>
              <w:sz w:val="24"/>
              <w:szCs w:val="24"/>
            </w:rPr>
            <w:delText>range reduction</w:delText>
          </w:r>
        </w:del>
      </w:ins>
      <w:ins w:id="823" w:author="McClure, Ryan" w:date="2020-11-05T14:32:00Z">
        <w:del w:id="824" w:author="Cayelan C. Carey" w:date="2020-11-06T15:39:00Z">
          <w:r w:rsidR="00E9201C" w:rsidDel="002D5D97">
            <w:rPr>
              <w:rFonts w:ascii="Times New Roman" w:eastAsia="Times New Roman" w:hAnsi="Times New Roman" w:cs="Times New Roman"/>
              <w:sz w:val="24"/>
              <w:szCs w:val="24"/>
            </w:rPr>
            <w:delText xml:space="preserve"> and </w:delText>
          </w:r>
        </w:del>
      </w:ins>
      <w:ins w:id="825" w:author="McClure, Ryan" w:date="2020-11-05T14:30:00Z">
        <w:r w:rsidR="00E9201C">
          <w:rPr>
            <w:rFonts w:ascii="Times New Roman" w:eastAsia="Times New Roman" w:hAnsi="Times New Roman" w:cs="Times New Roman"/>
            <w:sz w:val="24"/>
            <w:szCs w:val="24"/>
          </w:rPr>
          <w:t>changes in p</w:t>
        </w:r>
      </w:ins>
      <w:ins w:id="826" w:author="McClure, Ryan" w:date="2020-11-05T14:31:00Z">
        <w:r w:rsidR="00E9201C">
          <w:rPr>
            <w:rFonts w:ascii="Times New Roman" w:eastAsia="Times New Roman" w:hAnsi="Times New Roman" w:cs="Times New Roman"/>
            <w:sz w:val="24"/>
            <w:szCs w:val="24"/>
          </w:rPr>
          <w:t>arameter</w:t>
        </w:r>
      </w:ins>
      <w:ins w:id="827" w:author="Cayelan C. Carey" w:date="2020-11-06T15:39:00Z">
        <w:r w:rsidR="002D5D97">
          <w:rPr>
            <w:rFonts w:ascii="Times New Roman" w:eastAsia="Times New Roman" w:hAnsi="Times New Roman" w:cs="Times New Roman"/>
            <w:sz w:val="24"/>
            <w:szCs w:val="24"/>
          </w:rPr>
          <w:t>s</w:t>
        </w:r>
      </w:ins>
      <w:ins w:id="828" w:author="McClure, Ryan" w:date="2020-11-05T14:31:00Z">
        <w:r w:rsidR="00E9201C">
          <w:rPr>
            <w:rFonts w:ascii="Times New Roman" w:eastAsia="Times New Roman" w:hAnsi="Times New Roman" w:cs="Times New Roman"/>
            <w:sz w:val="24"/>
            <w:szCs w:val="24"/>
          </w:rPr>
          <w:t xml:space="preserve"> </w:t>
        </w:r>
      </w:ins>
      <w:ins w:id="829" w:author="Cayelan C. Carey" w:date="2020-11-06T15:39:00Z">
        <w:r w:rsidR="002D5D97">
          <w:rPr>
            <w:rFonts w:ascii="Times New Roman" w:eastAsia="Times New Roman" w:hAnsi="Times New Roman" w:cs="Times New Roman"/>
            <w:sz w:val="24"/>
            <w:szCs w:val="24"/>
          </w:rPr>
          <w:t xml:space="preserve">over the study period </w:t>
        </w:r>
      </w:ins>
      <w:ins w:id="830" w:author="McClure, Ryan" w:date="2020-11-05T14:31:00Z">
        <w:del w:id="831" w:author="Cayelan C. Carey" w:date="2020-11-06T15:39:00Z">
          <w:r w:rsidR="00E9201C" w:rsidDel="002D5D97">
            <w:rPr>
              <w:rFonts w:ascii="Times New Roman" w:eastAsia="Times New Roman" w:hAnsi="Times New Roman" w:cs="Times New Roman"/>
              <w:sz w:val="24"/>
              <w:szCs w:val="24"/>
            </w:rPr>
            <w:delText xml:space="preserve">estimates </w:delText>
          </w:r>
        </w:del>
      </w:ins>
      <w:ins w:id="832" w:author="McClure, Ryan" w:date="2020-11-05T14:33:00Z">
        <w:r w:rsidR="00E9201C">
          <w:rPr>
            <w:rFonts w:ascii="Times New Roman" w:eastAsia="Times New Roman" w:hAnsi="Times New Roman" w:cs="Times New Roman"/>
            <w:sz w:val="24"/>
            <w:szCs w:val="24"/>
          </w:rPr>
          <w:t xml:space="preserve">altogether </w:t>
        </w:r>
      </w:ins>
      <w:del w:id="833" w:author="McClure, Ryan" w:date="2020-11-05T14:30:00Z">
        <w:r w:rsidRPr="00AE28CD" w:rsidDel="00E9201C">
          <w:rPr>
            <w:rFonts w:ascii="Times New Roman" w:eastAsia="Times New Roman" w:hAnsi="Times New Roman" w:cs="Times New Roman"/>
            <w:sz w:val="24"/>
            <w:szCs w:val="24"/>
          </w:rPr>
          <w:delText xml:space="preserve"> </w:delText>
        </w:r>
      </w:del>
      <w:r w:rsidRPr="00AE28CD">
        <w:rPr>
          <w:rFonts w:ascii="Times New Roman" w:eastAsia="Times New Roman" w:hAnsi="Times New Roman" w:cs="Times New Roman"/>
          <w:sz w:val="24"/>
          <w:szCs w:val="24"/>
        </w:rPr>
        <w:t>indicate</w:t>
      </w:r>
      <w:del w:id="834" w:author="McClure, Ryan" w:date="2020-11-05T14:33:00Z">
        <w:r w:rsidRPr="00AE28CD" w:rsidDel="00E9201C">
          <w:rPr>
            <w:rFonts w:ascii="Times New Roman" w:eastAsia="Times New Roman" w:hAnsi="Times New Roman" w:cs="Times New Roman"/>
            <w:sz w:val="24"/>
            <w:szCs w:val="24"/>
          </w:rPr>
          <w:delText>s</w:delText>
        </w:r>
      </w:del>
      <w:r w:rsidRPr="00AE28CD">
        <w:rPr>
          <w:rFonts w:ascii="Times New Roman" w:eastAsia="Times New Roman" w:hAnsi="Times New Roman" w:cs="Times New Roman"/>
          <w:sz w:val="24"/>
          <w:szCs w:val="24"/>
        </w:rPr>
        <w:t xml:space="preserve"> that near-term, iterative forecasting can improve our quantification and understanding of this biogeochemical process</w:t>
      </w:r>
      <w:ins w:id="835" w:author="McClure, Ryan" w:date="2020-11-04T14:34:00Z">
        <w:r w:rsidR="00BF4FF7">
          <w:rPr>
            <w:rFonts w:ascii="Times New Roman" w:eastAsia="Times New Roman" w:hAnsi="Times New Roman" w:cs="Times New Roman"/>
            <w:sz w:val="24"/>
            <w:szCs w:val="24"/>
          </w:rPr>
          <w:t xml:space="preserve">. </w:t>
        </w:r>
      </w:ins>
      <w:del w:id="836" w:author="McClure, Ryan" w:date="2020-11-04T14:34:00Z">
        <w:r w:rsidRPr="00AE28CD" w:rsidDel="00BF4FF7">
          <w:rPr>
            <w:rFonts w:ascii="Times New Roman" w:eastAsia="Times New Roman" w:hAnsi="Times New Roman" w:cs="Times New Roman"/>
            <w:sz w:val="24"/>
            <w:szCs w:val="24"/>
          </w:rPr>
          <w:delText xml:space="preserve"> (Maher et al. 201</w:delText>
        </w:r>
        <w:r w:rsidDel="00BF4FF7">
          <w:rPr>
            <w:rFonts w:ascii="Times New Roman" w:eastAsia="Times New Roman" w:hAnsi="Times New Roman" w:cs="Times New Roman"/>
            <w:sz w:val="24"/>
            <w:szCs w:val="24"/>
          </w:rPr>
          <w:delText>9</w:delText>
        </w:r>
        <w:r w:rsidRPr="00AE28CD" w:rsidDel="00BF4FF7">
          <w:rPr>
            <w:rFonts w:ascii="Times New Roman" w:eastAsia="Times New Roman" w:hAnsi="Times New Roman" w:cs="Times New Roman"/>
            <w:sz w:val="24"/>
            <w:szCs w:val="24"/>
          </w:rPr>
          <w:delText xml:space="preserve">). </w:delText>
        </w:r>
      </w:del>
    </w:p>
    <w:p w14:paraId="072CF683" w14:textId="77777777" w:rsidR="00D512D8" w:rsidRDefault="00D512D8" w:rsidP="00D512D8">
      <w:pPr>
        <w:spacing w:after="0" w:line="480" w:lineRule="auto"/>
        <w:rPr>
          <w:rFonts w:ascii="Times New Roman" w:eastAsia="Times New Roman" w:hAnsi="Times New Roman" w:cs="Times New Roman"/>
          <w:i/>
          <w:sz w:val="24"/>
          <w:szCs w:val="24"/>
        </w:rPr>
      </w:pPr>
    </w:p>
    <w:p w14:paraId="62F9A979"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Iterative forecasting suggests CH</w:t>
      </w:r>
      <w:r w:rsidRPr="00AE28CD">
        <w:rPr>
          <w:rFonts w:ascii="Times New Roman" w:eastAsia="Times New Roman" w:hAnsi="Times New Roman" w:cs="Times New Roman"/>
          <w:i/>
          <w:sz w:val="24"/>
          <w:szCs w:val="24"/>
          <w:vertAlign w:val="subscript"/>
        </w:rPr>
        <w:t>4</w:t>
      </w:r>
      <w:r w:rsidRPr="00AE28CD">
        <w:rPr>
          <w:rFonts w:ascii="Times New Roman" w:eastAsia="Times New Roman" w:hAnsi="Times New Roman" w:cs="Times New Roman"/>
          <w:i/>
          <w:sz w:val="24"/>
          <w:szCs w:val="24"/>
        </w:rPr>
        <w:t xml:space="preserve"> ebullition may be highly predict</w:t>
      </w:r>
      <w:r>
        <w:rPr>
          <w:rFonts w:ascii="Times New Roman" w:eastAsia="Times New Roman" w:hAnsi="Times New Roman" w:cs="Times New Roman"/>
          <w:i/>
          <w:sz w:val="24"/>
          <w:szCs w:val="24"/>
        </w:rPr>
        <w:t>able</w:t>
      </w:r>
      <w:r w:rsidRPr="00AE28CD">
        <w:rPr>
          <w:rFonts w:ascii="Times New Roman" w:eastAsia="Times New Roman" w:hAnsi="Times New Roman" w:cs="Times New Roman"/>
          <w:i/>
          <w:sz w:val="24"/>
          <w:szCs w:val="24"/>
        </w:rPr>
        <w:t xml:space="preserve"> for some</w:t>
      </w:r>
      <w:ins w:id="837" w:author="McClure, Ryan" w:date="2020-11-04T14:34:00Z">
        <w:r w:rsidR="003B12E9">
          <w:rPr>
            <w:rFonts w:ascii="Times New Roman" w:eastAsia="Times New Roman" w:hAnsi="Times New Roman" w:cs="Times New Roman"/>
            <w:i/>
            <w:sz w:val="24"/>
            <w:szCs w:val="24"/>
          </w:rPr>
          <w:t xml:space="preserve"> time</w:t>
        </w:r>
      </w:ins>
      <w:r w:rsidRPr="00AE28CD">
        <w:rPr>
          <w:rFonts w:ascii="Times New Roman" w:eastAsia="Times New Roman" w:hAnsi="Times New Roman" w:cs="Times New Roman"/>
          <w:i/>
          <w:sz w:val="24"/>
          <w:szCs w:val="24"/>
        </w:rPr>
        <w:t xml:space="preserve"> scales</w:t>
      </w:r>
    </w:p>
    <w:p w14:paraId="1EE77567" w14:textId="77777777" w:rsidR="00D512D8" w:rsidRPr="00AE28CD" w:rsidRDefault="00D512D8" w:rsidP="00D512D8">
      <w:pPr>
        <w:spacing w:after="0" w:line="480" w:lineRule="auto"/>
        <w:ind w:firstLine="720"/>
        <w:rPr>
          <w:rFonts w:ascii="Times New Roman" w:eastAsia="Times New Roman" w:hAnsi="Times New Roman" w:cs="Times New Roman"/>
          <w:sz w:val="24"/>
          <w:szCs w:val="24"/>
        </w:rPr>
      </w:pPr>
      <w:r w:rsidRPr="00AE28CD">
        <w:rPr>
          <w:rFonts w:ascii="Times New Roman" w:eastAsia="Times New Roman" w:hAnsi="Times New Roman" w:cs="Times New Roman"/>
          <w:sz w:val="24"/>
          <w:szCs w:val="24"/>
        </w:rPr>
        <w:t>Contrary to</w:t>
      </w:r>
      <w:ins w:id="838" w:author="McClure, Ryan" w:date="2020-11-05T14:39:00Z">
        <w:del w:id="839" w:author="Cayelan C. Carey" w:date="2020-11-06T15:39:00Z">
          <w:r w:rsidR="00D05D28" w:rsidDel="002D5D97">
            <w:rPr>
              <w:rFonts w:ascii="Times New Roman" w:eastAsia="Times New Roman" w:hAnsi="Times New Roman" w:cs="Times New Roman"/>
              <w:sz w:val="24"/>
              <w:szCs w:val="24"/>
            </w:rPr>
            <w:delText>Provided</w:delText>
          </w:r>
        </w:del>
      </w:ins>
      <w:r w:rsidRPr="00AE28CD">
        <w:rPr>
          <w:rFonts w:ascii="Times New Roman" w:eastAsia="Times New Roman" w:hAnsi="Times New Roman" w:cs="Times New Roman"/>
          <w:sz w:val="24"/>
          <w:szCs w:val="24"/>
        </w:rPr>
        <w:t xml:space="preserve"> the expectation that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is difficult to predict </w:t>
      </w:r>
      <w:del w:id="840" w:author="McClure, Ryan" w:date="2020-11-05T14:39:00Z">
        <w:r w:rsidDel="00D05D28">
          <w:rPr>
            <w:rFonts w:ascii="Times New Roman" w:eastAsia="Times New Roman" w:hAnsi="Times New Roman" w:cs="Times New Roman"/>
            <w:sz w:val="24"/>
            <w:szCs w:val="24"/>
          </w:rPr>
          <w:delText>temporally</w:delText>
        </w:r>
        <w:r w:rsidRPr="00AE28CD" w:rsidDel="00D05D28">
          <w:rPr>
            <w:rFonts w:ascii="Times New Roman" w:eastAsia="Times New Roman" w:hAnsi="Times New Roman" w:cs="Times New Roman"/>
            <w:sz w:val="24"/>
            <w:szCs w:val="24"/>
          </w:rPr>
          <w:delText xml:space="preserve"> </w:delText>
        </w:r>
      </w:del>
      <w:ins w:id="841" w:author="McClure, Ryan" w:date="2020-11-05T14:39:00Z">
        <w:r w:rsidR="00D05D28">
          <w:rPr>
            <w:rFonts w:ascii="Times New Roman" w:eastAsia="Times New Roman" w:hAnsi="Times New Roman" w:cs="Times New Roman"/>
            <w:sz w:val="24"/>
            <w:szCs w:val="24"/>
          </w:rPr>
          <w:t>at varying spatial and temporal scales</w:t>
        </w:r>
        <w:r w:rsidR="00D05D28" w:rsidRPr="00AE28CD">
          <w:rPr>
            <w:rFonts w:ascii="Times New Roman" w:eastAsia="Times New Roman" w:hAnsi="Times New Roman" w:cs="Times New Roman"/>
            <w:sz w:val="24"/>
            <w:szCs w:val="24"/>
          </w:rPr>
          <w:t xml:space="preserve"> </w:t>
        </w:r>
      </w:ins>
      <w:r w:rsidRPr="00AE28CD">
        <w:rPr>
          <w:rFonts w:ascii="Times New Roman" w:eastAsia="Times New Roman" w:hAnsi="Times New Roman" w:cs="Times New Roman"/>
          <w:sz w:val="24"/>
          <w:szCs w:val="24"/>
        </w:rPr>
        <w:t>(</w:t>
      </w:r>
      <w:proofErr w:type="spellStart"/>
      <w:r w:rsidRPr="00AE28CD">
        <w:rPr>
          <w:rFonts w:ascii="Times New Roman" w:eastAsia="Times New Roman" w:hAnsi="Times New Roman" w:cs="Times New Roman"/>
          <w:sz w:val="24"/>
          <w:szCs w:val="24"/>
        </w:rPr>
        <w:t>Deemer</w:t>
      </w:r>
      <w:proofErr w:type="spellEnd"/>
      <w:r w:rsidRPr="00AE28CD">
        <w:rPr>
          <w:rFonts w:ascii="Times New Roman" w:eastAsia="Times New Roman" w:hAnsi="Times New Roman" w:cs="Times New Roman"/>
          <w:sz w:val="24"/>
          <w:szCs w:val="24"/>
        </w:rPr>
        <w:t xml:space="preserve"> et al</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2016</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Wik</w:t>
      </w:r>
      <w:proofErr w:type="spellEnd"/>
      <w:r w:rsidRPr="00AE28CD">
        <w:rPr>
          <w:rFonts w:ascii="Times New Roman" w:eastAsia="Times New Roman" w:hAnsi="Times New Roman" w:cs="Times New Roman"/>
          <w:sz w:val="24"/>
          <w:szCs w:val="24"/>
        </w:rPr>
        <w:t xml:space="preserve"> et al. 2016</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Maher et al. 201</w:t>
      </w:r>
      <w:r>
        <w:rPr>
          <w:rFonts w:ascii="Times New Roman" w:eastAsia="Times New Roman" w:hAnsi="Times New Roman" w:cs="Times New Roman"/>
          <w:sz w:val="24"/>
          <w:szCs w:val="24"/>
        </w:rPr>
        <w:t>9</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Saunois</w:t>
      </w:r>
      <w:proofErr w:type="spellEnd"/>
      <w:r w:rsidRPr="00AE28CD">
        <w:rPr>
          <w:rFonts w:ascii="Times New Roman" w:eastAsia="Times New Roman" w:hAnsi="Times New Roman" w:cs="Times New Roman"/>
          <w:sz w:val="24"/>
          <w:szCs w:val="24"/>
        </w:rPr>
        <w:t xml:space="preserve"> et al. 2020), our </w:t>
      </w:r>
      <w:r w:rsidRPr="00AE28CD">
        <w:rPr>
          <w:rFonts w:ascii="Times New Roman" w:eastAsia="Times New Roman" w:hAnsi="Times New Roman" w:cs="Times New Roman"/>
          <w:sz w:val="24"/>
          <w:szCs w:val="24"/>
        </w:rPr>
        <w:lastRenderedPageBreak/>
        <w:t xml:space="preserve">near-term, iterative ecological forecasts with data assimilation </w:t>
      </w:r>
      <w:del w:id="842" w:author="McClure, Ryan" w:date="2020-11-05T14:40:00Z">
        <w:r w:rsidRPr="00AE28CD" w:rsidDel="00D05D28">
          <w:rPr>
            <w:rFonts w:ascii="Times New Roman" w:eastAsia="Times New Roman" w:hAnsi="Times New Roman" w:cs="Times New Roman"/>
            <w:sz w:val="24"/>
            <w:szCs w:val="24"/>
          </w:rPr>
          <w:delText xml:space="preserve">revealed </w:delText>
        </w:r>
      </w:del>
      <w:ins w:id="843" w:author="McClure, Ryan" w:date="2020-11-05T14:40:00Z">
        <w:r w:rsidR="00D05D28">
          <w:rPr>
            <w:rFonts w:ascii="Times New Roman" w:eastAsia="Times New Roman" w:hAnsi="Times New Roman" w:cs="Times New Roman"/>
            <w:sz w:val="24"/>
            <w:szCs w:val="24"/>
          </w:rPr>
          <w:t>showed</w:t>
        </w:r>
        <w:r w:rsidR="00D05D28" w:rsidRPr="00AE28CD">
          <w:rPr>
            <w:rFonts w:ascii="Times New Roman" w:eastAsia="Times New Roman" w:hAnsi="Times New Roman" w:cs="Times New Roman"/>
            <w:sz w:val="24"/>
            <w:szCs w:val="24"/>
          </w:rPr>
          <w:t xml:space="preserve"> </w:t>
        </w:r>
      </w:ins>
      <w:r w:rsidRPr="00AE28CD">
        <w:rPr>
          <w:rFonts w:ascii="Times New Roman" w:eastAsia="Times New Roman" w:hAnsi="Times New Roman" w:cs="Times New Roman"/>
          <w:sz w:val="24"/>
          <w:szCs w:val="24"/>
        </w:rPr>
        <w:t>that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at </w:t>
      </w:r>
      <w:ins w:id="844" w:author="McClure, Ryan" w:date="2020-11-05T14:40:00Z">
        <w:r w:rsidR="00D05D28">
          <w:rPr>
            <w:rFonts w:ascii="Times New Roman" w:eastAsia="Times New Roman" w:hAnsi="Times New Roman" w:cs="Times New Roman"/>
            <w:sz w:val="24"/>
            <w:szCs w:val="24"/>
          </w:rPr>
          <w:t xml:space="preserve">this specific transect in </w:t>
        </w:r>
      </w:ins>
      <w:r w:rsidRPr="00AE28CD">
        <w:rPr>
          <w:rFonts w:ascii="Times New Roman" w:eastAsia="Times New Roman" w:hAnsi="Times New Roman" w:cs="Times New Roman"/>
          <w:sz w:val="24"/>
          <w:szCs w:val="24"/>
        </w:rPr>
        <w:t xml:space="preserve">FCR </w:t>
      </w:r>
      <w:r w:rsidRPr="00AE28CD">
        <w:rPr>
          <w:rFonts w:ascii="Times New Roman" w:eastAsia="Times New Roman" w:hAnsi="Times New Roman" w:cs="Times New Roman"/>
          <w:iCs/>
          <w:sz w:val="24"/>
          <w:szCs w:val="24"/>
        </w:rPr>
        <w:t>was</w:t>
      </w:r>
      <w:r w:rsidRPr="00AE28CD">
        <w:rPr>
          <w:rFonts w:ascii="Times New Roman" w:eastAsia="Times New Roman" w:hAnsi="Times New Roman" w:cs="Times New Roman"/>
          <w:i/>
          <w:iCs/>
          <w:sz w:val="24"/>
          <w:szCs w:val="24"/>
        </w:rPr>
        <w:t xml:space="preserve"> </w:t>
      </w:r>
      <w:r w:rsidRPr="00AE28CD">
        <w:rPr>
          <w:rFonts w:ascii="Times New Roman" w:eastAsia="Times New Roman" w:hAnsi="Times New Roman" w:cs="Times New Roman"/>
          <w:sz w:val="24"/>
          <w:szCs w:val="24"/>
        </w:rPr>
        <w:t xml:space="preserve">predictable on </w:t>
      </w:r>
      <w:r>
        <w:rPr>
          <w:rFonts w:ascii="Times New Roman" w:eastAsia="Times New Roman" w:hAnsi="Times New Roman" w:cs="Times New Roman"/>
          <w:sz w:val="24"/>
          <w:szCs w:val="24"/>
        </w:rPr>
        <w:t>the</w:t>
      </w:r>
      <w:r w:rsidRPr="00AE28CD">
        <w:rPr>
          <w:rFonts w:ascii="Times New Roman" w:eastAsia="Times New Roman" w:hAnsi="Times New Roman" w:cs="Times New Roman"/>
          <w:sz w:val="24"/>
          <w:szCs w:val="24"/>
        </w:rPr>
        <w:t xml:space="preserve"> weekly time scale</w:t>
      </w:r>
      <w:del w:id="845" w:author="McClure, Ryan" w:date="2020-11-04T14:35:00Z">
        <w:r w:rsidRPr="00AE28CD" w:rsidDel="00D76EC2">
          <w:rPr>
            <w:rFonts w:ascii="Times New Roman" w:eastAsia="Times New Roman" w:hAnsi="Times New Roman" w:cs="Times New Roman"/>
            <w:sz w:val="24"/>
            <w:szCs w:val="24"/>
          </w:rPr>
          <w:delText xml:space="preserve"> </w:delText>
        </w:r>
        <w:r w:rsidDel="00D76EC2">
          <w:rPr>
            <w:rFonts w:ascii="Times New Roman" w:eastAsia="Times New Roman" w:hAnsi="Times New Roman" w:cs="Times New Roman"/>
            <w:sz w:val="24"/>
            <w:szCs w:val="24"/>
          </w:rPr>
          <w:delText>in our study reservoir</w:delText>
        </w:r>
      </w:del>
      <w:r>
        <w:rPr>
          <w:rFonts w:ascii="Times New Roman" w:eastAsia="Times New Roman" w:hAnsi="Times New Roman" w:cs="Times New Roman"/>
          <w:sz w:val="24"/>
          <w:szCs w:val="24"/>
        </w:rPr>
        <w:t xml:space="preserve">. While we note that our forecasts </w:t>
      </w:r>
      <w:del w:id="846" w:author="McClure, Ryan" w:date="2020-11-04T14:35:00Z">
        <w:r w:rsidDel="00D76EC2">
          <w:rPr>
            <w:rFonts w:ascii="Times New Roman" w:eastAsia="Times New Roman" w:hAnsi="Times New Roman" w:cs="Times New Roman"/>
            <w:sz w:val="24"/>
            <w:szCs w:val="24"/>
          </w:rPr>
          <w:delText>were for</w:delText>
        </w:r>
      </w:del>
      <w:ins w:id="847" w:author="McClure, Ryan" w:date="2020-11-05T14:40:00Z">
        <w:r w:rsidR="00D05D28">
          <w:rPr>
            <w:rFonts w:ascii="Times New Roman" w:eastAsia="Times New Roman" w:hAnsi="Times New Roman" w:cs="Times New Roman"/>
            <w:sz w:val="24"/>
            <w:szCs w:val="24"/>
          </w:rPr>
          <w:t>were for</w:t>
        </w:r>
      </w:ins>
      <w:r>
        <w:rPr>
          <w:rFonts w:ascii="Times New Roman" w:eastAsia="Times New Roman" w:hAnsi="Times New Roman" w:cs="Times New Roman"/>
          <w:sz w:val="24"/>
          <w:szCs w:val="24"/>
        </w:rPr>
        <w:t xml:space="preserve"> just</w:t>
      </w:r>
      <w:r w:rsidRPr="00AE28CD">
        <w:rPr>
          <w:rFonts w:ascii="Times New Roman" w:eastAsia="Times New Roman" w:hAnsi="Times New Roman" w:cs="Times New Roman"/>
          <w:sz w:val="24"/>
          <w:szCs w:val="24"/>
        </w:rPr>
        <w:t xml:space="preserve"> one site of a small reservoir</w:t>
      </w:r>
      <w:r>
        <w:rPr>
          <w:rFonts w:ascii="Times New Roman" w:eastAsia="Times New Roman" w:hAnsi="Times New Roman" w:cs="Times New Roman"/>
          <w:sz w:val="24"/>
          <w:szCs w:val="24"/>
        </w:rPr>
        <w:t xml:space="preserve">, other </w:t>
      </w:r>
      <w:r w:rsidRPr="00AE28CD">
        <w:rPr>
          <w:rFonts w:ascii="Times New Roman" w:eastAsia="Times New Roman" w:hAnsi="Times New Roman" w:cs="Times New Roman"/>
          <w:sz w:val="24"/>
          <w:szCs w:val="24"/>
        </w:rPr>
        <w:t xml:space="preserve">studies have also </w:t>
      </w:r>
      <w:r>
        <w:rPr>
          <w:rFonts w:ascii="Times New Roman" w:eastAsia="Times New Roman" w:hAnsi="Times New Roman" w:cs="Times New Roman"/>
          <w:sz w:val="24"/>
          <w:szCs w:val="24"/>
        </w:rPr>
        <w:t xml:space="preserve">recently </w:t>
      </w:r>
      <w:r w:rsidRPr="00AE28CD">
        <w:rPr>
          <w:rFonts w:ascii="Times New Roman" w:eastAsia="Times New Roman" w:hAnsi="Times New Roman" w:cs="Times New Roman"/>
          <w:sz w:val="24"/>
          <w:szCs w:val="24"/>
        </w:rPr>
        <w:t xml:space="preserve">developed models that </w:t>
      </w:r>
      <w:r>
        <w:rPr>
          <w:rFonts w:ascii="Times New Roman" w:eastAsia="Times New Roman" w:hAnsi="Times New Roman" w:cs="Times New Roman"/>
          <w:sz w:val="24"/>
          <w:szCs w:val="24"/>
        </w:rPr>
        <w:t>were</w:t>
      </w:r>
      <w:r w:rsidRPr="00AE28CD">
        <w:rPr>
          <w:rFonts w:ascii="Times New Roman" w:eastAsia="Times New Roman" w:hAnsi="Times New Roman" w:cs="Times New Roman"/>
          <w:sz w:val="24"/>
          <w:szCs w:val="24"/>
        </w:rPr>
        <w:t xml:space="preserve"> able to successfully predict ebullition on different </w:t>
      </w:r>
      <w:ins w:id="848" w:author="McClure, Ryan" w:date="2020-11-04T14:35:00Z">
        <w:r w:rsidR="00D76EC2">
          <w:rPr>
            <w:rFonts w:ascii="Times New Roman" w:eastAsia="Times New Roman" w:hAnsi="Times New Roman" w:cs="Times New Roman"/>
            <w:sz w:val="24"/>
            <w:szCs w:val="24"/>
          </w:rPr>
          <w:t xml:space="preserve">temporal and </w:t>
        </w:r>
      </w:ins>
      <w:r w:rsidRPr="00AE28CD">
        <w:rPr>
          <w:rFonts w:ascii="Times New Roman" w:eastAsia="Times New Roman" w:hAnsi="Times New Roman" w:cs="Times New Roman"/>
          <w:sz w:val="24"/>
          <w:szCs w:val="24"/>
        </w:rPr>
        <w:t>spatial scales, from the mesocosm (Davidson et al. 2018) to whole-ecosystem (</w:t>
      </w:r>
      <w:proofErr w:type="spellStart"/>
      <w:r w:rsidRPr="00AE28CD">
        <w:rPr>
          <w:rFonts w:ascii="Times New Roman" w:eastAsia="Times New Roman" w:hAnsi="Times New Roman" w:cs="Times New Roman"/>
          <w:sz w:val="24"/>
          <w:szCs w:val="24"/>
        </w:rPr>
        <w:t>Nachimuthu</w:t>
      </w:r>
      <w:proofErr w:type="spellEnd"/>
      <w:r w:rsidRPr="00AE28CD">
        <w:rPr>
          <w:rFonts w:ascii="Times New Roman" w:eastAsia="Times New Roman" w:hAnsi="Times New Roman" w:cs="Times New Roman"/>
          <w:sz w:val="24"/>
          <w:szCs w:val="24"/>
        </w:rPr>
        <w:t xml:space="preserve"> et al. 2016</w:t>
      </w:r>
      <w:ins w:id="849" w:author="McClure, Ryan" w:date="2020-11-05T14:41:00Z">
        <w:r w:rsidR="00D05D28">
          <w:rPr>
            <w:rFonts w:ascii="Times New Roman" w:eastAsia="Times New Roman" w:hAnsi="Times New Roman" w:cs="Times New Roman"/>
            <w:sz w:val="24"/>
            <w:szCs w:val="24"/>
          </w:rPr>
          <w:t>, Walter-Anthony 2013</w:t>
        </w:r>
      </w:ins>
      <w:r w:rsidRPr="00AE28CD">
        <w:rPr>
          <w:rFonts w:ascii="Times New Roman" w:eastAsia="Times New Roman" w:hAnsi="Times New Roman" w:cs="Times New Roman"/>
          <w:sz w:val="24"/>
          <w:szCs w:val="24"/>
        </w:rPr>
        <w:t xml:space="preserve">), and on temporal scales </w:t>
      </w:r>
      <w:r>
        <w:rPr>
          <w:rFonts w:ascii="Times New Roman" w:eastAsia="Times New Roman" w:hAnsi="Times New Roman" w:cs="Times New Roman"/>
          <w:sz w:val="24"/>
          <w:szCs w:val="24"/>
        </w:rPr>
        <w:t xml:space="preserve">varying </w:t>
      </w:r>
      <w:r w:rsidRPr="00AE28CD">
        <w:rPr>
          <w:rFonts w:ascii="Times New Roman" w:eastAsia="Times New Roman" w:hAnsi="Times New Roman" w:cs="Times New Roman"/>
          <w:sz w:val="24"/>
          <w:szCs w:val="24"/>
        </w:rPr>
        <w:t>from hours (</w:t>
      </w:r>
      <w:proofErr w:type="spellStart"/>
      <w:r>
        <w:rPr>
          <w:rFonts w:ascii="Times New Roman" w:eastAsia="Times New Roman" w:hAnsi="Times New Roman" w:cs="Times New Roman"/>
          <w:sz w:val="24"/>
          <w:szCs w:val="24"/>
        </w:rPr>
        <w:t>Bezerra</w:t>
      </w:r>
      <w:proofErr w:type="spellEnd"/>
      <w:r>
        <w:rPr>
          <w:rFonts w:ascii="Times New Roman" w:eastAsia="Times New Roman" w:hAnsi="Times New Roman" w:cs="Times New Roman"/>
          <w:sz w:val="24"/>
          <w:szCs w:val="24"/>
        </w:rPr>
        <w:t xml:space="preserve"> et al. 2020</w:t>
      </w:r>
      <w:r w:rsidRPr="00AE28CD">
        <w:rPr>
          <w:rFonts w:ascii="Times New Roman" w:eastAsia="Times New Roman" w:hAnsi="Times New Roman" w:cs="Times New Roman"/>
          <w:sz w:val="24"/>
          <w:szCs w:val="24"/>
        </w:rPr>
        <w:t>) to years (</w:t>
      </w:r>
      <w:proofErr w:type="spellStart"/>
      <w:r w:rsidRPr="00AE28CD">
        <w:rPr>
          <w:rFonts w:ascii="Times New Roman" w:eastAsia="Times New Roman" w:hAnsi="Times New Roman" w:cs="Times New Roman"/>
          <w:sz w:val="24"/>
          <w:szCs w:val="24"/>
        </w:rPr>
        <w:t>Männistö</w:t>
      </w:r>
      <w:proofErr w:type="spellEnd"/>
      <w:r w:rsidRPr="00AE28CD">
        <w:rPr>
          <w:rFonts w:ascii="Times New Roman" w:eastAsia="Times New Roman" w:hAnsi="Times New Roman" w:cs="Times New Roman"/>
          <w:sz w:val="24"/>
          <w:szCs w:val="24"/>
        </w:rPr>
        <w:t xml:space="preserve"> et al. 2019)</w:t>
      </w:r>
      <w:r>
        <w:rPr>
          <w:rFonts w:ascii="Times New Roman" w:eastAsia="Times New Roman" w:hAnsi="Times New Roman" w:cs="Times New Roman"/>
          <w:sz w:val="24"/>
          <w:szCs w:val="24"/>
        </w:rPr>
        <w:t>. While</w:t>
      </w:r>
      <w:del w:id="850" w:author="Cayelan C. Carey" w:date="2020-11-06T15:40:00Z">
        <w:r w:rsidRPr="00AE28CD" w:rsidDel="002D5D97">
          <w:rPr>
            <w:rFonts w:ascii="Times New Roman" w:eastAsia="Times New Roman" w:hAnsi="Times New Roman" w:cs="Times New Roman"/>
            <w:sz w:val="24"/>
            <w:szCs w:val="24"/>
          </w:rPr>
          <w:delText xml:space="preserve"> </w:delText>
        </w:r>
      </w:del>
      <w:ins w:id="851" w:author="McClure, Ryan" w:date="2020-11-05T14:43:00Z">
        <w:del w:id="852" w:author="Cayelan C. Carey" w:date="2020-11-06T15:40:00Z">
          <w:r w:rsidR="00D05D28" w:rsidDel="002D5D97">
            <w:rPr>
              <w:rFonts w:ascii="Times New Roman" w:eastAsia="Times New Roman" w:hAnsi="Times New Roman" w:cs="Times New Roman"/>
              <w:sz w:val="24"/>
              <w:szCs w:val="24"/>
            </w:rPr>
            <w:delText>,</w:delText>
          </w:r>
        </w:del>
        <w:r w:rsidR="00D05D28" w:rsidRPr="00AE28CD">
          <w:rPr>
            <w:rFonts w:ascii="Times New Roman" w:eastAsia="Times New Roman" w:hAnsi="Times New Roman" w:cs="Times New Roman"/>
            <w:sz w:val="24"/>
            <w:szCs w:val="24"/>
          </w:rPr>
          <w:t xml:space="preserve"> </w:t>
        </w:r>
      </w:ins>
      <w:r w:rsidRPr="00AE28CD">
        <w:rPr>
          <w:rFonts w:ascii="Times New Roman" w:eastAsia="Times New Roman" w:hAnsi="Times New Roman" w:cs="Times New Roman"/>
          <w:sz w:val="24"/>
          <w:szCs w:val="24"/>
        </w:rPr>
        <w:t xml:space="preserve">these studies </w:t>
      </w:r>
      <w:del w:id="853" w:author="McClure, Ryan" w:date="2020-11-05T14:44:00Z">
        <w:r w:rsidRPr="00AE28CD" w:rsidDel="00D05D28">
          <w:rPr>
            <w:rFonts w:ascii="Times New Roman" w:eastAsia="Times New Roman" w:hAnsi="Times New Roman" w:cs="Times New Roman"/>
            <w:sz w:val="24"/>
            <w:szCs w:val="24"/>
          </w:rPr>
          <w:delText xml:space="preserve">were generating model predictions </w:delText>
        </w:r>
      </w:del>
      <w:ins w:id="854" w:author="McClure, Ryan" w:date="2020-11-05T14:44:00Z">
        <w:r w:rsidR="00D05D28">
          <w:rPr>
            <w:rFonts w:ascii="Times New Roman" w:eastAsia="Times New Roman" w:hAnsi="Times New Roman" w:cs="Times New Roman"/>
            <w:sz w:val="24"/>
            <w:szCs w:val="24"/>
          </w:rPr>
          <w:t xml:space="preserve">generated prediction models </w:t>
        </w:r>
      </w:ins>
      <w:r w:rsidRPr="00AE28CD">
        <w:rPr>
          <w:rFonts w:ascii="Times New Roman" w:eastAsia="Times New Roman" w:hAnsi="Times New Roman" w:cs="Times New Roman"/>
          <w:sz w:val="24"/>
          <w:szCs w:val="24"/>
        </w:rPr>
        <w:t>after data were collected, not updating the</w:t>
      </w:r>
      <w:r>
        <w:rPr>
          <w:rFonts w:ascii="Times New Roman" w:eastAsia="Times New Roman" w:hAnsi="Times New Roman" w:cs="Times New Roman"/>
          <w:sz w:val="24"/>
          <w:szCs w:val="24"/>
        </w:rPr>
        <w:t>ir</w:t>
      </w:r>
      <w:r w:rsidRPr="00AE28CD">
        <w:rPr>
          <w:rFonts w:ascii="Times New Roman" w:eastAsia="Times New Roman" w:hAnsi="Times New Roman" w:cs="Times New Roman"/>
          <w:sz w:val="24"/>
          <w:szCs w:val="24"/>
        </w:rPr>
        <w:t xml:space="preserve"> model</w:t>
      </w:r>
      <w:ins w:id="855" w:author="McClure, Ryan" w:date="2020-11-05T14:44:00Z">
        <w:r w:rsidR="00D05D28">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and predictions</w:t>
      </w:r>
      <w:r w:rsidRPr="00AE28CD">
        <w:rPr>
          <w:rFonts w:ascii="Times New Roman" w:eastAsia="Times New Roman" w:hAnsi="Times New Roman" w:cs="Times New Roman"/>
          <w:sz w:val="24"/>
          <w:szCs w:val="24"/>
        </w:rPr>
        <w:t xml:space="preserve"> in real-time</w:t>
      </w:r>
      <w:r>
        <w:rPr>
          <w:rFonts w:ascii="Times New Roman" w:eastAsia="Times New Roman" w:hAnsi="Times New Roman" w:cs="Times New Roman"/>
          <w:sz w:val="24"/>
          <w:szCs w:val="24"/>
        </w:rPr>
        <w:t xml:space="preserve">, </w:t>
      </w:r>
      <w:del w:id="856" w:author="McClure, Ryan" w:date="2020-11-04T14:36:00Z">
        <w:r w:rsidDel="00D76EC2">
          <w:rPr>
            <w:rFonts w:ascii="Times New Roman" w:eastAsia="Times New Roman" w:hAnsi="Times New Roman" w:cs="Times New Roman"/>
            <w:sz w:val="24"/>
            <w:szCs w:val="24"/>
          </w:rPr>
          <w:delText xml:space="preserve">this </w:delText>
        </w:r>
      </w:del>
      <w:ins w:id="857" w:author="McClure, Ryan" w:date="2020-11-04T14:36:00Z">
        <w:r w:rsidR="00D76EC2">
          <w:rPr>
            <w:rFonts w:ascii="Times New Roman" w:eastAsia="Times New Roman" w:hAnsi="Times New Roman" w:cs="Times New Roman"/>
            <w:sz w:val="24"/>
            <w:szCs w:val="24"/>
          </w:rPr>
          <w:t>th</w:t>
        </w:r>
      </w:ins>
      <w:ins w:id="858" w:author="McClure, Ryan" w:date="2020-11-05T14:44:00Z">
        <w:r w:rsidR="00D05D28">
          <w:rPr>
            <w:rFonts w:ascii="Times New Roman" w:eastAsia="Times New Roman" w:hAnsi="Times New Roman" w:cs="Times New Roman"/>
            <w:sz w:val="24"/>
            <w:szCs w:val="24"/>
          </w:rPr>
          <w:t>is</w:t>
        </w:r>
      </w:ins>
      <w:ins w:id="859" w:author="McClure, Ryan" w:date="2020-11-04T14:36:00Z">
        <w:r w:rsidR="00D76EC2">
          <w:rPr>
            <w:rFonts w:ascii="Times New Roman" w:eastAsia="Times New Roman" w:hAnsi="Times New Roman" w:cs="Times New Roman"/>
            <w:sz w:val="24"/>
            <w:szCs w:val="24"/>
          </w:rPr>
          <w:t xml:space="preserve"> previous </w:t>
        </w:r>
      </w:ins>
      <w:r>
        <w:rPr>
          <w:rFonts w:ascii="Times New Roman" w:eastAsia="Times New Roman" w:hAnsi="Times New Roman" w:cs="Times New Roman"/>
          <w:sz w:val="24"/>
          <w:szCs w:val="24"/>
        </w:rPr>
        <w:t>work</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combination with ours </w:t>
      </w:r>
      <w:r w:rsidRPr="00AE28CD">
        <w:rPr>
          <w:rFonts w:ascii="Times New Roman" w:eastAsia="Times New Roman" w:hAnsi="Times New Roman" w:cs="Times New Roman"/>
          <w:sz w:val="24"/>
          <w:szCs w:val="24"/>
        </w:rPr>
        <w:t>suggest</w:t>
      </w:r>
      <w:r>
        <w:rPr>
          <w:rFonts w:ascii="Times New Roman" w:eastAsia="Times New Roman" w:hAnsi="Times New Roman" w:cs="Times New Roman"/>
          <w:sz w:val="24"/>
          <w:szCs w:val="24"/>
        </w:rPr>
        <w:t>s</w:t>
      </w:r>
      <w:r w:rsidRPr="00AE28CD">
        <w:rPr>
          <w:rFonts w:ascii="Times New Roman" w:eastAsia="Times New Roman" w:hAnsi="Times New Roman" w:cs="Times New Roman"/>
          <w:sz w:val="24"/>
          <w:szCs w:val="24"/>
        </w:rPr>
        <w:t xml:space="preserve"> that </w:t>
      </w:r>
      <w:r>
        <w:rPr>
          <w:rFonts w:ascii="Times New Roman" w:eastAsia="Times New Roman" w:hAnsi="Times New Roman" w:cs="Times New Roman"/>
          <w:sz w:val="24"/>
          <w:szCs w:val="24"/>
        </w:rPr>
        <w:t xml:space="preserve">freshwater </w:t>
      </w:r>
      <w:r w:rsidRPr="00AE28CD">
        <w:rPr>
          <w:rFonts w:ascii="Times New Roman" w:eastAsia="Times New Roman" w:hAnsi="Times New Roman" w:cs="Times New Roman"/>
          <w:sz w:val="24"/>
          <w:szCs w:val="24"/>
        </w:rPr>
        <w:t>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w:t>
      </w:r>
      <w:del w:id="860" w:author="McClure, Ryan" w:date="2020-11-04T14:36:00Z">
        <w:r w:rsidRPr="00AE28CD" w:rsidDel="00D76EC2">
          <w:rPr>
            <w:rFonts w:ascii="Times New Roman" w:eastAsia="Times New Roman" w:hAnsi="Times New Roman" w:cs="Times New Roman"/>
            <w:sz w:val="24"/>
            <w:szCs w:val="24"/>
          </w:rPr>
          <w:delText xml:space="preserve">may </w:delText>
        </w:r>
      </w:del>
      <w:ins w:id="861" w:author="McClure, Ryan" w:date="2020-11-04T14:36:00Z">
        <w:del w:id="862" w:author="Cayelan C. Carey" w:date="2020-11-06T15:40:00Z">
          <w:r w:rsidR="00D76EC2" w:rsidDel="002D5D97">
            <w:rPr>
              <w:rFonts w:ascii="Times New Roman" w:eastAsia="Times New Roman" w:hAnsi="Times New Roman" w:cs="Times New Roman"/>
              <w:sz w:val="24"/>
              <w:szCs w:val="24"/>
            </w:rPr>
            <w:delText>has the potential to</w:delText>
          </w:r>
        </w:del>
      </w:ins>
      <w:ins w:id="863" w:author="Cayelan C. Carey" w:date="2020-11-06T15:40:00Z">
        <w:r w:rsidR="002D5D97">
          <w:rPr>
            <w:rFonts w:ascii="Times New Roman" w:eastAsia="Times New Roman" w:hAnsi="Times New Roman" w:cs="Times New Roman"/>
            <w:sz w:val="24"/>
            <w:szCs w:val="24"/>
          </w:rPr>
          <w:t>may</w:t>
        </w:r>
      </w:ins>
      <w:ins w:id="864" w:author="McClure, Ryan" w:date="2020-11-04T14:36:00Z">
        <w:r w:rsidR="00D76EC2" w:rsidRPr="00AE28CD">
          <w:rPr>
            <w:rFonts w:ascii="Times New Roman" w:eastAsia="Times New Roman" w:hAnsi="Times New Roman" w:cs="Times New Roman"/>
            <w:sz w:val="24"/>
            <w:szCs w:val="24"/>
          </w:rPr>
          <w:t xml:space="preserve"> </w:t>
        </w:r>
      </w:ins>
      <w:r w:rsidRPr="00AE28CD">
        <w:rPr>
          <w:rFonts w:ascii="Times New Roman" w:eastAsia="Times New Roman" w:hAnsi="Times New Roman" w:cs="Times New Roman"/>
          <w:sz w:val="24"/>
          <w:szCs w:val="24"/>
        </w:rPr>
        <w:t xml:space="preserve">be more predictable </w:t>
      </w:r>
      <w:ins w:id="865" w:author="Cayelan C. Carey" w:date="2020-11-06T15:40:00Z">
        <w:r w:rsidR="002D5D97">
          <w:rPr>
            <w:rFonts w:ascii="Times New Roman" w:eastAsia="Times New Roman" w:hAnsi="Times New Roman" w:cs="Times New Roman"/>
            <w:sz w:val="24"/>
            <w:szCs w:val="24"/>
          </w:rPr>
          <w:t xml:space="preserve">as a biogeochemical process </w:t>
        </w:r>
      </w:ins>
      <w:r w:rsidRPr="00AE28CD">
        <w:rPr>
          <w:rFonts w:ascii="Times New Roman" w:eastAsia="Times New Roman" w:hAnsi="Times New Roman" w:cs="Times New Roman"/>
          <w:sz w:val="24"/>
          <w:szCs w:val="24"/>
        </w:rPr>
        <w:t>than previously thought</w:t>
      </w:r>
      <w:ins w:id="866" w:author="McClure, Ryan" w:date="2020-11-04T14:37:00Z">
        <w:del w:id="867" w:author="Cayelan C. Carey" w:date="2020-11-06T15:40:00Z">
          <w:r w:rsidR="00D76EC2" w:rsidDel="002D5D97">
            <w:rPr>
              <w:rFonts w:ascii="Times New Roman" w:eastAsia="Times New Roman" w:hAnsi="Times New Roman" w:cs="Times New Roman"/>
              <w:sz w:val="24"/>
              <w:szCs w:val="24"/>
            </w:rPr>
            <w:delText>with time</w:delText>
          </w:r>
        </w:del>
      </w:ins>
      <w:ins w:id="868" w:author="McClure, Ryan" w:date="2020-11-05T14:44:00Z">
        <w:del w:id="869" w:author="Cayelan C. Carey" w:date="2020-11-06T15:40:00Z">
          <w:r w:rsidR="00D05D28" w:rsidDel="002D5D97">
            <w:rPr>
              <w:rFonts w:ascii="Times New Roman" w:eastAsia="Times New Roman" w:hAnsi="Times New Roman" w:cs="Times New Roman"/>
              <w:sz w:val="24"/>
              <w:szCs w:val="24"/>
            </w:rPr>
            <w:delText xml:space="preserve"> and a forecasting </w:delText>
          </w:r>
        </w:del>
      </w:ins>
      <w:ins w:id="870" w:author="McClure, Ryan" w:date="2020-11-05T14:45:00Z">
        <w:del w:id="871" w:author="Cayelan C. Carey" w:date="2020-11-06T15:40:00Z">
          <w:r w:rsidR="00D05D28" w:rsidDel="002D5D97">
            <w:rPr>
              <w:rFonts w:ascii="Times New Roman" w:eastAsia="Times New Roman" w:hAnsi="Times New Roman" w:cs="Times New Roman"/>
              <w:sz w:val="24"/>
              <w:szCs w:val="24"/>
            </w:rPr>
            <w:delText>workflow</w:delText>
          </w:r>
        </w:del>
      </w:ins>
      <w:r w:rsidRPr="00AE28CD">
        <w:rPr>
          <w:rFonts w:ascii="Times New Roman" w:eastAsia="Times New Roman" w:hAnsi="Times New Roman" w:cs="Times New Roman"/>
          <w:sz w:val="24"/>
          <w:szCs w:val="24"/>
        </w:rPr>
        <w:t xml:space="preserve">. </w:t>
      </w:r>
      <w:ins w:id="872" w:author="McClure, Ryan" w:date="2020-11-04T14:38:00Z">
        <w:r w:rsidR="00D76EC2">
          <w:rPr>
            <w:rFonts w:ascii="Times New Roman" w:eastAsia="Times New Roman" w:hAnsi="Times New Roman" w:cs="Times New Roman"/>
            <w:sz w:val="24"/>
            <w:szCs w:val="24"/>
          </w:rPr>
          <w:t>As a start, developing</w:t>
        </w:r>
      </w:ins>
      <w:del w:id="873" w:author="McClure, Ryan" w:date="2020-11-04T14:38:00Z">
        <w:r w:rsidDel="00D76EC2">
          <w:rPr>
            <w:rFonts w:ascii="Times New Roman" w:eastAsia="Times New Roman" w:hAnsi="Times New Roman" w:cs="Times New Roman"/>
            <w:sz w:val="24"/>
            <w:szCs w:val="24"/>
          </w:rPr>
          <w:delText>Other</w:delText>
        </w:r>
      </w:del>
      <w:r>
        <w:rPr>
          <w:rFonts w:ascii="Times New Roman" w:eastAsia="Times New Roman" w:hAnsi="Times New Roman" w:cs="Times New Roman"/>
          <w:sz w:val="24"/>
          <w:szCs w:val="24"/>
        </w:rPr>
        <w:t xml:space="preserve"> models </w:t>
      </w:r>
      <w:del w:id="874" w:author="McClure, Ryan" w:date="2020-11-04T14:38:00Z">
        <w:r w:rsidDel="00D76EC2">
          <w:rPr>
            <w:rFonts w:ascii="Times New Roman" w:eastAsia="Times New Roman" w:hAnsi="Times New Roman" w:cs="Times New Roman"/>
            <w:sz w:val="24"/>
            <w:szCs w:val="24"/>
          </w:rPr>
          <w:delText xml:space="preserve">including </w:delText>
        </w:r>
      </w:del>
      <w:ins w:id="875" w:author="McClure, Ryan" w:date="2020-11-04T14:38:00Z">
        <w:r w:rsidR="00D76EC2">
          <w:rPr>
            <w:rFonts w:ascii="Times New Roman" w:eastAsia="Times New Roman" w:hAnsi="Times New Roman" w:cs="Times New Roman"/>
            <w:sz w:val="24"/>
            <w:szCs w:val="24"/>
          </w:rPr>
          <w:t xml:space="preserve">that include </w:t>
        </w:r>
      </w:ins>
      <w:r>
        <w:rPr>
          <w:rFonts w:ascii="Times New Roman" w:eastAsia="Times New Roman" w:hAnsi="Times New Roman" w:cs="Times New Roman"/>
          <w:sz w:val="24"/>
          <w:szCs w:val="24"/>
        </w:rPr>
        <w:t>additional</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predictor </w:t>
      </w:r>
      <w:r w:rsidRPr="00AE28CD">
        <w:rPr>
          <w:rFonts w:ascii="Times New Roman" w:eastAsia="Times New Roman" w:hAnsi="Times New Roman" w:cs="Times New Roman"/>
          <w:sz w:val="24"/>
          <w:szCs w:val="24"/>
        </w:rPr>
        <w:t xml:space="preserve">variables (e.g., </w:t>
      </w:r>
      <w:r>
        <w:rPr>
          <w:rFonts w:ascii="Times New Roman" w:eastAsia="Times New Roman" w:hAnsi="Times New Roman" w:cs="Times New Roman"/>
          <w:sz w:val="24"/>
          <w:szCs w:val="24"/>
        </w:rPr>
        <w:t xml:space="preserve">chlorophyll </w:t>
      </w:r>
      <w:r w:rsidRPr="00D76EC2">
        <w:rPr>
          <w:rFonts w:ascii="Times New Roman" w:eastAsia="Times New Roman" w:hAnsi="Times New Roman" w:cs="Times New Roman"/>
          <w:i/>
          <w:iCs/>
          <w:sz w:val="24"/>
          <w:szCs w:val="24"/>
          <w:rPrChange w:id="876" w:author="McClure, Ryan" w:date="2020-11-04T14:37:00Z">
            <w:rPr>
              <w:rFonts w:ascii="Times New Roman" w:eastAsia="Times New Roman" w:hAnsi="Times New Roman" w:cs="Times New Roman"/>
              <w:sz w:val="24"/>
              <w:szCs w:val="24"/>
            </w:rPr>
          </w:rPrChange>
        </w:rPr>
        <w:t>a</w:t>
      </w:r>
      <w:ins w:id="877" w:author="McClure, Ryan" w:date="2020-11-05T14:45:00Z">
        <w:r w:rsidR="00D05D28">
          <w:rPr>
            <w:rFonts w:ascii="Times New Roman" w:eastAsia="Times New Roman" w:hAnsi="Times New Roman" w:cs="Times New Roman"/>
            <w:sz w:val="24"/>
            <w:szCs w:val="24"/>
          </w:rPr>
          <w:t xml:space="preserve">, </w:t>
        </w:r>
      </w:ins>
      <w:del w:id="878" w:author="McClure, Ryan" w:date="2020-11-05T14:45:00Z">
        <w:r w:rsidDel="00D05D28">
          <w:rPr>
            <w:rFonts w:ascii="Times New Roman" w:eastAsia="Times New Roman" w:hAnsi="Times New Roman" w:cs="Times New Roman"/>
            <w:sz w:val="24"/>
            <w:szCs w:val="24"/>
          </w:rPr>
          <w:delText xml:space="preserve"> and </w:delText>
        </w:r>
      </w:del>
      <w:r>
        <w:rPr>
          <w:rFonts w:ascii="Times New Roman" w:eastAsia="Times New Roman" w:hAnsi="Times New Roman" w:cs="Times New Roman"/>
          <w:sz w:val="24"/>
          <w:szCs w:val="24"/>
        </w:rPr>
        <w:t>nutrients</w:t>
      </w:r>
      <w:ins w:id="879" w:author="McClure, Ryan" w:date="2020-11-05T14:46:00Z">
        <w:r w:rsidR="00D05D28">
          <w:rPr>
            <w:rFonts w:ascii="Times New Roman" w:eastAsia="Times New Roman" w:hAnsi="Times New Roman" w:cs="Times New Roman"/>
            <w:sz w:val="24"/>
            <w:szCs w:val="24"/>
          </w:rPr>
          <w:t>, pressure</w:t>
        </w:r>
      </w:ins>
      <w:r>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DelSontro</w:t>
      </w:r>
      <w:proofErr w:type="spellEnd"/>
      <w:r w:rsidRPr="00AE28CD">
        <w:rPr>
          <w:rFonts w:ascii="Times New Roman" w:eastAsia="Times New Roman" w:hAnsi="Times New Roman" w:cs="Times New Roman"/>
          <w:sz w:val="24"/>
          <w:szCs w:val="24"/>
        </w:rPr>
        <w:t xml:space="preserve"> et al. 2016</w:t>
      </w:r>
      <w:r>
        <w:rPr>
          <w:rFonts w:ascii="Times New Roman" w:eastAsia="Times New Roman" w:hAnsi="Times New Roman" w:cs="Times New Roman"/>
          <w:sz w:val="24"/>
          <w:szCs w:val="24"/>
        </w:rPr>
        <w:t>,</w:t>
      </w:r>
      <w:del w:id="880" w:author="McClure, Ryan" w:date="2020-11-05T14:46:00Z">
        <w:r w:rsidDel="00D05D28">
          <w:rPr>
            <w:rFonts w:ascii="Times New Roman" w:eastAsia="Times New Roman" w:hAnsi="Times New Roman" w:cs="Times New Roman"/>
            <w:sz w:val="24"/>
            <w:szCs w:val="24"/>
          </w:rPr>
          <w:delText xml:space="preserve"> </w:delText>
        </w:r>
      </w:del>
      <w:ins w:id="881" w:author="McClure, Ryan" w:date="2020-11-05T14:46:00Z">
        <w:r w:rsidR="00D05D28">
          <w:rPr>
            <w:rFonts w:ascii="Times New Roman" w:eastAsia="Times New Roman" w:hAnsi="Times New Roman" w:cs="Times New Roman"/>
            <w:sz w:val="24"/>
            <w:szCs w:val="24"/>
          </w:rPr>
          <w:t xml:space="preserve"> Harrison et al., 2016, </w:t>
        </w:r>
      </w:ins>
      <w:r w:rsidRPr="00AE28CD">
        <w:rPr>
          <w:rFonts w:ascii="Times New Roman" w:eastAsia="Times New Roman" w:hAnsi="Times New Roman" w:cs="Times New Roman"/>
          <w:sz w:val="24"/>
          <w:szCs w:val="24"/>
        </w:rPr>
        <w:t>West et al. 2016</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Davidson et al. 2018)</w:t>
      </w:r>
      <w:r>
        <w:rPr>
          <w:rFonts w:ascii="Times New Roman" w:eastAsia="Times New Roman" w:hAnsi="Times New Roman" w:cs="Times New Roman"/>
          <w:sz w:val="24"/>
          <w:szCs w:val="24"/>
        </w:rPr>
        <w:t xml:space="preserve"> </w:t>
      </w:r>
      <w:ins w:id="882" w:author="McClure, Ryan" w:date="2020-11-04T14:38:00Z">
        <w:r w:rsidR="00D76EC2">
          <w:rPr>
            <w:rFonts w:ascii="Times New Roman" w:eastAsia="Times New Roman" w:hAnsi="Times New Roman" w:cs="Times New Roman"/>
            <w:sz w:val="24"/>
            <w:szCs w:val="24"/>
          </w:rPr>
          <w:t xml:space="preserve">and </w:t>
        </w:r>
      </w:ins>
      <w:ins w:id="883" w:author="McClure, Ryan" w:date="2020-11-04T14:43:00Z">
        <w:r w:rsidR="00623FFB">
          <w:rPr>
            <w:rFonts w:ascii="Times New Roman" w:eastAsia="Times New Roman" w:hAnsi="Times New Roman" w:cs="Times New Roman"/>
            <w:sz w:val="24"/>
            <w:szCs w:val="24"/>
          </w:rPr>
          <w:t xml:space="preserve">increase in complexity </w:t>
        </w:r>
      </w:ins>
      <w:del w:id="884" w:author="McClure, Ryan" w:date="2020-11-05T14:45:00Z">
        <w:r w:rsidDel="00D05D28">
          <w:rPr>
            <w:rFonts w:ascii="Times New Roman" w:eastAsia="Times New Roman" w:hAnsi="Times New Roman" w:cs="Times New Roman"/>
            <w:sz w:val="24"/>
            <w:szCs w:val="24"/>
          </w:rPr>
          <w:delText>more complex than</w:delText>
        </w:r>
      </w:del>
      <w:ins w:id="885" w:author="McClure, Ryan" w:date="2020-11-05T14:45:00Z">
        <w:r w:rsidR="00D05D28">
          <w:rPr>
            <w:rFonts w:ascii="Times New Roman" w:eastAsia="Times New Roman" w:hAnsi="Times New Roman" w:cs="Times New Roman"/>
            <w:sz w:val="24"/>
            <w:szCs w:val="24"/>
          </w:rPr>
          <w:t>over</w:t>
        </w:r>
      </w:ins>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autoregressive </w:t>
      </w:r>
      <w:ins w:id="886" w:author="McClure, Ryan" w:date="2020-11-05T14:46:00Z">
        <w:r w:rsidR="00D05D28">
          <w:rPr>
            <w:rFonts w:ascii="Times New Roman" w:eastAsia="Times New Roman" w:hAnsi="Times New Roman" w:cs="Times New Roman"/>
            <w:sz w:val="24"/>
            <w:szCs w:val="24"/>
          </w:rPr>
          <w:t xml:space="preserve">forecast </w:t>
        </w:r>
      </w:ins>
      <w:r w:rsidRPr="00AE28CD">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(Eqn. 2)</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 likely needed to predict CH</w:t>
      </w:r>
      <w:r w:rsidRPr="00396FFC">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at </w:t>
      </w:r>
      <w:r w:rsidRPr="00AE28CD">
        <w:rPr>
          <w:rFonts w:ascii="Times New Roman" w:eastAsia="Times New Roman" w:hAnsi="Times New Roman" w:cs="Times New Roman"/>
          <w:sz w:val="24"/>
          <w:szCs w:val="24"/>
        </w:rPr>
        <w:t>other spatial and temporal scales</w:t>
      </w:r>
      <w:ins w:id="887" w:author="McClure, Ryan" w:date="2020-11-04T14:43:00Z">
        <w:r w:rsidR="00623FFB">
          <w:rPr>
            <w:rFonts w:ascii="Times New Roman" w:eastAsia="Times New Roman" w:hAnsi="Times New Roman" w:cs="Times New Roman"/>
            <w:sz w:val="24"/>
            <w:szCs w:val="24"/>
          </w:rPr>
          <w:t>.</w:t>
        </w:r>
      </w:ins>
      <w:del w:id="888" w:author="McClure, Ryan" w:date="2020-11-04T14:43:00Z">
        <w:r w:rsidRPr="00AE28CD" w:rsidDel="00623FFB">
          <w:rPr>
            <w:rFonts w:ascii="Times New Roman" w:eastAsia="Times New Roman" w:hAnsi="Times New Roman" w:cs="Times New Roman"/>
            <w:sz w:val="24"/>
            <w:szCs w:val="24"/>
          </w:rPr>
          <w:delText>,</w:delText>
        </w:r>
      </w:del>
      <w:r w:rsidRPr="00AE28CD">
        <w:rPr>
          <w:rFonts w:ascii="Times New Roman" w:eastAsia="Times New Roman" w:hAnsi="Times New Roman" w:cs="Times New Roman"/>
          <w:sz w:val="24"/>
          <w:szCs w:val="24"/>
        </w:rPr>
        <w:t xml:space="preserve"> </w:t>
      </w:r>
      <w:del w:id="889" w:author="McClure, Ryan" w:date="2020-11-04T14:43:00Z">
        <w:r w:rsidDel="00623FFB">
          <w:rPr>
            <w:rFonts w:ascii="Times New Roman" w:eastAsia="Times New Roman" w:hAnsi="Times New Roman" w:cs="Times New Roman"/>
            <w:sz w:val="24"/>
            <w:szCs w:val="24"/>
          </w:rPr>
          <w:delText>however</w:delText>
        </w:r>
      </w:del>
      <w:ins w:id="890" w:author="McClure, Ryan" w:date="2020-11-04T14:43:00Z">
        <w:r w:rsidR="00623FFB">
          <w:rPr>
            <w:rFonts w:ascii="Times New Roman" w:eastAsia="Times New Roman" w:hAnsi="Times New Roman" w:cs="Times New Roman"/>
            <w:sz w:val="24"/>
            <w:szCs w:val="24"/>
          </w:rPr>
          <w:t>However</w:t>
        </w:r>
      </w:ins>
      <w:r w:rsidRPr="00AE28CD">
        <w:rPr>
          <w:rFonts w:ascii="Times New Roman" w:eastAsia="Times New Roman" w:hAnsi="Times New Roman" w:cs="Times New Roman"/>
          <w:sz w:val="24"/>
          <w:szCs w:val="24"/>
        </w:rPr>
        <w:t>, our study demonstrates high</w:t>
      </w:r>
      <w:r>
        <w:rPr>
          <w:rFonts w:ascii="Times New Roman" w:eastAsia="Times New Roman" w:hAnsi="Times New Roman" w:cs="Times New Roman"/>
          <w:sz w:val="24"/>
          <w:szCs w:val="24"/>
        </w:rPr>
        <w:t xml:space="preserve"> </w:t>
      </w:r>
      <w:del w:id="891" w:author="McClure, Ryan" w:date="2020-11-04T14:39:00Z">
        <w:r w:rsidDel="00D76EC2">
          <w:rPr>
            <w:rFonts w:ascii="Times New Roman" w:eastAsia="Times New Roman" w:hAnsi="Times New Roman" w:cs="Times New Roman"/>
            <w:sz w:val="24"/>
            <w:szCs w:val="24"/>
          </w:rPr>
          <w:delText>near-term</w:delText>
        </w:r>
      </w:del>
      <w:ins w:id="892" w:author="McClure, Ryan" w:date="2020-11-04T14:39:00Z">
        <w:r w:rsidR="00D76EC2">
          <w:rPr>
            <w:rFonts w:ascii="Times New Roman" w:eastAsia="Times New Roman" w:hAnsi="Times New Roman" w:cs="Times New Roman"/>
            <w:sz w:val="24"/>
            <w:szCs w:val="24"/>
          </w:rPr>
          <w:t>weekly</w:t>
        </w:r>
      </w:ins>
      <w:r w:rsidRPr="00AE28CD">
        <w:rPr>
          <w:rFonts w:ascii="Times New Roman" w:eastAsia="Times New Roman" w:hAnsi="Times New Roman" w:cs="Times New Roman"/>
          <w:sz w:val="24"/>
          <w:szCs w:val="24"/>
        </w:rPr>
        <w:t xml:space="preserve"> predictability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at least at this one site</w:t>
      </w:r>
      <w:ins w:id="893" w:author="McClure, Ryan" w:date="2020-11-04T14:43:00Z">
        <w:r w:rsidR="00623FFB">
          <w:rPr>
            <w:rFonts w:ascii="Times New Roman" w:eastAsia="Times New Roman" w:hAnsi="Times New Roman" w:cs="Times New Roman"/>
            <w:sz w:val="24"/>
            <w:szCs w:val="24"/>
          </w:rPr>
          <w:t xml:space="preserve"> and the utility </w:t>
        </w:r>
      </w:ins>
      <w:ins w:id="894" w:author="McClure, Ryan" w:date="2020-11-04T14:44:00Z">
        <w:r w:rsidR="00623FFB">
          <w:rPr>
            <w:rFonts w:ascii="Times New Roman" w:eastAsia="Times New Roman" w:hAnsi="Times New Roman" w:cs="Times New Roman"/>
            <w:sz w:val="24"/>
            <w:szCs w:val="24"/>
          </w:rPr>
          <w:t xml:space="preserve">of </w:t>
        </w:r>
      </w:ins>
      <w:ins w:id="895" w:author="Cayelan C. Carey" w:date="2020-11-06T15:41:00Z">
        <w:r w:rsidR="002D5D97">
          <w:rPr>
            <w:rFonts w:ascii="Times New Roman" w:eastAsia="Times New Roman" w:hAnsi="Times New Roman" w:cs="Times New Roman"/>
            <w:sz w:val="24"/>
            <w:szCs w:val="24"/>
          </w:rPr>
          <w:t xml:space="preserve">near-term iterative </w:t>
        </w:r>
      </w:ins>
      <w:ins w:id="896" w:author="McClure, Ryan" w:date="2020-11-04T14:44:00Z">
        <w:r w:rsidR="00623FFB">
          <w:rPr>
            <w:rFonts w:ascii="Times New Roman" w:eastAsia="Times New Roman" w:hAnsi="Times New Roman" w:cs="Times New Roman"/>
            <w:sz w:val="24"/>
            <w:szCs w:val="24"/>
          </w:rPr>
          <w:t>ecological forecasting</w:t>
        </w:r>
      </w:ins>
      <w:ins w:id="897" w:author="Cayelan C. Carey" w:date="2020-11-06T15:41:00Z">
        <w:r w:rsidR="002D5D97">
          <w:rPr>
            <w:rFonts w:ascii="Times New Roman" w:eastAsia="Times New Roman" w:hAnsi="Times New Roman" w:cs="Times New Roman"/>
            <w:sz w:val="24"/>
            <w:szCs w:val="24"/>
          </w:rPr>
          <w:t xml:space="preserve"> as an approach</w:t>
        </w:r>
      </w:ins>
      <w:ins w:id="898" w:author="Cayelan C. Carey" w:date="2020-11-06T15:42:00Z">
        <w:r w:rsidR="002D5D97">
          <w:rPr>
            <w:rFonts w:ascii="Times New Roman" w:eastAsia="Times New Roman" w:hAnsi="Times New Roman" w:cs="Times New Roman"/>
            <w:sz w:val="24"/>
            <w:szCs w:val="24"/>
          </w:rPr>
          <w:t xml:space="preserve"> for quantifying ebullition predictability</w:t>
        </w:r>
      </w:ins>
      <w:ins w:id="899" w:author="McClure, Ryan" w:date="2020-11-05T14:49:00Z">
        <w:r w:rsidR="0079105D">
          <w:rPr>
            <w:rFonts w:ascii="Times New Roman" w:eastAsia="Times New Roman" w:hAnsi="Times New Roman" w:cs="Times New Roman"/>
            <w:sz w:val="24"/>
            <w:szCs w:val="24"/>
          </w:rPr>
          <w:t>.</w:t>
        </w:r>
      </w:ins>
      <w:del w:id="900" w:author="McClure, Ryan" w:date="2020-11-05T14:49:00Z">
        <w:r w:rsidRPr="00AE28CD" w:rsidDel="0079105D">
          <w:rPr>
            <w:rFonts w:ascii="Times New Roman" w:eastAsia="Times New Roman" w:hAnsi="Times New Roman" w:cs="Times New Roman"/>
            <w:sz w:val="24"/>
            <w:szCs w:val="24"/>
          </w:rPr>
          <w:delText xml:space="preserve">. </w:delText>
        </w:r>
      </w:del>
    </w:p>
    <w:p w14:paraId="308FC038" w14:textId="77777777" w:rsidR="00D512D8" w:rsidRDefault="00D512D8" w:rsidP="00D512D8">
      <w:pPr>
        <w:spacing w:after="0" w:line="480" w:lineRule="auto"/>
        <w:ind w:firstLine="720"/>
        <w:rPr>
          <w:rFonts w:ascii="Times New Roman" w:eastAsia="Times New Roman" w:hAnsi="Times New Roman" w:cs="Times New Roman"/>
          <w:i/>
          <w:sz w:val="24"/>
          <w:szCs w:val="24"/>
        </w:rPr>
      </w:pPr>
      <w:r w:rsidRPr="00AE28CD">
        <w:rPr>
          <w:rFonts w:ascii="Times New Roman" w:eastAsia="Times New Roman" w:hAnsi="Times New Roman" w:cs="Times New Roman"/>
          <w:sz w:val="24"/>
          <w:szCs w:val="24"/>
        </w:rPr>
        <w:t>The substantial reduction in total forecast variance over the forecasting period further demonstrates the value of the iterative forecasting for improving our understanding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predictability. Following Petchey et al. (2015), we assessed predictability by using the metric of total forecast variance</w:t>
      </w:r>
      <w:r>
        <w:rPr>
          <w:rFonts w:ascii="Times New Roman" w:eastAsia="Times New Roman" w:hAnsi="Times New Roman" w:cs="Times New Roman"/>
          <w:sz w:val="24"/>
          <w:szCs w:val="24"/>
        </w:rPr>
        <w:t xml:space="preserve"> </w:t>
      </w:r>
      <w:ins w:id="901" w:author="McClure, Ryan" w:date="2020-11-04T14:54:00Z">
        <w:r w:rsidR="008D6027">
          <w:rPr>
            <w:rFonts w:ascii="Times New Roman" w:eastAsia="Times New Roman" w:hAnsi="Times New Roman" w:cs="Times New Roman"/>
            <w:sz w:val="24"/>
            <w:szCs w:val="24"/>
          </w:rPr>
          <w:t xml:space="preserve">over the forecasting period </w:t>
        </w:r>
      </w:ins>
      <w:r>
        <w:rPr>
          <w:rFonts w:ascii="Times New Roman" w:eastAsia="Times New Roman" w:hAnsi="Times New Roman" w:cs="Times New Roman"/>
          <w:sz w:val="24"/>
          <w:szCs w:val="24"/>
        </w:rPr>
        <w:t xml:space="preserve">(Figure </w:t>
      </w:r>
      <w:del w:id="902" w:author="McClure, Ryan" w:date="2020-11-05T14:50:00Z">
        <w:r w:rsidDel="0079105D">
          <w:rPr>
            <w:rFonts w:ascii="Times New Roman" w:eastAsia="Times New Roman" w:hAnsi="Times New Roman" w:cs="Times New Roman"/>
            <w:sz w:val="24"/>
            <w:szCs w:val="24"/>
          </w:rPr>
          <w:delText>5</w:delText>
        </w:r>
      </w:del>
      <w:ins w:id="903" w:author="McClure, Ryan" w:date="2020-11-05T14:50:00Z">
        <w:r w:rsidR="0079105D">
          <w:rPr>
            <w:rFonts w:ascii="Times New Roman" w:eastAsia="Times New Roman" w:hAnsi="Times New Roman" w:cs="Times New Roman"/>
            <w:sz w:val="24"/>
            <w:szCs w:val="24"/>
          </w:rPr>
          <w:t>4</w:t>
        </w:r>
      </w:ins>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Other studies that followed this approach found that total forecast variance </w:t>
      </w:r>
      <w:del w:id="904" w:author="McClure, Ryan" w:date="2020-11-04T14:54:00Z">
        <w:r w:rsidRPr="00AE28CD" w:rsidDel="00F75EDF">
          <w:rPr>
            <w:rFonts w:ascii="Times New Roman" w:eastAsia="Times New Roman" w:hAnsi="Times New Roman" w:cs="Times New Roman"/>
            <w:sz w:val="24"/>
            <w:szCs w:val="24"/>
          </w:rPr>
          <w:delText xml:space="preserve">will </w:delText>
        </w:r>
      </w:del>
      <w:ins w:id="905" w:author="McClure, Ryan" w:date="2020-11-04T14:54:00Z">
        <w:r w:rsidR="00F75EDF">
          <w:rPr>
            <w:rFonts w:ascii="Times New Roman" w:eastAsia="Times New Roman" w:hAnsi="Times New Roman" w:cs="Times New Roman"/>
            <w:sz w:val="24"/>
            <w:szCs w:val="24"/>
          </w:rPr>
          <w:t>can</w:t>
        </w:r>
        <w:r w:rsidR="00F75EDF" w:rsidRPr="00AE28CD">
          <w:rPr>
            <w:rFonts w:ascii="Times New Roman" w:eastAsia="Times New Roman" w:hAnsi="Times New Roman" w:cs="Times New Roman"/>
            <w:sz w:val="24"/>
            <w:szCs w:val="24"/>
          </w:rPr>
          <w:t xml:space="preserve"> </w:t>
        </w:r>
      </w:ins>
      <w:r w:rsidRPr="00AE28CD">
        <w:rPr>
          <w:rFonts w:ascii="Times New Roman" w:eastAsia="Times New Roman" w:hAnsi="Times New Roman" w:cs="Times New Roman"/>
          <w:sz w:val="24"/>
          <w:szCs w:val="24"/>
        </w:rPr>
        <w:t xml:space="preserve">decrease </w:t>
      </w:r>
      <w:del w:id="906" w:author="McClure, Ryan" w:date="2020-11-04T14:54:00Z">
        <w:r w:rsidRPr="00AE28CD" w:rsidDel="00F75EDF">
          <w:rPr>
            <w:rFonts w:ascii="Times New Roman" w:eastAsia="Times New Roman" w:hAnsi="Times New Roman" w:cs="Times New Roman"/>
            <w:sz w:val="24"/>
            <w:szCs w:val="24"/>
          </w:rPr>
          <w:delText xml:space="preserve">substantially </w:delText>
        </w:r>
      </w:del>
      <w:r w:rsidRPr="00AE28CD">
        <w:rPr>
          <w:rFonts w:ascii="Times New Roman" w:eastAsia="Times New Roman" w:hAnsi="Times New Roman" w:cs="Times New Roman"/>
          <w:sz w:val="24"/>
          <w:szCs w:val="24"/>
        </w:rPr>
        <w:t>after a relatively short training period if the chosen prediction model is appropriate (Luo et al.</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2011</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Petchey et al. 2015,</w:t>
      </w:r>
      <w:r w:rsidRPr="009E5B22">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Dietze</w:t>
      </w:r>
      <w:proofErr w:type="spellEnd"/>
      <w:r w:rsidRPr="00AE28CD">
        <w:rPr>
          <w:rFonts w:ascii="Times New Roman" w:eastAsia="Times New Roman" w:hAnsi="Times New Roman" w:cs="Times New Roman"/>
          <w:sz w:val="24"/>
          <w:szCs w:val="24"/>
        </w:rPr>
        <w:t xml:space="preserve"> 2017</w:t>
      </w:r>
      <w:r w:rsidRPr="00AE28CD">
        <w:rPr>
          <w:rFonts w:ascii="Times New Roman" w:eastAsia="Times New Roman" w:hAnsi="Times New Roman" w:cs="Times New Roman"/>
          <w:i/>
          <w:iCs/>
          <w:sz w:val="24"/>
          <w:szCs w:val="24"/>
        </w:rPr>
        <w:t>b</w:t>
      </w:r>
      <w:r w:rsidRPr="00AE28CD">
        <w:rPr>
          <w:rFonts w:ascii="Times New Roman" w:eastAsia="Times New Roman" w:hAnsi="Times New Roman" w:cs="Times New Roman"/>
          <w:sz w:val="24"/>
          <w:szCs w:val="24"/>
        </w:rPr>
        <w:t xml:space="preserve">). </w:t>
      </w:r>
      <w:del w:id="907" w:author="McClure, Ryan" w:date="2020-11-04T14:51:00Z">
        <w:r w:rsidRPr="00AE28CD" w:rsidDel="00A900C3">
          <w:rPr>
            <w:rFonts w:ascii="Times New Roman" w:eastAsia="Times New Roman" w:hAnsi="Times New Roman" w:cs="Times New Roman"/>
            <w:sz w:val="24"/>
            <w:szCs w:val="24"/>
          </w:rPr>
          <w:delText xml:space="preserve">Thus, </w:delText>
        </w:r>
      </w:del>
      <w:ins w:id="908" w:author="McClure, Ryan" w:date="2020-11-04T14:51:00Z">
        <w:r w:rsidR="00A900C3">
          <w:rPr>
            <w:rFonts w:ascii="Times New Roman" w:eastAsia="Times New Roman" w:hAnsi="Times New Roman" w:cs="Times New Roman"/>
            <w:sz w:val="24"/>
            <w:szCs w:val="24"/>
          </w:rPr>
          <w:t>T</w:t>
        </w:r>
      </w:ins>
      <w:del w:id="909" w:author="McClure, Ryan" w:date="2020-11-04T14:51:00Z">
        <w:r w:rsidRPr="00AE28CD" w:rsidDel="00A900C3">
          <w:rPr>
            <w:rFonts w:ascii="Times New Roman" w:eastAsia="Times New Roman" w:hAnsi="Times New Roman" w:cs="Times New Roman"/>
            <w:sz w:val="24"/>
            <w:szCs w:val="24"/>
          </w:rPr>
          <w:delText>t</w:delText>
        </w:r>
      </w:del>
      <w:r w:rsidRPr="00AE28CD">
        <w:rPr>
          <w:rFonts w:ascii="Times New Roman" w:eastAsia="Times New Roman" w:hAnsi="Times New Roman" w:cs="Times New Roman"/>
          <w:sz w:val="24"/>
          <w:szCs w:val="24"/>
        </w:rPr>
        <w:t>he rapid decrease in total forecast variance between 1 and 15 July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lastRenderedPageBreak/>
        <w:t xml:space="preserve">5) after a one-month training period suggests that </w:t>
      </w:r>
      <w:del w:id="910" w:author="McClure, Ryan" w:date="2020-11-04T15:13:00Z">
        <w:r w:rsidRPr="00AE28CD" w:rsidDel="00EF53D3">
          <w:rPr>
            <w:rFonts w:ascii="Times New Roman" w:eastAsia="Times New Roman" w:hAnsi="Times New Roman" w:cs="Times New Roman"/>
            <w:sz w:val="24"/>
            <w:szCs w:val="24"/>
          </w:rPr>
          <w:delText>our simple SWI temperature model</w:delText>
        </w:r>
      </w:del>
      <w:ins w:id="911" w:author="McClure, Ryan" w:date="2020-11-04T15:13:00Z">
        <w:r w:rsidR="00EF53D3">
          <w:rPr>
            <w:rFonts w:ascii="Times New Roman" w:eastAsia="Times New Roman" w:hAnsi="Times New Roman" w:cs="Times New Roman"/>
            <w:sz w:val="24"/>
            <w:szCs w:val="24"/>
          </w:rPr>
          <w:t>our AR model with forecasted SWI temperature as a covariate</w:t>
        </w:r>
      </w:ins>
      <w:r w:rsidRPr="00AE28CD">
        <w:rPr>
          <w:rFonts w:ascii="Times New Roman" w:eastAsia="Times New Roman" w:hAnsi="Times New Roman" w:cs="Times New Roman"/>
          <w:sz w:val="24"/>
          <w:szCs w:val="24"/>
        </w:rPr>
        <w:t xml:space="preserve"> was appropriate for forecasting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w:t>
      </w:r>
      <w:r>
        <w:rPr>
          <w:rFonts w:ascii="Times New Roman" w:eastAsia="Times New Roman" w:hAnsi="Times New Roman" w:cs="Times New Roman"/>
          <w:sz w:val="24"/>
          <w:szCs w:val="24"/>
        </w:rPr>
        <w:t xml:space="preserve"> weekly</w:t>
      </w:r>
      <w:r w:rsidRPr="00AE28CD">
        <w:rPr>
          <w:rFonts w:ascii="Times New Roman" w:eastAsia="Times New Roman" w:hAnsi="Times New Roman" w:cs="Times New Roman"/>
          <w:sz w:val="24"/>
          <w:szCs w:val="24"/>
        </w:rPr>
        <w:t xml:space="preserve"> at FCR. For other near-term, iterative forecasting applications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rapid decreases in total forecast variance can be used to check if a chosen predictive model is appropriate</w:t>
      </w:r>
      <w:r>
        <w:rPr>
          <w:rFonts w:ascii="Times New Roman" w:eastAsia="Times New Roman" w:hAnsi="Times New Roman" w:cs="Times New Roman"/>
          <w:sz w:val="24"/>
          <w:szCs w:val="24"/>
        </w:rPr>
        <w:t xml:space="preserve"> (following </w:t>
      </w:r>
      <w:proofErr w:type="spellStart"/>
      <w:r>
        <w:rPr>
          <w:rFonts w:ascii="Times New Roman" w:eastAsia="Times New Roman" w:hAnsi="Times New Roman" w:cs="Times New Roman"/>
          <w:sz w:val="24"/>
          <w:szCs w:val="24"/>
        </w:rPr>
        <w:t>Dietze</w:t>
      </w:r>
      <w:proofErr w:type="spellEnd"/>
      <w:r>
        <w:rPr>
          <w:rFonts w:ascii="Times New Roman" w:eastAsia="Times New Roman" w:hAnsi="Times New Roman" w:cs="Times New Roman"/>
          <w:sz w:val="24"/>
          <w:szCs w:val="24"/>
        </w:rPr>
        <w:t xml:space="preserve"> 2017b)</w:t>
      </w:r>
      <w:r w:rsidRPr="00AE28CD">
        <w:rPr>
          <w:rFonts w:ascii="Times New Roman" w:eastAsia="Times New Roman" w:hAnsi="Times New Roman" w:cs="Times New Roman"/>
          <w:sz w:val="24"/>
          <w:szCs w:val="24"/>
        </w:rPr>
        <w:t>.</w:t>
      </w:r>
    </w:p>
    <w:p w14:paraId="15CDE8FB" w14:textId="77777777" w:rsidR="00D512D8" w:rsidRDefault="00D512D8" w:rsidP="00D512D8">
      <w:pPr>
        <w:spacing w:after="0" w:line="480" w:lineRule="auto"/>
        <w:rPr>
          <w:rFonts w:ascii="Times New Roman" w:eastAsia="Times New Roman" w:hAnsi="Times New Roman" w:cs="Times New Roman"/>
          <w:i/>
          <w:sz w:val="24"/>
          <w:szCs w:val="24"/>
        </w:rPr>
      </w:pPr>
    </w:p>
    <w:p w14:paraId="176FA759"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Data assimilation improves forecast skill</w:t>
      </w:r>
    </w:p>
    <w:p w14:paraId="3173C3B8" w14:textId="77777777" w:rsidR="00D512D8" w:rsidRDefault="00D512D8" w:rsidP="00D512D8">
      <w:pPr>
        <w:spacing w:after="0" w:line="480" w:lineRule="auto"/>
        <w:ind w:firstLine="720"/>
        <w:rPr>
          <w:ins w:id="912" w:author="Cayelan C. Carey" w:date="2020-11-06T15:43:00Z"/>
          <w:rFonts w:ascii="Times New Roman" w:eastAsia="Times New Roman" w:hAnsi="Times New Roman" w:cs="Times New Roman"/>
          <w:sz w:val="24"/>
          <w:szCs w:val="24"/>
        </w:rPr>
      </w:pPr>
      <w:r w:rsidRPr="00AE28CD">
        <w:rPr>
          <w:rFonts w:ascii="Times New Roman" w:eastAsia="Times New Roman" w:hAnsi="Times New Roman" w:cs="Times New Roman"/>
          <w:sz w:val="24"/>
          <w:szCs w:val="24"/>
        </w:rPr>
        <w:t>The use of data assimilation to update the forecast model (Eqn. 2) was critically important for improving the skill of the forecasted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in comparison to forecasts without data assimilation and </w:t>
      </w:r>
      <w:r>
        <w:rPr>
          <w:rFonts w:ascii="Times New Roman" w:eastAsia="Times New Roman" w:hAnsi="Times New Roman" w:cs="Times New Roman"/>
          <w:sz w:val="24"/>
          <w:szCs w:val="24"/>
        </w:rPr>
        <w:t>the persistence null</w:t>
      </w:r>
      <w:r w:rsidRPr="00AE28CD">
        <w:rPr>
          <w:rFonts w:ascii="Times New Roman" w:eastAsia="Times New Roman" w:hAnsi="Times New Roman" w:cs="Times New Roman"/>
          <w:sz w:val="24"/>
          <w:szCs w:val="24"/>
        </w:rPr>
        <w:t xml:space="preserve"> model (Eqn. S3). Sequential data assimilation improved the mean forecast of the ensemble members relative to observations over time; in contrast, the forecasts without data assimilation and the </w:t>
      </w:r>
      <w:r>
        <w:rPr>
          <w:rFonts w:ascii="Times New Roman" w:eastAsia="Times New Roman" w:hAnsi="Times New Roman" w:cs="Times New Roman"/>
          <w:sz w:val="24"/>
          <w:szCs w:val="24"/>
        </w:rPr>
        <w:t>persistence null</w:t>
      </w:r>
      <w:r w:rsidRPr="00AE28CD">
        <w:rPr>
          <w:rFonts w:ascii="Times New Roman" w:eastAsia="Times New Roman" w:hAnsi="Times New Roman" w:cs="Times New Roman"/>
          <w:sz w:val="24"/>
          <w:szCs w:val="24"/>
        </w:rPr>
        <w:t xml:space="preserve"> model </w:t>
      </w:r>
      <w:del w:id="913" w:author="McClure, Ryan" w:date="2020-11-05T15:04:00Z">
        <w:r w:rsidRPr="00AE28CD" w:rsidDel="00230DB9">
          <w:rPr>
            <w:rFonts w:ascii="Times New Roman" w:eastAsia="Times New Roman" w:hAnsi="Times New Roman" w:cs="Times New Roman"/>
            <w:sz w:val="24"/>
            <w:szCs w:val="24"/>
          </w:rPr>
          <w:delText xml:space="preserve">consistently </w:delText>
        </w:r>
        <w:r w:rsidDel="00230DB9">
          <w:rPr>
            <w:rFonts w:ascii="Times New Roman" w:eastAsia="Times New Roman" w:hAnsi="Times New Roman" w:cs="Times New Roman"/>
            <w:sz w:val="24"/>
            <w:szCs w:val="24"/>
          </w:rPr>
          <w:delText>poorly-predicted</w:delText>
        </w:r>
      </w:del>
      <w:ins w:id="914" w:author="McClure, Ryan" w:date="2020-11-05T15:04:00Z">
        <w:r w:rsidR="00230DB9">
          <w:rPr>
            <w:rFonts w:ascii="Times New Roman" w:eastAsia="Times New Roman" w:hAnsi="Times New Roman" w:cs="Times New Roman"/>
            <w:sz w:val="24"/>
            <w:szCs w:val="24"/>
          </w:rPr>
          <w:t>did not predict</w:t>
        </w:r>
      </w:ins>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w:t>
      </w:r>
      <w:ins w:id="915" w:author="McClure, Ryan" w:date="2020-11-05T15:04:00Z">
        <w:r w:rsidR="00230DB9">
          <w:rPr>
            <w:rFonts w:ascii="Times New Roman" w:eastAsia="Times New Roman" w:hAnsi="Times New Roman" w:cs="Times New Roman"/>
            <w:sz w:val="24"/>
            <w:szCs w:val="24"/>
          </w:rPr>
          <w:t xml:space="preserve">as well </w:t>
        </w:r>
      </w:ins>
      <w:r w:rsidRPr="00AE28CD">
        <w:rPr>
          <w:rFonts w:ascii="Times New Roman" w:eastAsia="Times New Roman" w:hAnsi="Times New Roman" w:cs="Times New Roman"/>
          <w:sz w:val="24"/>
          <w:szCs w:val="24"/>
        </w:rPr>
        <w:t>throughout the summer (Table 1</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3). The poor performance by the forecasts without data assimilation and the persistence null model underscores the value of iterative forecasting with data assimilation, which can update model parameters at each forecast cycle to account for substantial </w:t>
      </w:r>
      <w:r>
        <w:rPr>
          <w:rFonts w:ascii="Times New Roman" w:eastAsia="Times New Roman" w:hAnsi="Times New Roman" w:cs="Times New Roman"/>
          <w:sz w:val="24"/>
          <w:szCs w:val="24"/>
        </w:rPr>
        <w:t>within-season</w:t>
      </w:r>
      <w:r w:rsidRPr="00AE28CD">
        <w:rPr>
          <w:rFonts w:ascii="Times New Roman" w:eastAsia="Times New Roman" w:hAnsi="Times New Roman" w:cs="Times New Roman"/>
          <w:sz w:val="24"/>
          <w:szCs w:val="24"/>
        </w:rPr>
        <w:t xml:space="preserve"> variability in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w:t>
      </w:r>
      <w:proofErr w:type="spellStart"/>
      <w:r w:rsidRPr="00AE28CD">
        <w:rPr>
          <w:rFonts w:ascii="Times New Roman" w:eastAsia="Times New Roman" w:hAnsi="Times New Roman" w:cs="Times New Roman"/>
          <w:sz w:val="24"/>
          <w:szCs w:val="24"/>
        </w:rPr>
        <w:t>Linkhorst</w:t>
      </w:r>
      <w:proofErr w:type="spellEnd"/>
      <w:r w:rsidRPr="00AE28CD">
        <w:rPr>
          <w:rFonts w:ascii="Times New Roman" w:eastAsia="Times New Roman" w:hAnsi="Times New Roman" w:cs="Times New Roman"/>
          <w:sz w:val="24"/>
          <w:szCs w:val="24"/>
        </w:rPr>
        <w:t xml:space="preserve"> et al. 2020). </w:t>
      </w:r>
    </w:p>
    <w:p w14:paraId="41284123" w14:textId="77777777" w:rsidR="00096851" w:rsidRDefault="00096851" w:rsidP="00D512D8">
      <w:pPr>
        <w:spacing w:after="0" w:line="480" w:lineRule="auto"/>
        <w:ind w:firstLine="720"/>
        <w:rPr>
          <w:ins w:id="916" w:author="Cayelan C. Carey" w:date="2020-11-06T15:43:00Z"/>
          <w:rFonts w:ascii="Times New Roman" w:eastAsia="Times New Roman" w:hAnsi="Times New Roman" w:cs="Times New Roman"/>
          <w:sz w:val="24"/>
          <w:szCs w:val="24"/>
        </w:rPr>
      </w:pPr>
      <w:ins w:id="917" w:author="Cayelan C. Carey" w:date="2020-11-06T15:43:00Z">
        <w:r>
          <w:rPr>
            <w:rFonts w:ascii="Times New Roman" w:eastAsia="Times New Roman" w:hAnsi="Times New Roman" w:cs="Times New Roman"/>
            <w:sz w:val="24"/>
            <w:szCs w:val="24"/>
          </w:rPr>
          <w:t>SECOND PARAGAPH HERE ON IMPORTANCE OF DA</w:t>
        </w:r>
      </w:ins>
    </w:p>
    <w:p w14:paraId="4057A6A5" w14:textId="77777777" w:rsidR="00096851" w:rsidRDefault="00096851" w:rsidP="00D512D8">
      <w:pPr>
        <w:spacing w:after="0" w:line="480" w:lineRule="auto"/>
        <w:ind w:firstLine="720"/>
        <w:rPr>
          <w:ins w:id="918" w:author="Cayelan C. Carey" w:date="2020-11-06T15:43:00Z"/>
          <w:rFonts w:ascii="Times New Roman" w:eastAsia="Times New Roman" w:hAnsi="Times New Roman" w:cs="Times New Roman"/>
          <w:sz w:val="24"/>
          <w:szCs w:val="24"/>
        </w:rPr>
      </w:pPr>
    </w:p>
    <w:p w14:paraId="7DA0D3FD" w14:textId="77777777" w:rsidR="00096851" w:rsidRPr="00096851" w:rsidRDefault="00096851" w:rsidP="00D512D8">
      <w:pPr>
        <w:spacing w:after="0" w:line="480" w:lineRule="auto"/>
        <w:ind w:firstLine="720"/>
        <w:rPr>
          <w:rFonts w:ascii="Times New Roman" w:eastAsia="Times New Roman" w:hAnsi="Times New Roman" w:cs="Times New Roman"/>
          <w:i/>
          <w:sz w:val="24"/>
          <w:szCs w:val="24"/>
          <w:rPrChange w:id="919" w:author="Cayelan C. Carey" w:date="2020-11-06T15:43:00Z">
            <w:rPr>
              <w:rFonts w:ascii="Times New Roman" w:eastAsia="Times New Roman" w:hAnsi="Times New Roman" w:cs="Times New Roman"/>
              <w:sz w:val="24"/>
              <w:szCs w:val="24"/>
            </w:rPr>
          </w:rPrChange>
        </w:rPr>
      </w:pPr>
      <w:commentRangeStart w:id="920"/>
      <w:ins w:id="921" w:author="Cayelan C. Carey" w:date="2020-11-06T15:43:00Z">
        <w:r>
          <w:rPr>
            <w:rFonts w:ascii="Times New Roman" w:eastAsia="Times New Roman" w:hAnsi="Times New Roman" w:cs="Times New Roman"/>
            <w:i/>
            <w:sz w:val="24"/>
            <w:szCs w:val="24"/>
          </w:rPr>
          <w:t>NEW</w:t>
        </w:r>
        <w:commentRangeEnd w:id="920"/>
        <w:r>
          <w:rPr>
            <w:rStyle w:val="CommentReference"/>
          </w:rPr>
          <w:commentReference w:id="920"/>
        </w:r>
        <w:r>
          <w:rPr>
            <w:rFonts w:ascii="Times New Roman" w:eastAsia="Times New Roman" w:hAnsi="Times New Roman" w:cs="Times New Roman"/>
            <w:i/>
            <w:sz w:val="24"/>
            <w:szCs w:val="24"/>
          </w:rPr>
          <w:t xml:space="preserve"> HEADER HERE ON WHAT WE LEARNED ABOUT </w:t>
        </w:r>
      </w:ins>
      <w:ins w:id="922" w:author="Cayelan C. Carey" w:date="2020-11-06T15:44:00Z">
        <w:r>
          <w:rPr>
            <w:rFonts w:ascii="Times New Roman" w:eastAsia="Times New Roman" w:hAnsi="Times New Roman" w:cs="Times New Roman"/>
            <w:i/>
            <w:sz w:val="24"/>
            <w:szCs w:val="24"/>
          </w:rPr>
          <w:t>CH4</w:t>
        </w:r>
      </w:ins>
    </w:p>
    <w:p w14:paraId="1DF19F20" w14:textId="77777777" w:rsidR="00933BAB" w:rsidDel="008A7223" w:rsidRDefault="00230DB9" w:rsidP="009F2297">
      <w:pPr>
        <w:spacing w:after="0" w:line="480" w:lineRule="auto"/>
        <w:ind w:firstLine="720"/>
        <w:rPr>
          <w:del w:id="923" w:author="McClure, Ryan" w:date="2020-11-05T15:35:00Z"/>
          <w:rFonts w:ascii="Times New Roman" w:eastAsia="Times New Roman" w:hAnsi="Times New Roman" w:cs="Times New Roman"/>
          <w:sz w:val="24"/>
          <w:szCs w:val="24"/>
        </w:rPr>
      </w:pPr>
      <w:ins w:id="924" w:author="McClure, Ryan" w:date="2020-11-05T15:04:00Z">
        <w:r>
          <w:rPr>
            <w:rFonts w:ascii="Times New Roman" w:eastAsia="Times New Roman" w:hAnsi="Times New Roman" w:cs="Times New Roman"/>
            <w:sz w:val="24"/>
            <w:szCs w:val="24"/>
          </w:rPr>
          <w:t>Import</w:t>
        </w:r>
      </w:ins>
      <w:ins w:id="925" w:author="McClure, Ryan" w:date="2020-11-05T15:05:00Z">
        <w:r>
          <w:rPr>
            <w:rFonts w:ascii="Times New Roman" w:eastAsia="Times New Roman" w:hAnsi="Times New Roman" w:cs="Times New Roman"/>
            <w:sz w:val="24"/>
            <w:szCs w:val="24"/>
          </w:rPr>
          <w:t>antly, t</w:t>
        </w:r>
      </w:ins>
      <w:del w:id="926" w:author="McClure, Ryan" w:date="2020-11-05T15:05:00Z">
        <w:r w:rsidR="00D512D8" w:rsidRPr="00AE28CD" w:rsidDel="00230DB9">
          <w:rPr>
            <w:rFonts w:ascii="Times New Roman" w:eastAsia="Times New Roman" w:hAnsi="Times New Roman" w:cs="Times New Roman"/>
            <w:sz w:val="24"/>
            <w:szCs w:val="24"/>
          </w:rPr>
          <w:delText>T</w:delText>
        </w:r>
      </w:del>
      <w:r w:rsidR="00D512D8" w:rsidRPr="00AE28CD">
        <w:rPr>
          <w:rFonts w:ascii="Times New Roman" w:eastAsia="Times New Roman" w:hAnsi="Times New Roman" w:cs="Times New Roman"/>
          <w:sz w:val="24"/>
          <w:szCs w:val="24"/>
        </w:rPr>
        <w:t>he evolution of model parameters throughout the forecasting period (Fig</w:t>
      </w:r>
      <w:r w:rsidR="00D512D8">
        <w:rPr>
          <w:rFonts w:ascii="Times New Roman" w:eastAsia="Times New Roman" w:hAnsi="Times New Roman" w:cs="Times New Roman"/>
          <w:sz w:val="24"/>
          <w:szCs w:val="24"/>
        </w:rPr>
        <w:t>ure</w:t>
      </w:r>
      <w:r w:rsidR="00D512D8" w:rsidRPr="00AE28CD">
        <w:rPr>
          <w:rFonts w:ascii="Times New Roman" w:eastAsia="Times New Roman" w:hAnsi="Times New Roman" w:cs="Times New Roman"/>
          <w:sz w:val="24"/>
          <w:szCs w:val="24"/>
        </w:rPr>
        <w:t xml:space="preserve"> 6) highlights the ability of our </w:t>
      </w:r>
      <w:r w:rsidR="00D512D8">
        <w:rPr>
          <w:rFonts w:ascii="Times New Roman" w:eastAsia="Times New Roman" w:hAnsi="Times New Roman" w:cs="Times New Roman"/>
          <w:sz w:val="24"/>
          <w:szCs w:val="24"/>
        </w:rPr>
        <w:t>forecasting</w:t>
      </w:r>
      <w:r w:rsidR="00D512D8" w:rsidRPr="00AE28CD">
        <w:rPr>
          <w:rFonts w:ascii="Times New Roman" w:eastAsia="Times New Roman" w:hAnsi="Times New Roman" w:cs="Times New Roman"/>
          <w:sz w:val="24"/>
          <w:szCs w:val="24"/>
        </w:rPr>
        <w:t xml:space="preserve"> framework to</w:t>
      </w:r>
      <w:r w:rsidR="00D512D8">
        <w:rPr>
          <w:rFonts w:ascii="Times New Roman" w:eastAsia="Times New Roman" w:hAnsi="Times New Roman" w:cs="Times New Roman"/>
          <w:sz w:val="24"/>
          <w:szCs w:val="24"/>
        </w:rPr>
        <w:t xml:space="preserve"> improve our understanding of how </w:t>
      </w:r>
      <w:ins w:id="927" w:author="McClure, Ryan" w:date="2020-11-05T15:05:00Z">
        <w:r>
          <w:rPr>
            <w:rFonts w:ascii="Times New Roman" w:eastAsia="Times New Roman" w:hAnsi="Times New Roman" w:cs="Times New Roman"/>
            <w:sz w:val="24"/>
            <w:szCs w:val="24"/>
          </w:rPr>
          <w:t>CH</w:t>
        </w:r>
        <w:r w:rsidRPr="00230DB9">
          <w:rPr>
            <w:rFonts w:ascii="Times New Roman" w:eastAsia="Times New Roman" w:hAnsi="Times New Roman" w:cs="Times New Roman"/>
            <w:sz w:val="24"/>
            <w:szCs w:val="24"/>
            <w:vertAlign w:val="subscript"/>
            <w:rPrChange w:id="928" w:author="McClure, Ryan" w:date="2020-11-05T15:05:00Z">
              <w:rPr>
                <w:rFonts w:ascii="Times New Roman" w:eastAsia="Times New Roman" w:hAnsi="Times New Roman" w:cs="Times New Roman"/>
                <w:sz w:val="24"/>
                <w:szCs w:val="24"/>
              </w:rPr>
            </w:rPrChange>
          </w:rPr>
          <w:t>4</w:t>
        </w:r>
        <w:r>
          <w:rPr>
            <w:rFonts w:ascii="Times New Roman" w:eastAsia="Times New Roman" w:hAnsi="Times New Roman" w:cs="Times New Roman"/>
            <w:sz w:val="24"/>
            <w:szCs w:val="24"/>
          </w:rPr>
          <w:t xml:space="preserve"> </w:t>
        </w:r>
      </w:ins>
      <w:r w:rsidR="00D512D8">
        <w:rPr>
          <w:rFonts w:ascii="Times New Roman" w:eastAsia="Times New Roman" w:hAnsi="Times New Roman" w:cs="Times New Roman"/>
          <w:sz w:val="24"/>
          <w:szCs w:val="24"/>
        </w:rPr>
        <w:t>ebullition</w:t>
      </w:r>
      <w:ins w:id="929" w:author="McClure, Ryan" w:date="2020-11-05T15:05:00Z">
        <w:r>
          <w:rPr>
            <w:rFonts w:ascii="Times New Roman" w:eastAsia="Times New Roman" w:hAnsi="Times New Roman" w:cs="Times New Roman"/>
            <w:sz w:val="24"/>
            <w:szCs w:val="24"/>
          </w:rPr>
          <w:t xml:space="preserve"> rates can</w:t>
        </w:r>
      </w:ins>
      <w:r w:rsidR="00D512D8" w:rsidRPr="00AE28CD">
        <w:rPr>
          <w:rFonts w:ascii="Times New Roman" w:eastAsia="Times New Roman" w:hAnsi="Times New Roman" w:cs="Times New Roman"/>
          <w:sz w:val="24"/>
          <w:szCs w:val="24"/>
        </w:rPr>
        <w:t xml:space="preserve"> respond</w:t>
      </w:r>
      <w:del w:id="930" w:author="McClure, Ryan" w:date="2020-11-05T15:09:00Z">
        <w:r w:rsidR="00D512D8" w:rsidDel="00230DB9">
          <w:rPr>
            <w:rFonts w:ascii="Times New Roman" w:eastAsia="Times New Roman" w:hAnsi="Times New Roman" w:cs="Times New Roman"/>
            <w:sz w:val="24"/>
            <w:szCs w:val="24"/>
          </w:rPr>
          <w:delText>s</w:delText>
        </w:r>
      </w:del>
      <w:r w:rsidR="00D512D8" w:rsidRPr="00AE28CD">
        <w:rPr>
          <w:rFonts w:ascii="Times New Roman" w:eastAsia="Times New Roman" w:hAnsi="Times New Roman" w:cs="Times New Roman"/>
          <w:sz w:val="24"/>
          <w:szCs w:val="24"/>
        </w:rPr>
        <w:t xml:space="preserve"> to </w:t>
      </w:r>
      <w:del w:id="931" w:author="Cayelan C. Carey" w:date="2020-11-06T15:43:00Z">
        <w:r w:rsidR="00D512D8" w:rsidRPr="00AE28CD" w:rsidDel="00096851">
          <w:rPr>
            <w:rFonts w:ascii="Times New Roman" w:eastAsia="Times New Roman" w:hAnsi="Times New Roman" w:cs="Times New Roman"/>
            <w:sz w:val="24"/>
            <w:szCs w:val="24"/>
          </w:rPr>
          <w:delText xml:space="preserve">the changing </w:delText>
        </w:r>
      </w:del>
      <w:ins w:id="932" w:author="Cayelan C. Carey" w:date="2020-11-06T15:43:00Z">
        <w:r w:rsidR="00096851">
          <w:rPr>
            <w:rFonts w:ascii="Times New Roman" w:eastAsia="Times New Roman" w:hAnsi="Times New Roman" w:cs="Times New Roman"/>
            <w:sz w:val="24"/>
            <w:szCs w:val="24"/>
          </w:rPr>
          <w:t>seasonal</w:t>
        </w:r>
        <w:r w:rsidR="00096851" w:rsidRPr="00AE28CD">
          <w:rPr>
            <w:rFonts w:ascii="Times New Roman" w:eastAsia="Times New Roman" w:hAnsi="Times New Roman" w:cs="Times New Roman"/>
            <w:sz w:val="24"/>
            <w:szCs w:val="24"/>
          </w:rPr>
          <w:t xml:space="preserve"> </w:t>
        </w:r>
      </w:ins>
      <w:r w:rsidR="00D512D8" w:rsidRPr="00AE28CD">
        <w:rPr>
          <w:rFonts w:ascii="Times New Roman" w:eastAsia="Times New Roman" w:hAnsi="Times New Roman" w:cs="Times New Roman"/>
          <w:sz w:val="24"/>
          <w:szCs w:val="24"/>
        </w:rPr>
        <w:t>environmental conditions</w:t>
      </w:r>
      <w:ins w:id="933" w:author="McClure, Ryan" w:date="2020-11-05T15:05:00Z">
        <w:del w:id="934" w:author="Cayelan C. Carey" w:date="2020-11-06T15:44:00Z">
          <w:r w:rsidDel="00096851">
            <w:rPr>
              <w:rFonts w:ascii="Times New Roman" w:eastAsia="Times New Roman" w:hAnsi="Times New Roman" w:cs="Times New Roman"/>
              <w:sz w:val="24"/>
              <w:szCs w:val="24"/>
            </w:rPr>
            <w:delText xml:space="preserve"> over the course of a season</w:delText>
          </w:r>
        </w:del>
      </w:ins>
      <w:del w:id="935" w:author="Cayelan C. Carey" w:date="2020-11-06T15:44:00Z">
        <w:r w:rsidR="00D512D8" w:rsidRPr="00AE28CD" w:rsidDel="00096851">
          <w:rPr>
            <w:rFonts w:ascii="Times New Roman" w:eastAsia="Times New Roman" w:hAnsi="Times New Roman" w:cs="Times New Roman"/>
            <w:sz w:val="24"/>
            <w:szCs w:val="24"/>
          </w:rPr>
          <w:delText xml:space="preserve"> </w:delText>
        </w:r>
      </w:del>
      <w:del w:id="936" w:author="McClure, Ryan" w:date="2020-11-05T15:05:00Z">
        <w:r w:rsidR="00D512D8" w:rsidRPr="00AE28CD" w:rsidDel="00230DB9">
          <w:rPr>
            <w:rFonts w:ascii="Times New Roman" w:eastAsia="Times New Roman" w:hAnsi="Times New Roman" w:cs="Times New Roman"/>
            <w:sz w:val="24"/>
            <w:szCs w:val="24"/>
          </w:rPr>
          <w:delText>that occurred between 1 July and 7 November</w:delText>
        </w:r>
      </w:del>
      <w:r w:rsidR="00D512D8" w:rsidRPr="00AE28CD">
        <w:rPr>
          <w:rFonts w:ascii="Times New Roman" w:eastAsia="Times New Roman" w:hAnsi="Times New Roman" w:cs="Times New Roman"/>
          <w:sz w:val="24"/>
          <w:szCs w:val="24"/>
        </w:rPr>
        <w:t>. For example, a</w:t>
      </w:r>
      <w:r w:rsidR="00D512D8">
        <w:rPr>
          <w:rFonts w:ascii="Times New Roman" w:eastAsia="Times New Roman" w:hAnsi="Times New Roman" w:cs="Times New Roman"/>
          <w:sz w:val="24"/>
          <w:szCs w:val="24"/>
        </w:rPr>
        <w:t>n</w:t>
      </w:r>
      <w:r w:rsidR="00D512D8" w:rsidRPr="00AE28CD">
        <w:rPr>
          <w:rFonts w:ascii="Times New Roman" w:eastAsia="Times New Roman" w:hAnsi="Times New Roman" w:cs="Times New Roman"/>
          <w:sz w:val="24"/>
          <w:szCs w:val="24"/>
        </w:rPr>
        <w:t xml:space="preserve"> increase in </w:t>
      </w:r>
      <w:r w:rsidR="00D512D8" w:rsidRPr="00AE28CD">
        <w:rPr>
          <w:rFonts w:ascii="Times New Roman" w:eastAsia="Times New Roman" w:hAnsi="Times New Roman" w:cs="Times New Roman"/>
          <w:sz w:val="24"/>
          <w:szCs w:val="24"/>
        </w:rPr>
        <w:lastRenderedPageBreak/>
        <w:t>the observed ebullition rates (Fig</w:t>
      </w:r>
      <w:r w:rsidR="00D512D8">
        <w:rPr>
          <w:rFonts w:ascii="Times New Roman" w:eastAsia="Times New Roman" w:hAnsi="Times New Roman" w:cs="Times New Roman"/>
          <w:sz w:val="24"/>
          <w:szCs w:val="24"/>
        </w:rPr>
        <w:t>ure S2</w:t>
      </w:r>
      <w:r w:rsidR="00D512D8" w:rsidRPr="00AE28CD">
        <w:rPr>
          <w:rFonts w:ascii="Times New Roman" w:eastAsia="Times New Roman" w:hAnsi="Times New Roman" w:cs="Times New Roman"/>
          <w:sz w:val="24"/>
          <w:szCs w:val="24"/>
        </w:rPr>
        <w:t>) between 1 July and 8 July was concomitant with a</w:t>
      </w:r>
      <w:r w:rsidR="00D512D8">
        <w:rPr>
          <w:rFonts w:ascii="Times New Roman" w:eastAsia="Times New Roman" w:hAnsi="Times New Roman" w:cs="Times New Roman"/>
          <w:sz w:val="24"/>
          <w:szCs w:val="24"/>
        </w:rPr>
        <w:t>n</w:t>
      </w:r>
      <w:r w:rsidR="00D512D8" w:rsidRPr="00AE28CD">
        <w:rPr>
          <w:rFonts w:ascii="Times New Roman" w:eastAsia="Times New Roman" w:hAnsi="Times New Roman" w:cs="Times New Roman"/>
          <w:sz w:val="24"/>
          <w:szCs w:val="24"/>
        </w:rPr>
        <w:t xml:space="preserve"> increase in the SWI temperature parameter and decrease in the AR </w:t>
      </w:r>
      <w:r w:rsidR="00D512D8">
        <w:rPr>
          <w:rFonts w:ascii="Times New Roman" w:eastAsia="Times New Roman" w:hAnsi="Times New Roman" w:cs="Times New Roman"/>
          <w:sz w:val="24"/>
          <w:szCs w:val="24"/>
        </w:rPr>
        <w:t>parameter</w:t>
      </w:r>
      <w:r w:rsidR="00D512D8" w:rsidRPr="00AE28CD">
        <w:rPr>
          <w:rFonts w:ascii="Times New Roman" w:eastAsia="Times New Roman" w:hAnsi="Times New Roman" w:cs="Times New Roman"/>
          <w:sz w:val="24"/>
          <w:szCs w:val="24"/>
        </w:rPr>
        <w:t xml:space="preserve"> (Fig</w:t>
      </w:r>
      <w:r w:rsidR="00D512D8">
        <w:rPr>
          <w:rFonts w:ascii="Times New Roman" w:eastAsia="Times New Roman" w:hAnsi="Times New Roman" w:cs="Times New Roman"/>
          <w:sz w:val="24"/>
          <w:szCs w:val="24"/>
        </w:rPr>
        <w:t xml:space="preserve">ure </w:t>
      </w:r>
      <w:r w:rsidR="00D512D8" w:rsidRPr="00AE28CD">
        <w:rPr>
          <w:rFonts w:ascii="Times New Roman" w:eastAsia="Times New Roman" w:hAnsi="Times New Roman" w:cs="Times New Roman"/>
          <w:sz w:val="24"/>
          <w:szCs w:val="24"/>
        </w:rPr>
        <w:t>6) as the reservoir warmed</w:t>
      </w:r>
      <w:ins w:id="937" w:author="McClure, Ryan" w:date="2020-11-05T15:10:00Z">
        <w:r>
          <w:rPr>
            <w:rFonts w:ascii="Times New Roman" w:eastAsia="Times New Roman" w:hAnsi="Times New Roman" w:cs="Times New Roman"/>
            <w:sz w:val="24"/>
            <w:szCs w:val="24"/>
          </w:rPr>
          <w:t xml:space="preserve">, </w:t>
        </w:r>
        <w:commentRangeStart w:id="938"/>
        <w:commentRangeStart w:id="939"/>
        <w:r>
          <w:rPr>
            <w:rFonts w:ascii="Times New Roman" w:eastAsia="Times New Roman" w:hAnsi="Times New Roman" w:cs="Times New Roman"/>
            <w:sz w:val="24"/>
            <w:szCs w:val="24"/>
          </w:rPr>
          <w:t xml:space="preserve">indicating that </w:t>
        </w:r>
      </w:ins>
      <w:ins w:id="940" w:author="McClure, Ryan" w:date="2020-11-05T15:20:00Z">
        <w:r w:rsidR="00345CF6">
          <w:rPr>
            <w:rFonts w:ascii="Times New Roman" w:eastAsia="Times New Roman" w:hAnsi="Times New Roman" w:cs="Times New Roman"/>
            <w:sz w:val="24"/>
            <w:szCs w:val="24"/>
          </w:rPr>
          <w:t xml:space="preserve">SWI </w:t>
        </w:r>
      </w:ins>
      <w:ins w:id="941" w:author="McClure, Ryan" w:date="2020-11-05T15:10:00Z">
        <w:r>
          <w:rPr>
            <w:rFonts w:ascii="Times New Roman" w:eastAsia="Times New Roman" w:hAnsi="Times New Roman" w:cs="Times New Roman"/>
            <w:sz w:val="24"/>
            <w:szCs w:val="24"/>
          </w:rPr>
          <w:t>temperature is likely an important predictor of CH</w:t>
        </w:r>
        <w:r w:rsidRPr="00345CF6">
          <w:rPr>
            <w:rFonts w:ascii="Times New Roman" w:eastAsia="Times New Roman" w:hAnsi="Times New Roman" w:cs="Times New Roman"/>
            <w:sz w:val="24"/>
            <w:szCs w:val="24"/>
            <w:vertAlign w:val="subscript"/>
            <w:rPrChange w:id="942" w:author="McClure, Ryan" w:date="2020-11-05T15:20:00Z">
              <w:rPr>
                <w:rFonts w:ascii="Times New Roman" w:eastAsia="Times New Roman" w:hAnsi="Times New Roman" w:cs="Times New Roman"/>
                <w:sz w:val="24"/>
                <w:szCs w:val="24"/>
              </w:rPr>
            </w:rPrChange>
          </w:rPr>
          <w:t>4</w:t>
        </w:r>
        <w:r>
          <w:rPr>
            <w:rFonts w:ascii="Times New Roman" w:eastAsia="Times New Roman" w:hAnsi="Times New Roman" w:cs="Times New Roman"/>
            <w:sz w:val="24"/>
            <w:szCs w:val="24"/>
          </w:rPr>
          <w:t xml:space="preserve"> ebullition rates </w:t>
        </w:r>
      </w:ins>
      <w:ins w:id="943" w:author="McClure, Ryan" w:date="2020-11-05T15:11:00Z">
        <w:r>
          <w:rPr>
            <w:rFonts w:ascii="Times New Roman" w:eastAsia="Times New Roman" w:hAnsi="Times New Roman" w:cs="Times New Roman"/>
            <w:sz w:val="24"/>
            <w:szCs w:val="24"/>
          </w:rPr>
          <w:t xml:space="preserve">during periods of sediment warming </w:t>
        </w:r>
      </w:ins>
      <w:ins w:id="944" w:author="McClure, Ryan" w:date="2020-11-05T15:20:00Z">
        <w:r w:rsidR="00345CF6">
          <w:rPr>
            <w:rFonts w:ascii="Times New Roman" w:eastAsia="Times New Roman" w:hAnsi="Times New Roman" w:cs="Times New Roman"/>
            <w:sz w:val="24"/>
            <w:szCs w:val="24"/>
          </w:rPr>
          <w:t xml:space="preserve">periods </w:t>
        </w:r>
      </w:ins>
      <w:ins w:id="945" w:author="McClure, Ryan" w:date="2020-11-05T15:11:00Z">
        <w:r>
          <w:rPr>
            <w:rFonts w:ascii="Times New Roman" w:eastAsia="Times New Roman" w:hAnsi="Times New Roman" w:cs="Times New Roman"/>
            <w:sz w:val="24"/>
            <w:szCs w:val="24"/>
          </w:rPr>
          <w:t xml:space="preserve">while previously observed ebullition rates are less so. </w:t>
        </w:r>
      </w:ins>
      <w:commentRangeEnd w:id="938"/>
      <w:r w:rsidR="008A7223">
        <w:rPr>
          <w:rStyle w:val="CommentReference"/>
        </w:rPr>
        <w:commentReference w:id="938"/>
      </w:r>
      <w:ins w:id="946" w:author="McClure, Ryan" w:date="2020-11-05T15:14:00Z">
        <w:r w:rsidR="00345CF6">
          <w:rPr>
            <w:rFonts w:ascii="Times New Roman" w:eastAsia="Times New Roman" w:hAnsi="Times New Roman" w:cs="Times New Roman"/>
            <w:sz w:val="24"/>
            <w:szCs w:val="24"/>
          </w:rPr>
          <w:t>However, b</w:t>
        </w:r>
      </w:ins>
      <w:del w:id="947" w:author="McClure, Ryan" w:date="2020-11-05T15:10:00Z">
        <w:r w:rsidR="00D512D8" w:rsidRPr="00AE28CD" w:rsidDel="00230DB9">
          <w:rPr>
            <w:rFonts w:ascii="Times New Roman" w:eastAsia="Times New Roman" w:hAnsi="Times New Roman" w:cs="Times New Roman"/>
            <w:sz w:val="24"/>
            <w:szCs w:val="24"/>
          </w:rPr>
          <w:delText>.</w:delText>
        </w:r>
      </w:del>
      <w:del w:id="948" w:author="McClure, Ryan" w:date="2020-11-05T15:13:00Z">
        <w:r w:rsidR="00D512D8" w:rsidRPr="00AE28CD" w:rsidDel="00230DB9">
          <w:rPr>
            <w:rFonts w:ascii="Times New Roman" w:eastAsia="Times New Roman" w:hAnsi="Times New Roman" w:cs="Times New Roman"/>
            <w:sz w:val="24"/>
            <w:szCs w:val="24"/>
          </w:rPr>
          <w:delText xml:space="preserve"> </w:delText>
        </w:r>
      </w:del>
      <w:del w:id="949" w:author="McClure, Ryan" w:date="2020-11-05T15:11:00Z">
        <w:r w:rsidR="00D512D8" w:rsidRPr="00AE28CD" w:rsidDel="00230DB9">
          <w:rPr>
            <w:rFonts w:ascii="Times New Roman" w:eastAsia="Times New Roman" w:hAnsi="Times New Roman" w:cs="Times New Roman"/>
            <w:sz w:val="24"/>
            <w:szCs w:val="24"/>
          </w:rPr>
          <w:delText>B</w:delText>
        </w:r>
      </w:del>
      <w:r w:rsidR="00D512D8" w:rsidRPr="00AE28CD">
        <w:rPr>
          <w:rFonts w:ascii="Times New Roman" w:eastAsia="Times New Roman" w:hAnsi="Times New Roman" w:cs="Times New Roman"/>
          <w:sz w:val="24"/>
          <w:szCs w:val="24"/>
        </w:rPr>
        <w:t xml:space="preserve">etween 15 </w:t>
      </w:r>
      <w:ins w:id="950" w:author="McClure, Ryan" w:date="2020-11-05T15:15:00Z">
        <w:r w:rsidR="00345CF6">
          <w:rPr>
            <w:rFonts w:ascii="Times New Roman" w:eastAsia="Times New Roman" w:hAnsi="Times New Roman" w:cs="Times New Roman"/>
            <w:sz w:val="24"/>
            <w:szCs w:val="24"/>
          </w:rPr>
          <w:t xml:space="preserve">and 22 </w:t>
        </w:r>
      </w:ins>
      <w:r w:rsidR="00D512D8" w:rsidRPr="00AE28CD">
        <w:rPr>
          <w:rFonts w:ascii="Times New Roman" w:eastAsia="Times New Roman" w:hAnsi="Times New Roman" w:cs="Times New Roman"/>
          <w:sz w:val="24"/>
          <w:szCs w:val="24"/>
        </w:rPr>
        <w:t>July</w:t>
      </w:r>
      <w:del w:id="951" w:author="McClure, Ryan" w:date="2020-11-05T15:15:00Z">
        <w:r w:rsidR="00D512D8" w:rsidRPr="00AE28CD" w:rsidDel="00345CF6">
          <w:rPr>
            <w:rFonts w:ascii="Times New Roman" w:eastAsia="Times New Roman" w:hAnsi="Times New Roman" w:cs="Times New Roman"/>
            <w:sz w:val="24"/>
            <w:szCs w:val="24"/>
          </w:rPr>
          <w:delText xml:space="preserve"> and 11 October</w:delText>
        </w:r>
      </w:del>
      <w:r w:rsidR="00D512D8" w:rsidRPr="00AE28CD">
        <w:rPr>
          <w:rFonts w:ascii="Times New Roman" w:eastAsia="Times New Roman" w:hAnsi="Times New Roman" w:cs="Times New Roman"/>
          <w:sz w:val="24"/>
          <w:szCs w:val="24"/>
        </w:rPr>
        <w:t xml:space="preserve">, </w:t>
      </w:r>
      <w:del w:id="952" w:author="McClure, Ryan" w:date="2020-11-05T15:14:00Z">
        <w:r w:rsidR="00D512D8" w:rsidRPr="00AE28CD" w:rsidDel="00345CF6">
          <w:rPr>
            <w:rFonts w:ascii="Times New Roman" w:eastAsia="Times New Roman" w:hAnsi="Times New Roman" w:cs="Times New Roman"/>
            <w:sz w:val="24"/>
            <w:szCs w:val="24"/>
          </w:rPr>
          <w:delText xml:space="preserve">both </w:delText>
        </w:r>
      </w:del>
      <w:r w:rsidR="00D512D8" w:rsidRPr="00AE28CD">
        <w:rPr>
          <w:rFonts w:ascii="Times New Roman" w:eastAsia="Times New Roman" w:hAnsi="Times New Roman" w:cs="Times New Roman"/>
          <w:sz w:val="24"/>
          <w:szCs w:val="24"/>
        </w:rPr>
        <w:t>the SWI temperature</w:t>
      </w:r>
      <w:ins w:id="953" w:author="McClure, Ryan" w:date="2020-11-05T15:14:00Z">
        <w:r w:rsidR="00345CF6">
          <w:rPr>
            <w:rFonts w:ascii="Times New Roman" w:eastAsia="Times New Roman" w:hAnsi="Times New Roman" w:cs="Times New Roman"/>
            <w:sz w:val="24"/>
            <w:szCs w:val="24"/>
          </w:rPr>
          <w:t xml:space="preserve"> parameter estimate decreased</w:t>
        </w:r>
      </w:ins>
      <w:r w:rsidR="00D512D8" w:rsidRPr="00AE28CD">
        <w:rPr>
          <w:rFonts w:ascii="Times New Roman" w:eastAsia="Times New Roman" w:hAnsi="Times New Roman" w:cs="Times New Roman"/>
          <w:sz w:val="24"/>
          <w:szCs w:val="24"/>
        </w:rPr>
        <w:t xml:space="preserve"> and AR term parameter</w:t>
      </w:r>
      <w:ins w:id="954" w:author="McClure, Ryan" w:date="2020-11-05T15:13:00Z">
        <w:r>
          <w:rPr>
            <w:rFonts w:ascii="Times New Roman" w:eastAsia="Times New Roman" w:hAnsi="Times New Roman" w:cs="Times New Roman"/>
            <w:sz w:val="24"/>
            <w:szCs w:val="24"/>
          </w:rPr>
          <w:t xml:space="preserve"> estimate</w:t>
        </w:r>
      </w:ins>
      <w:ins w:id="955" w:author="McClure, Ryan" w:date="2020-11-05T15:14:00Z">
        <w:r w:rsidR="00345CF6">
          <w:rPr>
            <w:rFonts w:ascii="Times New Roman" w:eastAsia="Times New Roman" w:hAnsi="Times New Roman" w:cs="Times New Roman"/>
            <w:sz w:val="24"/>
            <w:szCs w:val="24"/>
          </w:rPr>
          <w:t xml:space="preserve"> increased</w:t>
        </w:r>
      </w:ins>
      <w:ins w:id="956" w:author="McClure, Ryan" w:date="2020-11-05T15:15:00Z">
        <w:r w:rsidR="00345CF6">
          <w:rPr>
            <w:rFonts w:ascii="Times New Roman" w:eastAsia="Times New Roman" w:hAnsi="Times New Roman" w:cs="Times New Roman"/>
            <w:sz w:val="24"/>
            <w:szCs w:val="24"/>
          </w:rPr>
          <w:t xml:space="preserve"> and then </w:t>
        </w:r>
      </w:ins>
      <w:ins w:id="957" w:author="McClure, Ryan" w:date="2020-11-05T15:16:00Z">
        <w:r w:rsidR="00345CF6">
          <w:rPr>
            <w:rFonts w:ascii="Times New Roman" w:eastAsia="Times New Roman" w:hAnsi="Times New Roman" w:cs="Times New Roman"/>
            <w:sz w:val="24"/>
            <w:szCs w:val="24"/>
          </w:rPr>
          <w:t>remained</w:t>
        </w:r>
      </w:ins>
      <w:ins w:id="958" w:author="McClure, Ryan" w:date="2020-11-05T15:15:00Z">
        <w:r w:rsidR="00345CF6">
          <w:rPr>
            <w:rFonts w:ascii="Times New Roman" w:eastAsia="Times New Roman" w:hAnsi="Times New Roman" w:cs="Times New Roman"/>
            <w:sz w:val="24"/>
            <w:szCs w:val="24"/>
          </w:rPr>
          <w:t xml:space="preserve"> stationary until 11 October. </w:t>
        </w:r>
      </w:ins>
      <w:del w:id="959" w:author="McClure, Ryan" w:date="2020-11-05T15:13:00Z">
        <w:r w:rsidR="00D512D8" w:rsidRPr="00AE28CD" w:rsidDel="00230DB9">
          <w:rPr>
            <w:rFonts w:ascii="Times New Roman" w:eastAsia="Times New Roman" w:hAnsi="Times New Roman" w:cs="Times New Roman"/>
            <w:sz w:val="24"/>
            <w:szCs w:val="24"/>
          </w:rPr>
          <w:delText>s</w:delText>
        </w:r>
      </w:del>
      <w:r w:rsidR="00D512D8" w:rsidRPr="00AE28CD">
        <w:rPr>
          <w:rFonts w:ascii="Times New Roman" w:eastAsia="Times New Roman" w:hAnsi="Times New Roman" w:cs="Times New Roman"/>
          <w:sz w:val="24"/>
          <w:szCs w:val="24"/>
        </w:rPr>
        <w:t xml:space="preserve"> </w:t>
      </w:r>
      <w:del w:id="960" w:author="McClure, Ryan" w:date="2020-11-05T15:15:00Z">
        <w:r w:rsidR="00D512D8" w:rsidRPr="00AE28CD" w:rsidDel="00345CF6">
          <w:rPr>
            <w:rFonts w:ascii="Times New Roman" w:eastAsia="Times New Roman" w:hAnsi="Times New Roman" w:cs="Times New Roman"/>
            <w:sz w:val="24"/>
            <w:szCs w:val="24"/>
          </w:rPr>
          <w:delText xml:space="preserve">remained </w:delText>
        </w:r>
      </w:del>
      <w:del w:id="961" w:author="McClure, Ryan" w:date="2020-11-05T15:13:00Z">
        <w:r w:rsidR="00D512D8" w:rsidDel="00230DB9">
          <w:rPr>
            <w:rFonts w:ascii="Times New Roman" w:eastAsia="Times New Roman" w:hAnsi="Times New Roman" w:cs="Times New Roman"/>
            <w:sz w:val="24"/>
            <w:szCs w:val="24"/>
          </w:rPr>
          <w:delText xml:space="preserve">largely </w:delText>
        </w:r>
      </w:del>
      <w:del w:id="962" w:author="McClure, Ryan" w:date="2020-11-05T15:15:00Z">
        <w:r w:rsidR="00D512D8" w:rsidRPr="00AE28CD" w:rsidDel="00345CF6">
          <w:rPr>
            <w:rFonts w:ascii="Times New Roman" w:eastAsia="Times New Roman" w:hAnsi="Times New Roman" w:cs="Times New Roman"/>
            <w:sz w:val="24"/>
            <w:szCs w:val="24"/>
          </w:rPr>
          <w:delText>stationary</w:delText>
        </w:r>
      </w:del>
      <w:ins w:id="963" w:author="McClure, Ryan" w:date="2020-11-05T15:15:00Z">
        <w:r w:rsidR="00345CF6">
          <w:rPr>
            <w:rFonts w:ascii="Times New Roman" w:eastAsia="Times New Roman" w:hAnsi="Times New Roman" w:cs="Times New Roman"/>
            <w:sz w:val="24"/>
            <w:szCs w:val="24"/>
          </w:rPr>
          <w:t xml:space="preserve">This shift between the parameter estimates followed by </w:t>
        </w:r>
      </w:ins>
      <w:ins w:id="964" w:author="McClure, Ryan" w:date="2020-11-05T15:16:00Z">
        <w:r w:rsidR="00345CF6">
          <w:rPr>
            <w:rFonts w:ascii="Times New Roman" w:eastAsia="Times New Roman" w:hAnsi="Times New Roman" w:cs="Times New Roman"/>
            <w:sz w:val="24"/>
            <w:szCs w:val="24"/>
          </w:rPr>
          <w:t xml:space="preserve">the stationary trend </w:t>
        </w:r>
      </w:ins>
      <w:ins w:id="965" w:author="McClure, Ryan" w:date="2020-11-05T15:17:00Z">
        <w:r w:rsidR="00345CF6">
          <w:rPr>
            <w:rFonts w:ascii="Times New Roman" w:eastAsia="Times New Roman" w:hAnsi="Times New Roman" w:cs="Times New Roman"/>
            <w:sz w:val="24"/>
            <w:szCs w:val="24"/>
          </w:rPr>
          <w:t>were concomitant</w:t>
        </w:r>
      </w:ins>
      <w:r w:rsidR="00D512D8" w:rsidRPr="00AE28CD">
        <w:rPr>
          <w:rFonts w:ascii="Times New Roman" w:eastAsia="Times New Roman" w:hAnsi="Times New Roman" w:cs="Times New Roman"/>
          <w:sz w:val="24"/>
          <w:szCs w:val="24"/>
        </w:rPr>
        <w:t xml:space="preserve"> </w:t>
      </w:r>
      <w:ins w:id="966" w:author="McClure, Ryan" w:date="2020-11-05T15:17:00Z">
        <w:r w:rsidR="00345CF6">
          <w:rPr>
            <w:rFonts w:ascii="Times New Roman" w:eastAsia="Times New Roman" w:hAnsi="Times New Roman" w:cs="Times New Roman"/>
            <w:sz w:val="24"/>
            <w:szCs w:val="24"/>
          </w:rPr>
          <w:t>with</w:t>
        </w:r>
      </w:ins>
      <w:del w:id="967" w:author="McClure, Ryan" w:date="2020-11-05T15:17:00Z">
        <w:r w:rsidR="00D512D8" w:rsidRPr="00AE28CD" w:rsidDel="00345CF6">
          <w:rPr>
            <w:rFonts w:ascii="Times New Roman" w:eastAsia="Times New Roman" w:hAnsi="Times New Roman" w:cs="Times New Roman"/>
            <w:sz w:val="24"/>
            <w:szCs w:val="24"/>
          </w:rPr>
          <w:delText>as</w:delText>
        </w:r>
      </w:del>
      <w:r w:rsidR="00D512D8" w:rsidRPr="00AE28CD">
        <w:rPr>
          <w:rFonts w:ascii="Times New Roman" w:eastAsia="Times New Roman" w:hAnsi="Times New Roman" w:cs="Times New Roman"/>
          <w:sz w:val="24"/>
          <w:szCs w:val="24"/>
        </w:rPr>
        <w:t xml:space="preserve"> the </w:t>
      </w:r>
      <w:ins w:id="968" w:author="McClure, Ryan" w:date="2020-11-05T15:17:00Z">
        <w:r w:rsidR="00345CF6">
          <w:rPr>
            <w:rFonts w:ascii="Times New Roman" w:eastAsia="Times New Roman" w:hAnsi="Times New Roman" w:cs="Times New Roman"/>
            <w:sz w:val="24"/>
            <w:szCs w:val="24"/>
          </w:rPr>
          <w:t xml:space="preserve">seasonal increase and decrease in the observed </w:t>
        </w:r>
      </w:ins>
      <w:ins w:id="969" w:author="McClure, Ryan" w:date="2020-11-05T15:13:00Z">
        <w:r>
          <w:rPr>
            <w:rFonts w:ascii="Times New Roman" w:eastAsia="Times New Roman" w:hAnsi="Times New Roman" w:cs="Times New Roman"/>
            <w:sz w:val="24"/>
            <w:szCs w:val="24"/>
          </w:rPr>
          <w:t>CH</w:t>
        </w:r>
        <w:r w:rsidRPr="00230DB9">
          <w:rPr>
            <w:rFonts w:ascii="Times New Roman" w:eastAsia="Times New Roman" w:hAnsi="Times New Roman" w:cs="Times New Roman"/>
            <w:sz w:val="24"/>
            <w:szCs w:val="24"/>
            <w:vertAlign w:val="subscript"/>
            <w:rPrChange w:id="970" w:author="McClure, Ryan" w:date="2020-11-05T15:13:00Z">
              <w:rPr>
                <w:rFonts w:ascii="Times New Roman" w:eastAsia="Times New Roman" w:hAnsi="Times New Roman" w:cs="Times New Roman"/>
                <w:sz w:val="24"/>
                <w:szCs w:val="24"/>
              </w:rPr>
            </w:rPrChange>
          </w:rPr>
          <w:t>4</w:t>
        </w:r>
        <w:r>
          <w:rPr>
            <w:rFonts w:ascii="Times New Roman" w:eastAsia="Times New Roman" w:hAnsi="Times New Roman" w:cs="Times New Roman"/>
            <w:sz w:val="24"/>
            <w:szCs w:val="24"/>
          </w:rPr>
          <w:t xml:space="preserve"> </w:t>
        </w:r>
      </w:ins>
      <w:r w:rsidR="00D512D8" w:rsidRPr="00AE28CD">
        <w:rPr>
          <w:rFonts w:ascii="Times New Roman" w:eastAsia="Times New Roman" w:hAnsi="Times New Roman" w:cs="Times New Roman"/>
          <w:sz w:val="24"/>
          <w:szCs w:val="24"/>
        </w:rPr>
        <w:t xml:space="preserve">ebullition rates </w:t>
      </w:r>
      <w:del w:id="971" w:author="McClure, Ryan" w:date="2020-11-05T15:17:00Z">
        <w:r w:rsidR="00D512D8" w:rsidRPr="00AE28CD" w:rsidDel="00345CF6">
          <w:rPr>
            <w:rFonts w:ascii="Times New Roman" w:eastAsia="Times New Roman" w:hAnsi="Times New Roman" w:cs="Times New Roman"/>
            <w:sz w:val="24"/>
            <w:szCs w:val="24"/>
          </w:rPr>
          <w:delText xml:space="preserve">exhibited a seasonal increase and decrease </w:delText>
        </w:r>
      </w:del>
      <w:r w:rsidR="00D512D8" w:rsidRPr="00AE28CD">
        <w:rPr>
          <w:rFonts w:ascii="Times New Roman" w:eastAsia="Times New Roman" w:hAnsi="Times New Roman" w:cs="Times New Roman"/>
          <w:sz w:val="24"/>
          <w:szCs w:val="24"/>
        </w:rPr>
        <w:t>(Fig</w:t>
      </w:r>
      <w:r w:rsidR="00D512D8">
        <w:rPr>
          <w:rFonts w:ascii="Times New Roman" w:eastAsia="Times New Roman" w:hAnsi="Times New Roman" w:cs="Times New Roman"/>
          <w:sz w:val="24"/>
          <w:szCs w:val="24"/>
        </w:rPr>
        <w:t>ure</w:t>
      </w:r>
      <w:r w:rsidR="00D512D8" w:rsidRPr="00AE28CD">
        <w:rPr>
          <w:rFonts w:ascii="Times New Roman" w:eastAsia="Times New Roman" w:hAnsi="Times New Roman" w:cs="Times New Roman"/>
          <w:sz w:val="24"/>
          <w:szCs w:val="24"/>
        </w:rPr>
        <w:t xml:space="preserve"> </w:t>
      </w:r>
      <w:r w:rsidR="00D512D8">
        <w:rPr>
          <w:rFonts w:ascii="Times New Roman" w:eastAsia="Times New Roman" w:hAnsi="Times New Roman" w:cs="Times New Roman"/>
          <w:sz w:val="24"/>
          <w:szCs w:val="24"/>
        </w:rPr>
        <w:t>S2</w:t>
      </w:r>
      <w:r w:rsidR="00D512D8" w:rsidRPr="00AE28CD">
        <w:rPr>
          <w:rFonts w:ascii="Times New Roman" w:eastAsia="Times New Roman" w:hAnsi="Times New Roman" w:cs="Times New Roman"/>
          <w:sz w:val="24"/>
          <w:szCs w:val="24"/>
        </w:rPr>
        <w:t>)</w:t>
      </w:r>
      <w:ins w:id="972" w:author="McClure, Ryan" w:date="2020-11-05T15:21:00Z">
        <w:r w:rsidR="00345CF6">
          <w:rPr>
            <w:rFonts w:ascii="Times New Roman" w:eastAsia="Times New Roman" w:hAnsi="Times New Roman" w:cs="Times New Roman"/>
            <w:sz w:val="24"/>
            <w:szCs w:val="24"/>
          </w:rPr>
          <w:t xml:space="preserve">, indicating that the AR term in our model was the important </w:t>
        </w:r>
      </w:ins>
      <w:ins w:id="973" w:author="McClure, Ryan" w:date="2020-11-05T15:22:00Z">
        <w:r w:rsidR="00345CF6">
          <w:rPr>
            <w:rFonts w:ascii="Times New Roman" w:eastAsia="Times New Roman" w:hAnsi="Times New Roman" w:cs="Times New Roman"/>
            <w:sz w:val="24"/>
            <w:szCs w:val="24"/>
          </w:rPr>
          <w:t>forecast variable</w:t>
        </w:r>
      </w:ins>
      <w:ins w:id="974" w:author="McClure, Ryan" w:date="2020-11-05T15:21:00Z">
        <w:r w:rsidR="00345CF6">
          <w:rPr>
            <w:rFonts w:ascii="Times New Roman" w:eastAsia="Times New Roman" w:hAnsi="Times New Roman" w:cs="Times New Roman"/>
            <w:sz w:val="24"/>
            <w:szCs w:val="24"/>
          </w:rPr>
          <w:t xml:space="preserve"> </w:t>
        </w:r>
      </w:ins>
      <w:ins w:id="975" w:author="McClure, Ryan" w:date="2020-11-05T15:22:00Z">
        <w:r w:rsidR="00345CF6">
          <w:rPr>
            <w:rFonts w:ascii="Times New Roman" w:eastAsia="Times New Roman" w:hAnsi="Times New Roman" w:cs="Times New Roman"/>
            <w:sz w:val="24"/>
            <w:szCs w:val="24"/>
          </w:rPr>
          <w:t>for</w:t>
        </w:r>
      </w:ins>
      <w:ins w:id="976" w:author="McClure, Ryan" w:date="2020-11-05T15:21:00Z">
        <w:r w:rsidR="00345CF6">
          <w:rPr>
            <w:rFonts w:ascii="Times New Roman" w:eastAsia="Times New Roman" w:hAnsi="Times New Roman" w:cs="Times New Roman"/>
            <w:sz w:val="24"/>
            <w:szCs w:val="24"/>
          </w:rPr>
          <w:t xml:space="preserve"> </w:t>
        </w:r>
      </w:ins>
      <w:ins w:id="977" w:author="McClure, Ryan" w:date="2020-11-05T15:22:00Z">
        <w:r w:rsidR="00345CF6">
          <w:rPr>
            <w:rFonts w:ascii="Times New Roman" w:eastAsia="Times New Roman" w:hAnsi="Times New Roman" w:cs="Times New Roman"/>
            <w:sz w:val="24"/>
            <w:szCs w:val="24"/>
          </w:rPr>
          <w:t xml:space="preserve">CH4 ebullition rates throughout the middle of the forecast period when </w:t>
        </w:r>
      </w:ins>
      <w:ins w:id="978" w:author="McClure, Ryan" w:date="2020-11-05T15:23:00Z">
        <w:r w:rsidR="00345CF6">
          <w:rPr>
            <w:rFonts w:ascii="Times New Roman" w:eastAsia="Times New Roman" w:hAnsi="Times New Roman" w:cs="Times New Roman"/>
            <w:sz w:val="24"/>
            <w:szCs w:val="24"/>
          </w:rPr>
          <w:t>seasonal trends are observed</w:t>
        </w:r>
      </w:ins>
      <w:ins w:id="979" w:author="McClure, Ryan" w:date="2020-11-05T15:22:00Z">
        <w:r w:rsidR="00345CF6">
          <w:rPr>
            <w:rFonts w:ascii="Times New Roman" w:eastAsia="Times New Roman" w:hAnsi="Times New Roman" w:cs="Times New Roman"/>
            <w:sz w:val="24"/>
            <w:szCs w:val="24"/>
          </w:rPr>
          <w:t xml:space="preserve">. </w:t>
        </w:r>
      </w:ins>
      <w:commentRangeEnd w:id="939"/>
      <w:r w:rsidR="00096851">
        <w:rPr>
          <w:rStyle w:val="CommentReference"/>
        </w:rPr>
        <w:commentReference w:id="939"/>
      </w:r>
      <w:ins w:id="980" w:author="McClure, Ryan" w:date="2020-11-05T15:22:00Z">
        <w:r w:rsidR="00345CF6">
          <w:rPr>
            <w:rFonts w:ascii="Times New Roman" w:eastAsia="Times New Roman" w:hAnsi="Times New Roman" w:cs="Times New Roman"/>
            <w:sz w:val="24"/>
            <w:szCs w:val="24"/>
          </w:rPr>
          <w:t xml:space="preserve">Finally, </w:t>
        </w:r>
      </w:ins>
      <w:del w:id="981" w:author="McClure, Ryan" w:date="2020-11-05T15:21:00Z">
        <w:r w:rsidR="00D512D8" w:rsidRPr="00AE28CD" w:rsidDel="00345CF6">
          <w:rPr>
            <w:rFonts w:ascii="Times New Roman" w:eastAsia="Times New Roman" w:hAnsi="Times New Roman" w:cs="Times New Roman"/>
            <w:sz w:val="24"/>
            <w:szCs w:val="24"/>
          </w:rPr>
          <w:delText xml:space="preserve">. </w:delText>
        </w:r>
      </w:del>
      <w:del w:id="982" w:author="McClure, Ryan" w:date="2020-11-05T15:23:00Z">
        <w:r w:rsidR="00D512D8" w:rsidRPr="00AE28CD" w:rsidDel="00345CF6">
          <w:rPr>
            <w:rFonts w:ascii="Times New Roman" w:eastAsia="Times New Roman" w:hAnsi="Times New Roman" w:cs="Times New Roman"/>
            <w:sz w:val="24"/>
            <w:szCs w:val="24"/>
          </w:rPr>
          <w:delText>A</w:delText>
        </w:r>
      </w:del>
      <w:ins w:id="983" w:author="McClure, Ryan" w:date="2020-11-05T15:23:00Z">
        <w:r w:rsidR="00345CF6">
          <w:rPr>
            <w:rFonts w:ascii="Times New Roman" w:eastAsia="Times New Roman" w:hAnsi="Times New Roman" w:cs="Times New Roman"/>
            <w:sz w:val="24"/>
            <w:szCs w:val="24"/>
          </w:rPr>
          <w:t>a</w:t>
        </w:r>
      </w:ins>
      <w:r w:rsidR="00D512D8" w:rsidRPr="00AE28CD">
        <w:rPr>
          <w:rFonts w:ascii="Times New Roman" w:eastAsia="Times New Roman" w:hAnsi="Times New Roman" w:cs="Times New Roman"/>
          <w:sz w:val="24"/>
          <w:szCs w:val="24"/>
        </w:rPr>
        <w:t xml:space="preserve">fter 11 October, the SWI temperature parameter substantially increased </w:t>
      </w:r>
      <w:ins w:id="984" w:author="McClure, Ryan" w:date="2020-11-05T15:23:00Z">
        <w:r w:rsidR="00345CF6">
          <w:rPr>
            <w:rFonts w:ascii="Times New Roman" w:eastAsia="Times New Roman" w:hAnsi="Times New Roman" w:cs="Times New Roman"/>
            <w:sz w:val="24"/>
            <w:szCs w:val="24"/>
          </w:rPr>
          <w:t xml:space="preserve">again </w:t>
        </w:r>
      </w:ins>
      <w:r w:rsidR="00D512D8" w:rsidRPr="00AE28CD">
        <w:rPr>
          <w:rFonts w:ascii="Times New Roman" w:eastAsia="Times New Roman" w:hAnsi="Times New Roman" w:cs="Times New Roman"/>
          <w:sz w:val="24"/>
          <w:szCs w:val="24"/>
        </w:rPr>
        <w:t>while the AR term parameter decreased and then increased to a similar value that was observed on the first 1 July forecast</w:t>
      </w:r>
      <w:ins w:id="985" w:author="McClure, Ryan" w:date="2020-11-05T15:24:00Z">
        <w:r w:rsidR="00933BAB">
          <w:rPr>
            <w:rFonts w:ascii="Times New Roman" w:eastAsia="Times New Roman" w:hAnsi="Times New Roman" w:cs="Times New Roman"/>
            <w:sz w:val="24"/>
            <w:szCs w:val="24"/>
          </w:rPr>
          <w:t>.</w:t>
        </w:r>
      </w:ins>
      <w:del w:id="986" w:author="McClure, Ryan" w:date="2020-11-05T15:24:00Z">
        <w:r w:rsidR="00D512D8" w:rsidRPr="00AE28CD" w:rsidDel="00933BAB">
          <w:rPr>
            <w:rFonts w:ascii="Times New Roman" w:eastAsia="Times New Roman" w:hAnsi="Times New Roman" w:cs="Times New Roman"/>
            <w:sz w:val="24"/>
            <w:szCs w:val="24"/>
          </w:rPr>
          <w:delText>.</w:delText>
        </w:r>
      </w:del>
      <w:r w:rsidR="00D512D8" w:rsidRPr="00AE28CD">
        <w:rPr>
          <w:rFonts w:ascii="Times New Roman" w:eastAsia="Times New Roman" w:hAnsi="Times New Roman" w:cs="Times New Roman"/>
          <w:sz w:val="24"/>
          <w:szCs w:val="24"/>
        </w:rPr>
        <w:t xml:space="preserve"> Th</w:t>
      </w:r>
      <w:ins w:id="987" w:author="McClure, Ryan" w:date="2020-11-05T15:24:00Z">
        <w:r w:rsidR="00933BAB">
          <w:rPr>
            <w:rFonts w:ascii="Times New Roman" w:eastAsia="Times New Roman" w:hAnsi="Times New Roman" w:cs="Times New Roman"/>
            <w:sz w:val="24"/>
            <w:szCs w:val="24"/>
          </w:rPr>
          <w:t>is</w:t>
        </w:r>
      </w:ins>
      <w:del w:id="988" w:author="McClure, Ryan" w:date="2020-11-05T15:24:00Z">
        <w:r w:rsidR="00D512D8" w:rsidRPr="00AE28CD" w:rsidDel="00933BAB">
          <w:rPr>
            <w:rFonts w:ascii="Times New Roman" w:eastAsia="Times New Roman" w:hAnsi="Times New Roman" w:cs="Times New Roman"/>
            <w:sz w:val="24"/>
            <w:szCs w:val="24"/>
          </w:rPr>
          <w:delText>e</w:delText>
        </w:r>
      </w:del>
      <w:r w:rsidR="00D512D8" w:rsidRPr="00AE28CD">
        <w:rPr>
          <w:rFonts w:ascii="Times New Roman" w:eastAsia="Times New Roman" w:hAnsi="Times New Roman" w:cs="Times New Roman"/>
          <w:sz w:val="24"/>
          <w:szCs w:val="24"/>
        </w:rPr>
        <w:t xml:space="preserve"> dynamic </w:t>
      </w:r>
      <w:del w:id="989" w:author="McClure, Ryan" w:date="2020-11-05T15:24:00Z">
        <w:r w:rsidR="00D512D8" w:rsidRPr="00AE28CD" w:rsidDel="00933BAB">
          <w:rPr>
            <w:rFonts w:ascii="Times New Roman" w:eastAsia="Times New Roman" w:hAnsi="Times New Roman" w:cs="Times New Roman"/>
            <w:sz w:val="24"/>
            <w:szCs w:val="24"/>
          </w:rPr>
          <w:delText>parameter values</w:delText>
        </w:r>
      </w:del>
      <w:ins w:id="990" w:author="McClure, Ryan" w:date="2020-11-05T15:24:00Z">
        <w:r w:rsidR="00933BAB">
          <w:rPr>
            <w:rFonts w:ascii="Times New Roman" w:eastAsia="Times New Roman" w:hAnsi="Times New Roman" w:cs="Times New Roman"/>
            <w:sz w:val="24"/>
            <w:szCs w:val="24"/>
          </w:rPr>
          <w:t>change in both parameter estimates</w:t>
        </w:r>
      </w:ins>
      <w:r w:rsidR="00D512D8" w:rsidRPr="00AE28CD">
        <w:rPr>
          <w:rFonts w:ascii="Times New Roman" w:eastAsia="Times New Roman" w:hAnsi="Times New Roman" w:cs="Times New Roman"/>
          <w:sz w:val="24"/>
          <w:szCs w:val="24"/>
        </w:rPr>
        <w:t xml:space="preserve"> highlight how SWI temperature is likely most important for predicting CH</w:t>
      </w:r>
      <w:r w:rsidR="00D512D8" w:rsidRPr="00AE28CD">
        <w:rPr>
          <w:rFonts w:ascii="Times New Roman" w:eastAsia="Times New Roman" w:hAnsi="Times New Roman" w:cs="Times New Roman"/>
          <w:sz w:val="24"/>
          <w:szCs w:val="24"/>
          <w:vertAlign w:val="subscript"/>
        </w:rPr>
        <w:t>4</w:t>
      </w:r>
      <w:r w:rsidR="00D512D8" w:rsidRPr="00AE28CD">
        <w:rPr>
          <w:rFonts w:ascii="Times New Roman" w:eastAsia="Times New Roman" w:hAnsi="Times New Roman" w:cs="Times New Roman"/>
          <w:sz w:val="24"/>
          <w:szCs w:val="24"/>
        </w:rPr>
        <w:t xml:space="preserve"> ebullition in </w:t>
      </w:r>
      <w:ins w:id="991" w:author="McClure, Ryan" w:date="2020-11-05T15:25:00Z">
        <w:r w:rsidR="00933BAB">
          <w:rPr>
            <w:rFonts w:ascii="Times New Roman" w:eastAsia="Times New Roman" w:hAnsi="Times New Roman" w:cs="Times New Roman"/>
            <w:sz w:val="24"/>
            <w:szCs w:val="24"/>
          </w:rPr>
          <w:t xml:space="preserve">spring and </w:t>
        </w:r>
      </w:ins>
      <w:r w:rsidR="00D512D8" w:rsidRPr="00AE28CD">
        <w:rPr>
          <w:rFonts w:ascii="Times New Roman" w:eastAsia="Times New Roman" w:hAnsi="Times New Roman" w:cs="Times New Roman"/>
          <w:sz w:val="24"/>
          <w:szCs w:val="24"/>
        </w:rPr>
        <w:t>late</w:t>
      </w:r>
      <w:del w:id="992" w:author="McClure, Ryan" w:date="2020-11-05T15:25:00Z">
        <w:r w:rsidR="00D512D8" w:rsidRPr="00AE28CD" w:rsidDel="00933BAB">
          <w:rPr>
            <w:rFonts w:ascii="Times New Roman" w:eastAsia="Times New Roman" w:hAnsi="Times New Roman" w:cs="Times New Roman"/>
            <w:sz w:val="24"/>
            <w:szCs w:val="24"/>
          </w:rPr>
          <w:delText>r</w:delText>
        </w:r>
      </w:del>
      <w:r w:rsidR="00D512D8" w:rsidRPr="00AE28CD">
        <w:rPr>
          <w:rFonts w:ascii="Times New Roman" w:eastAsia="Times New Roman" w:hAnsi="Times New Roman" w:cs="Times New Roman"/>
          <w:sz w:val="24"/>
          <w:szCs w:val="24"/>
        </w:rPr>
        <w:t xml:space="preserve"> autumn, when there are large changes occurring in SWI temperature week to week as </w:t>
      </w:r>
      <w:r w:rsidR="00D512D8">
        <w:rPr>
          <w:rFonts w:ascii="Times New Roman" w:eastAsia="Times New Roman" w:hAnsi="Times New Roman" w:cs="Times New Roman"/>
          <w:sz w:val="24"/>
          <w:szCs w:val="24"/>
        </w:rPr>
        <w:t>water at the</w:t>
      </w:r>
      <w:r w:rsidR="00D512D8" w:rsidRPr="00AE28CD">
        <w:rPr>
          <w:rFonts w:ascii="Times New Roman" w:eastAsia="Times New Roman" w:hAnsi="Times New Roman" w:cs="Times New Roman"/>
          <w:sz w:val="24"/>
          <w:szCs w:val="24"/>
        </w:rPr>
        <w:t xml:space="preserve"> </w:t>
      </w:r>
      <w:del w:id="993" w:author="McClure, Ryan" w:date="2020-11-05T15:25:00Z">
        <w:r w:rsidR="00D512D8" w:rsidRPr="00AE28CD" w:rsidDel="00933BAB">
          <w:rPr>
            <w:rFonts w:ascii="Times New Roman" w:eastAsia="Times New Roman" w:hAnsi="Times New Roman" w:cs="Times New Roman"/>
            <w:sz w:val="24"/>
            <w:szCs w:val="24"/>
          </w:rPr>
          <w:delText xml:space="preserve">SWI </w:delText>
        </w:r>
      </w:del>
      <w:ins w:id="994" w:author="McClure, Ryan" w:date="2020-11-05T15:25:00Z">
        <w:r w:rsidR="00933BAB">
          <w:rPr>
            <w:rFonts w:ascii="Times New Roman" w:eastAsia="Times New Roman" w:hAnsi="Times New Roman" w:cs="Times New Roman"/>
            <w:sz w:val="24"/>
            <w:szCs w:val="24"/>
          </w:rPr>
          <w:t>sediment water interface</w:t>
        </w:r>
        <w:r w:rsidR="00933BAB" w:rsidRPr="00AE28CD">
          <w:rPr>
            <w:rFonts w:ascii="Times New Roman" w:eastAsia="Times New Roman" w:hAnsi="Times New Roman" w:cs="Times New Roman"/>
            <w:sz w:val="24"/>
            <w:szCs w:val="24"/>
          </w:rPr>
          <w:t xml:space="preserve"> </w:t>
        </w:r>
      </w:ins>
      <w:r w:rsidR="00D512D8" w:rsidRPr="00AE28CD">
        <w:rPr>
          <w:rFonts w:ascii="Times New Roman" w:eastAsia="Times New Roman" w:hAnsi="Times New Roman" w:cs="Times New Roman"/>
          <w:sz w:val="24"/>
          <w:szCs w:val="24"/>
        </w:rPr>
        <w:t xml:space="preserve">cools during </w:t>
      </w:r>
      <w:r w:rsidR="00D512D8">
        <w:rPr>
          <w:rFonts w:ascii="Times New Roman" w:eastAsia="Times New Roman" w:hAnsi="Times New Roman" w:cs="Times New Roman"/>
          <w:sz w:val="24"/>
          <w:szCs w:val="24"/>
        </w:rPr>
        <w:t xml:space="preserve">fall </w:t>
      </w:r>
      <w:r w:rsidR="00D512D8" w:rsidRPr="00AE28CD">
        <w:rPr>
          <w:rFonts w:ascii="Times New Roman" w:eastAsia="Times New Roman" w:hAnsi="Times New Roman" w:cs="Times New Roman"/>
          <w:sz w:val="24"/>
          <w:szCs w:val="24"/>
        </w:rPr>
        <w:t xml:space="preserve">mixing. Conversely, the AR term was most important during mid-summer when there are consistent weekly autocorrelated changes in ebullition. </w:t>
      </w:r>
    </w:p>
    <w:p w14:paraId="59725F2C" w14:textId="77777777" w:rsidR="008A7223" w:rsidRDefault="008A7223" w:rsidP="00D512D8">
      <w:pPr>
        <w:spacing w:after="0" w:line="480" w:lineRule="auto"/>
        <w:rPr>
          <w:ins w:id="995" w:author="Cayelan C. Carey" w:date="2020-11-06T15:45:00Z"/>
          <w:rFonts w:ascii="Times New Roman" w:eastAsia="Times New Roman" w:hAnsi="Times New Roman" w:cs="Times New Roman"/>
          <w:sz w:val="24"/>
          <w:szCs w:val="24"/>
        </w:rPr>
      </w:pPr>
    </w:p>
    <w:p w14:paraId="13B9FEF1" w14:textId="77777777" w:rsidR="008A7223" w:rsidRDefault="008A7223" w:rsidP="00D512D8">
      <w:pPr>
        <w:spacing w:after="0" w:line="480" w:lineRule="auto"/>
        <w:rPr>
          <w:ins w:id="996" w:author="Cayelan C. Carey" w:date="2020-11-06T15:45:00Z"/>
          <w:rFonts w:ascii="Times New Roman" w:eastAsia="Times New Roman" w:hAnsi="Times New Roman" w:cs="Times New Roman"/>
          <w:sz w:val="24"/>
          <w:szCs w:val="24"/>
        </w:rPr>
      </w:pPr>
      <w:ins w:id="997" w:author="Cayelan C. Carey" w:date="2020-11-06T15:45:00Z">
        <w:r>
          <w:rPr>
            <w:rFonts w:ascii="Times New Roman" w:eastAsia="Times New Roman" w:hAnsi="Times New Roman" w:cs="Times New Roman"/>
            <w:sz w:val="24"/>
            <w:szCs w:val="24"/>
          </w:rPr>
          <w:tab/>
          <w:t>ADD PARAGRAPH HERE ON HOW THE RELATIONSHIP OF CH4 AND TEMP THAT THE MODEL SHO</w:t>
        </w:r>
      </w:ins>
      <w:ins w:id="998" w:author="Cayelan C. Carey" w:date="2020-11-06T15:46:00Z">
        <w:r>
          <w:rPr>
            <w:rFonts w:ascii="Times New Roman" w:eastAsia="Times New Roman" w:hAnsi="Times New Roman" w:cs="Times New Roman"/>
            <w:sz w:val="24"/>
            <w:szCs w:val="24"/>
          </w:rPr>
          <w:t xml:space="preserve">WS VIA PARAMETER EVOLUTION CHANGES OUR UNDERSTANDING OF THE DRIVERS OF CH4 EBULLITION </w:t>
        </w:r>
      </w:ins>
    </w:p>
    <w:p w14:paraId="617622DD" w14:textId="77777777" w:rsidR="009F2297" w:rsidRPr="00E635EF" w:rsidRDefault="009F2297" w:rsidP="009F2297">
      <w:pPr>
        <w:spacing w:after="0" w:line="480" w:lineRule="auto"/>
        <w:ind w:firstLine="720"/>
        <w:rPr>
          <w:ins w:id="999" w:author="McClure, Ryan" w:date="2020-11-05T15:35:00Z"/>
          <w:rFonts w:ascii="Times New Roman" w:eastAsia="Times New Roman" w:hAnsi="Times New Roman" w:cs="Times New Roman"/>
          <w:sz w:val="24"/>
          <w:szCs w:val="24"/>
        </w:rPr>
      </w:pPr>
    </w:p>
    <w:p w14:paraId="0C2464C9" w14:textId="77777777" w:rsidR="00D512D8" w:rsidRDefault="00D512D8" w:rsidP="00D512D8">
      <w:pPr>
        <w:spacing w:after="0" w:line="480" w:lineRule="auto"/>
        <w:rPr>
          <w:rFonts w:ascii="Times New Roman" w:eastAsia="Times New Roman" w:hAnsi="Times New Roman" w:cs="Times New Roman"/>
          <w:iCs/>
          <w:sz w:val="24"/>
          <w:szCs w:val="24"/>
        </w:rPr>
      </w:pPr>
    </w:p>
    <w:p w14:paraId="6B3B2718"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Uncertainty partitioning provides insight on forecasting system performance</w:t>
      </w:r>
    </w:p>
    <w:p w14:paraId="5757A6C6" w14:textId="77777777" w:rsidR="00D512D8" w:rsidRPr="00AE28CD" w:rsidRDefault="00D512D8" w:rsidP="00D512D8">
      <w:pPr>
        <w:spacing w:after="0" w:line="480" w:lineRule="auto"/>
        <w:ind w:firstLine="720"/>
        <w:rPr>
          <w:rFonts w:ascii="Times New Roman" w:eastAsia="Times New Roman" w:hAnsi="Times New Roman" w:cs="Times New Roman"/>
          <w:sz w:val="24"/>
          <w:szCs w:val="24"/>
        </w:rPr>
      </w:pPr>
      <w:r w:rsidRPr="00AE28CD">
        <w:rPr>
          <w:rFonts w:ascii="Times New Roman" w:eastAsia="Times New Roman" w:hAnsi="Times New Roman" w:cs="Times New Roman"/>
          <w:sz w:val="24"/>
          <w:szCs w:val="24"/>
        </w:rPr>
        <w:lastRenderedPageBreak/>
        <w:t>Partitioning different sources of uncertainty (</w:t>
      </w:r>
      <w:ins w:id="1000" w:author="McClure, Ryan" w:date="2020-11-05T15:26:00Z">
        <w:r w:rsidR="00933BAB">
          <w:rPr>
            <w:rFonts w:ascii="Times New Roman" w:eastAsia="Times New Roman" w:hAnsi="Times New Roman" w:cs="Times New Roman"/>
            <w:sz w:val="24"/>
            <w:szCs w:val="24"/>
          </w:rPr>
          <w:t xml:space="preserve">initial conditions, </w:t>
        </w:r>
      </w:ins>
      <w:r w:rsidRPr="00AE28CD">
        <w:rPr>
          <w:rFonts w:ascii="Times New Roman" w:eastAsia="Times New Roman" w:hAnsi="Times New Roman" w:cs="Times New Roman"/>
          <w:sz w:val="24"/>
          <w:szCs w:val="24"/>
        </w:rPr>
        <w:t>parameter, model process, and driver data</w:t>
      </w:r>
      <w:r>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Dietze</w:t>
      </w:r>
      <w:proofErr w:type="spellEnd"/>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2017</w:t>
      </w:r>
      <w:r w:rsidRPr="00AE28CD">
        <w:rPr>
          <w:rFonts w:ascii="Times New Roman" w:eastAsia="Times New Roman" w:hAnsi="Times New Roman" w:cs="Times New Roman"/>
          <w:i/>
          <w:iCs/>
          <w:sz w:val="24"/>
          <w:szCs w:val="24"/>
        </w:rPr>
        <w:t>b</w:t>
      </w:r>
      <w:r w:rsidRPr="00AE28CD">
        <w:rPr>
          <w:rFonts w:ascii="Times New Roman" w:eastAsia="Times New Roman" w:hAnsi="Times New Roman" w:cs="Times New Roman"/>
          <w:sz w:val="24"/>
          <w:szCs w:val="24"/>
        </w:rPr>
        <w:t>) in our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 forecasts provide</w:t>
      </w:r>
      <w:r>
        <w:rPr>
          <w:rFonts w:ascii="Times New Roman" w:eastAsia="Times New Roman" w:hAnsi="Times New Roman" w:cs="Times New Roman"/>
          <w:sz w:val="24"/>
          <w:szCs w:val="24"/>
        </w:rPr>
        <w:t>s valuable</w:t>
      </w:r>
      <w:r w:rsidRPr="00AE28CD">
        <w:rPr>
          <w:rFonts w:ascii="Times New Roman" w:eastAsia="Times New Roman" w:hAnsi="Times New Roman" w:cs="Times New Roman"/>
          <w:sz w:val="24"/>
          <w:szCs w:val="24"/>
        </w:rPr>
        <w:t xml:space="preserve"> information on how best to improve future forecasts that operate on a similar time scale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5). Process uncertainty was the largest contributor to total forecast uncertainty during the entire forecast</w:t>
      </w:r>
      <w:r>
        <w:rPr>
          <w:rFonts w:ascii="Times New Roman" w:eastAsia="Times New Roman" w:hAnsi="Times New Roman" w:cs="Times New Roman"/>
          <w:sz w:val="24"/>
          <w:szCs w:val="24"/>
        </w:rPr>
        <w:t>ing</w:t>
      </w:r>
      <w:r w:rsidRPr="00AE28CD">
        <w:rPr>
          <w:rFonts w:ascii="Times New Roman" w:eastAsia="Times New Roman" w:hAnsi="Times New Roman" w:cs="Times New Roman"/>
          <w:sz w:val="24"/>
          <w:szCs w:val="24"/>
        </w:rPr>
        <w:t xml:space="preserve"> period</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followed by driver data uncertainty</w:t>
      </w:r>
      <w:ins w:id="1001" w:author="McClure, Ryan" w:date="2020-11-05T15:33:00Z">
        <w:r w:rsidR="00933BAB">
          <w:rPr>
            <w:rFonts w:ascii="Times New Roman" w:eastAsia="Times New Roman" w:hAnsi="Times New Roman" w:cs="Times New Roman"/>
            <w:sz w:val="24"/>
            <w:szCs w:val="24"/>
          </w:rPr>
          <w:t>, then initial conditions uncertainty, and</w:t>
        </w:r>
      </w:ins>
      <w:r w:rsidRPr="00AE28CD">
        <w:rPr>
          <w:rFonts w:ascii="Times New Roman" w:eastAsia="Times New Roman" w:hAnsi="Times New Roman" w:cs="Times New Roman"/>
          <w:sz w:val="24"/>
          <w:szCs w:val="24"/>
        </w:rPr>
        <w:t xml:space="preserve"> </w:t>
      </w:r>
      <w:del w:id="1002" w:author="McClure, Ryan" w:date="2020-11-05T15:32:00Z">
        <w:r w:rsidRPr="00AE28CD" w:rsidDel="00933BAB">
          <w:rPr>
            <w:rFonts w:ascii="Times New Roman" w:eastAsia="Times New Roman" w:hAnsi="Times New Roman" w:cs="Times New Roman"/>
            <w:sz w:val="24"/>
            <w:szCs w:val="24"/>
          </w:rPr>
          <w:delText xml:space="preserve">and </w:delText>
        </w:r>
      </w:del>
      <w:r>
        <w:rPr>
          <w:rFonts w:ascii="Times New Roman" w:eastAsia="Times New Roman" w:hAnsi="Times New Roman" w:cs="Times New Roman"/>
          <w:sz w:val="24"/>
          <w:szCs w:val="24"/>
        </w:rPr>
        <w:t xml:space="preserve">then </w:t>
      </w:r>
      <w:r w:rsidRPr="00AE28CD">
        <w:rPr>
          <w:rFonts w:ascii="Times New Roman" w:eastAsia="Times New Roman" w:hAnsi="Times New Roman" w:cs="Times New Roman"/>
          <w:sz w:val="24"/>
          <w:szCs w:val="24"/>
        </w:rPr>
        <w:t>parameter uncertainty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5). Process uncertainty encompasses the ability of the model to recreate </w:t>
      </w:r>
      <w:r>
        <w:rPr>
          <w:rFonts w:ascii="Times New Roman" w:eastAsia="Times New Roman" w:hAnsi="Times New Roman" w:cs="Times New Roman"/>
          <w:sz w:val="24"/>
          <w:szCs w:val="24"/>
        </w:rPr>
        <w:t>ecosystem dynamics</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Dietze</w:t>
      </w:r>
      <w:proofErr w:type="spellEnd"/>
      <w:r w:rsidRPr="00AE28CD">
        <w:rPr>
          <w:rFonts w:ascii="Times New Roman" w:eastAsia="Times New Roman" w:hAnsi="Times New Roman" w:cs="Times New Roman"/>
          <w:sz w:val="24"/>
          <w:szCs w:val="24"/>
        </w:rPr>
        <w:t xml:space="preserve"> 2017</w:t>
      </w:r>
      <w:r w:rsidRPr="00AE28CD">
        <w:rPr>
          <w:rFonts w:ascii="Times New Roman" w:eastAsia="Times New Roman" w:hAnsi="Times New Roman" w:cs="Times New Roman"/>
          <w:i/>
          <w:iCs/>
          <w:sz w:val="24"/>
          <w:szCs w:val="24"/>
        </w:rPr>
        <w:t>b</w:t>
      </w:r>
      <w:r w:rsidRPr="00AE28CD">
        <w:rPr>
          <w:rFonts w:ascii="Times New Roman" w:eastAsia="Times New Roman" w:hAnsi="Times New Roman" w:cs="Times New Roman"/>
          <w:sz w:val="24"/>
          <w:szCs w:val="24"/>
        </w:rPr>
        <w:t xml:space="preserve">). The dominance of </w:t>
      </w:r>
      <w:r>
        <w:rPr>
          <w:rFonts w:ascii="Times New Roman" w:eastAsia="Times New Roman" w:hAnsi="Times New Roman" w:cs="Times New Roman"/>
          <w:sz w:val="24"/>
          <w:szCs w:val="24"/>
        </w:rPr>
        <w:t xml:space="preserve">model </w:t>
      </w:r>
      <w:r w:rsidRPr="00AE28CD">
        <w:rPr>
          <w:rFonts w:ascii="Times New Roman" w:eastAsia="Times New Roman" w:hAnsi="Times New Roman" w:cs="Times New Roman"/>
          <w:sz w:val="24"/>
          <w:szCs w:val="24"/>
        </w:rPr>
        <w:t xml:space="preserve">process uncertainty </w:t>
      </w:r>
      <w:ins w:id="1003" w:author="McClure, Ryan" w:date="2020-11-05T15:33:00Z">
        <w:r w:rsidR="00933BAB">
          <w:rPr>
            <w:rFonts w:ascii="Times New Roman" w:eastAsia="Times New Roman" w:hAnsi="Times New Roman" w:cs="Times New Roman"/>
            <w:sz w:val="24"/>
            <w:szCs w:val="24"/>
          </w:rPr>
          <w:t>during the</w:t>
        </w:r>
      </w:ins>
      <w:ins w:id="1004" w:author="McClure, Ryan" w:date="2020-11-05T15:34:00Z">
        <w:r w:rsidR="00933BAB">
          <w:rPr>
            <w:rFonts w:ascii="Times New Roman" w:eastAsia="Times New Roman" w:hAnsi="Times New Roman" w:cs="Times New Roman"/>
            <w:sz w:val="24"/>
            <w:szCs w:val="24"/>
          </w:rPr>
          <w:t xml:space="preserve"> middle of the forecasting period (when the SWI temperature parameter estimate was lowest and the AR term parameter estimate was highest) </w:t>
        </w:r>
      </w:ins>
      <w:r w:rsidRPr="00AE28CD">
        <w:rPr>
          <w:rFonts w:ascii="Times New Roman" w:eastAsia="Times New Roman" w:hAnsi="Times New Roman" w:cs="Times New Roman"/>
          <w:sz w:val="24"/>
          <w:szCs w:val="24"/>
        </w:rPr>
        <w:t xml:space="preserve">suggests that </w:t>
      </w:r>
      <w:del w:id="1005" w:author="McClure, Ryan" w:date="2020-11-05T15:34:00Z">
        <w:r w:rsidRPr="00AE28CD" w:rsidDel="00933BAB">
          <w:rPr>
            <w:rFonts w:ascii="Times New Roman" w:eastAsia="Times New Roman" w:hAnsi="Times New Roman" w:cs="Times New Roman"/>
            <w:sz w:val="24"/>
            <w:szCs w:val="24"/>
          </w:rPr>
          <w:delText xml:space="preserve">adding </w:delText>
        </w:r>
      </w:del>
      <w:ins w:id="1006" w:author="McClure, Ryan" w:date="2020-11-05T15:34:00Z">
        <w:r w:rsidR="00933BAB">
          <w:rPr>
            <w:rFonts w:ascii="Times New Roman" w:eastAsia="Times New Roman" w:hAnsi="Times New Roman" w:cs="Times New Roman"/>
            <w:sz w:val="24"/>
            <w:szCs w:val="24"/>
          </w:rPr>
          <w:t>additional</w:t>
        </w:r>
        <w:r w:rsidR="00933BAB" w:rsidRPr="00AE28CD">
          <w:rPr>
            <w:rFonts w:ascii="Times New Roman" w:eastAsia="Times New Roman" w:hAnsi="Times New Roman" w:cs="Times New Roman"/>
            <w:sz w:val="24"/>
            <w:szCs w:val="24"/>
          </w:rPr>
          <w:t xml:space="preserve"> </w:t>
        </w:r>
      </w:ins>
      <w:r w:rsidRPr="00AE28CD">
        <w:rPr>
          <w:rFonts w:ascii="Times New Roman" w:eastAsia="Times New Roman" w:hAnsi="Times New Roman" w:cs="Times New Roman"/>
          <w:sz w:val="24"/>
          <w:szCs w:val="24"/>
        </w:rPr>
        <w:t>environmental variables that have been shown to be important predictors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in other studies (e.g., chlorophyll</w:t>
      </w:r>
      <w:r w:rsidRPr="00AE28CD">
        <w:rPr>
          <w:rFonts w:ascii="Times New Roman" w:eastAsia="Times New Roman" w:hAnsi="Times New Roman" w:cs="Times New Roman"/>
          <w:i/>
          <w:iCs/>
          <w:sz w:val="24"/>
          <w:szCs w:val="24"/>
        </w:rPr>
        <w:t xml:space="preserve"> a</w:t>
      </w:r>
      <w:r w:rsidRPr="00AE28CD">
        <w:rPr>
          <w:rFonts w:ascii="Times New Roman" w:eastAsia="Times New Roman" w:hAnsi="Times New Roman" w:cs="Times New Roman"/>
          <w:sz w:val="24"/>
          <w:szCs w:val="24"/>
        </w:rPr>
        <w:t>, sediment organic quality, water-level/hydrostatic pressure</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West et al. 2016, Beaulieu et al. 2018</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Wik</w:t>
      </w:r>
      <w:proofErr w:type="spellEnd"/>
      <w:r w:rsidRPr="00AE28CD">
        <w:rPr>
          <w:rFonts w:ascii="Times New Roman" w:eastAsia="Times New Roman" w:hAnsi="Times New Roman" w:cs="Times New Roman"/>
          <w:sz w:val="24"/>
          <w:szCs w:val="24"/>
        </w:rPr>
        <w:t xml:space="preserve"> et al. 2018</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into our model would </w:t>
      </w:r>
      <w:ins w:id="1007" w:author="McClure, Ryan" w:date="2020-11-05T15:43:00Z">
        <w:r w:rsidR="009F2297">
          <w:rPr>
            <w:rFonts w:ascii="Times New Roman" w:eastAsia="Times New Roman" w:hAnsi="Times New Roman" w:cs="Times New Roman"/>
            <w:sz w:val="24"/>
            <w:szCs w:val="24"/>
          </w:rPr>
          <w:t xml:space="preserve">potentially </w:t>
        </w:r>
      </w:ins>
      <w:del w:id="1008" w:author="McClure, Ryan" w:date="2020-11-05T15:43:00Z">
        <w:r w:rsidRPr="00AE28CD" w:rsidDel="009F2297">
          <w:rPr>
            <w:rFonts w:ascii="Times New Roman" w:eastAsia="Times New Roman" w:hAnsi="Times New Roman" w:cs="Times New Roman"/>
            <w:sz w:val="24"/>
            <w:szCs w:val="24"/>
          </w:rPr>
          <w:delText xml:space="preserve">improve </w:delText>
        </w:r>
      </w:del>
      <w:ins w:id="1009" w:author="McClure, Ryan" w:date="2020-11-05T15:43:00Z">
        <w:r w:rsidR="009F2297">
          <w:rPr>
            <w:rFonts w:ascii="Times New Roman" w:eastAsia="Times New Roman" w:hAnsi="Times New Roman" w:cs="Times New Roman"/>
            <w:sz w:val="24"/>
            <w:szCs w:val="24"/>
          </w:rPr>
          <w:t>reduce the</w:t>
        </w:r>
        <w:r w:rsidR="009F2297" w:rsidRPr="00AE28CD">
          <w:rPr>
            <w:rFonts w:ascii="Times New Roman" w:eastAsia="Times New Roman" w:hAnsi="Times New Roman" w:cs="Times New Roman"/>
            <w:sz w:val="24"/>
            <w:szCs w:val="24"/>
          </w:rPr>
          <w:t xml:space="preserve"> </w:t>
        </w:r>
        <w:r w:rsidR="009F2297">
          <w:rPr>
            <w:rFonts w:ascii="Times New Roman" w:eastAsia="Times New Roman" w:hAnsi="Times New Roman" w:cs="Times New Roman"/>
            <w:sz w:val="24"/>
            <w:szCs w:val="24"/>
          </w:rPr>
          <w:t xml:space="preserve">model process </w:t>
        </w:r>
      </w:ins>
      <w:ins w:id="1010" w:author="McClure, Ryan" w:date="2020-11-05T15:44:00Z">
        <w:r w:rsidR="009F2297">
          <w:rPr>
            <w:rFonts w:ascii="Times New Roman" w:eastAsia="Times New Roman" w:hAnsi="Times New Roman" w:cs="Times New Roman"/>
            <w:sz w:val="24"/>
            <w:szCs w:val="24"/>
          </w:rPr>
          <w:t xml:space="preserve">uncertainty and improve the </w:t>
        </w:r>
      </w:ins>
      <w:r w:rsidRPr="00AE28CD">
        <w:rPr>
          <w:rFonts w:ascii="Times New Roman" w:eastAsia="Times New Roman" w:hAnsi="Times New Roman" w:cs="Times New Roman"/>
          <w:sz w:val="24"/>
          <w:szCs w:val="24"/>
        </w:rPr>
        <w:t>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w:t>
      </w:r>
      <w:ins w:id="1011" w:author="McClure, Ryan" w:date="2020-11-05T15:44:00Z">
        <w:r w:rsidR="009F2297">
          <w:rPr>
            <w:rFonts w:ascii="Times New Roman" w:eastAsia="Times New Roman" w:hAnsi="Times New Roman" w:cs="Times New Roman"/>
            <w:sz w:val="24"/>
            <w:szCs w:val="24"/>
          </w:rPr>
          <w:t>s</w:t>
        </w:r>
      </w:ins>
      <w:del w:id="1012" w:author="McClure, Ryan" w:date="2020-11-05T15:43:00Z">
        <w:r w:rsidRPr="00AE28CD" w:rsidDel="009F2297">
          <w:rPr>
            <w:rFonts w:ascii="Times New Roman" w:eastAsia="Times New Roman" w:hAnsi="Times New Roman" w:cs="Times New Roman"/>
            <w:sz w:val="24"/>
            <w:szCs w:val="24"/>
          </w:rPr>
          <w:delText>s</w:delText>
        </w:r>
      </w:del>
      <w:r w:rsidRPr="00AE28CD">
        <w:rPr>
          <w:rFonts w:ascii="Times New Roman" w:eastAsia="Times New Roman" w:hAnsi="Times New Roman" w:cs="Times New Roman"/>
          <w:sz w:val="24"/>
          <w:szCs w:val="24"/>
        </w:rPr>
        <w:t xml:space="preserve">. However, </w:t>
      </w:r>
      <w:ins w:id="1013" w:author="McClure, Ryan" w:date="2020-11-05T15:44:00Z">
        <w:r w:rsidR="009F2297">
          <w:rPr>
            <w:rFonts w:ascii="Times New Roman" w:eastAsia="Times New Roman" w:hAnsi="Times New Roman" w:cs="Times New Roman"/>
            <w:sz w:val="24"/>
            <w:szCs w:val="24"/>
          </w:rPr>
          <w:t>it is important to also recognize that</w:t>
        </w:r>
      </w:ins>
      <w:ins w:id="1014" w:author="McClure, Ryan" w:date="2020-11-05T15:49:00Z">
        <w:r w:rsidR="007C35EB">
          <w:rPr>
            <w:rFonts w:ascii="Times New Roman" w:eastAsia="Times New Roman" w:hAnsi="Times New Roman" w:cs="Times New Roman"/>
            <w:sz w:val="24"/>
            <w:szCs w:val="24"/>
          </w:rPr>
          <w:t xml:space="preserve"> increas</w:t>
        </w:r>
      </w:ins>
      <w:ins w:id="1015" w:author="McClure, Ryan" w:date="2020-11-05T15:50:00Z">
        <w:r w:rsidR="007C35EB">
          <w:rPr>
            <w:rFonts w:ascii="Times New Roman" w:eastAsia="Times New Roman" w:hAnsi="Times New Roman" w:cs="Times New Roman"/>
            <w:sz w:val="24"/>
            <w:szCs w:val="24"/>
          </w:rPr>
          <w:t>ing</w:t>
        </w:r>
      </w:ins>
      <w:ins w:id="1016" w:author="McClure, Ryan" w:date="2020-11-05T16:00:00Z">
        <w:r w:rsidR="0066387C">
          <w:rPr>
            <w:rFonts w:ascii="Times New Roman" w:eastAsia="Times New Roman" w:hAnsi="Times New Roman" w:cs="Times New Roman"/>
            <w:sz w:val="24"/>
            <w:szCs w:val="24"/>
          </w:rPr>
          <w:t xml:space="preserve"> the number of</w:t>
        </w:r>
      </w:ins>
      <w:ins w:id="1017" w:author="McClure, Ryan" w:date="2020-11-05T15:49:00Z">
        <w:r w:rsidR="007C35EB">
          <w:rPr>
            <w:rFonts w:ascii="Times New Roman" w:eastAsia="Times New Roman" w:hAnsi="Times New Roman" w:cs="Times New Roman"/>
            <w:sz w:val="24"/>
            <w:szCs w:val="24"/>
          </w:rPr>
          <w:t xml:space="preserve"> </w:t>
        </w:r>
      </w:ins>
      <w:ins w:id="1018" w:author="McClure, Ryan" w:date="2020-11-05T15:52:00Z">
        <w:r w:rsidR="007C35EB">
          <w:rPr>
            <w:rFonts w:ascii="Times New Roman" w:eastAsia="Times New Roman" w:hAnsi="Times New Roman" w:cs="Times New Roman"/>
            <w:sz w:val="24"/>
            <w:szCs w:val="24"/>
          </w:rPr>
          <w:t xml:space="preserve">forecasted </w:t>
        </w:r>
      </w:ins>
      <w:ins w:id="1019" w:author="McClure, Ryan" w:date="2020-11-05T15:50:00Z">
        <w:r w:rsidR="007C35EB">
          <w:rPr>
            <w:rFonts w:ascii="Times New Roman" w:eastAsia="Times New Roman" w:hAnsi="Times New Roman" w:cs="Times New Roman"/>
            <w:sz w:val="24"/>
            <w:szCs w:val="24"/>
          </w:rPr>
          <w:t xml:space="preserve">predictors into our model </w:t>
        </w:r>
      </w:ins>
      <w:ins w:id="1020" w:author="McClure, Ryan" w:date="2020-11-05T15:52:00Z">
        <w:r w:rsidR="007C35EB">
          <w:rPr>
            <w:rFonts w:ascii="Times New Roman" w:eastAsia="Times New Roman" w:hAnsi="Times New Roman" w:cs="Times New Roman"/>
            <w:sz w:val="24"/>
            <w:szCs w:val="24"/>
          </w:rPr>
          <w:t>may</w:t>
        </w:r>
      </w:ins>
      <w:ins w:id="1021" w:author="McClure, Ryan" w:date="2020-11-05T15:50:00Z">
        <w:r w:rsidR="007C35EB">
          <w:rPr>
            <w:rFonts w:ascii="Times New Roman" w:eastAsia="Times New Roman" w:hAnsi="Times New Roman" w:cs="Times New Roman"/>
            <w:sz w:val="24"/>
            <w:szCs w:val="24"/>
          </w:rPr>
          <w:t xml:space="preserve"> reduce model process </w:t>
        </w:r>
      </w:ins>
      <w:ins w:id="1022" w:author="McClure, Ryan" w:date="2020-11-05T15:51:00Z">
        <w:r w:rsidR="007C35EB">
          <w:rPr>
            <w:rFonts w:ascii="Times New Roman" w:eastAsia="Times New Roman" w:hAnsi="Times New Roman" w:cs="Times New Roman"/>
            <w:sz w:val="24"/>
            <w:szCs w:val="24"/>
          </w:rPr>
          <w:t>uncertainty</w:t>
        </w:r>
      </w:ins>
      <w:ins w:id="1023" w:author="McClure, Ryan" w:date="2020-11-05T15:50:00Z">
        <w:r w:rsidR="007C35EB">
          <w:rPr>
            <w:rFonts w:ascii="Times New Roman" w:eastAsia="Times New Roman" w:hAnsi="Times New Roman" w:cs="Times New Roman"/>
            <w:sz w:val="24"/>
            <w:szCs w:val="24"/>
          </w:rPr>
          <w:t xml:space="preserve"> but also increase </w:t>
        </w:r>
      </w:ins>
      <w:ins w:id="1024" w:author="McClure, Ryan" w:date="2020-11-05T15:51:00Z">
        <w:r w:rsidR="007C35EB">
          <w:rPr>
            <w:rFonts w:ascii="Times New Roman" w:eastAsia="Times New Roman" w:hAnsi="Times New Roman" w:cs="Times New Roman"/>
            <w:sz w:val="24"/>
            <w:szCs w:val="24"/>
          </w:rPr>
          <w:t>uncertainty</w:t>
        </w:r>
      </w:ins>
      <w:ins w:id="1025" w:author="McClure, Ryan" w:date="2020-11-05T15:50:00Z">
        <w:r w:rsidR="007C35EB">
          <w:rPr>
            <w:rFonts w:ascii="Times New Roman" w:eastAsia="Times New Roman" w:hAnsi="Times New Roman" w:cs="Times New Roman"/>
            <w:sz w:val="24"/>
            <w:szCs w:val="24"/>
          </w:rPr>
          <w:t xml:space="preserve"> in other areas</w:t>
        </w:r>
      </w:ins>
      <w:ins w:id="1026" w:author="McClure, Ryan" w:date="2020-11-05T15:51:00Z">
        <w:r w:rsidR="007C35EB">
          <w:rPr>
            <w:rFonts w:ascii="Times New Roman" w:eastAsia="Times New Roman" w:hAnsi="Times New Roman" w:cs="Times New Roman"/>
            <w:sz w:val="24"/>
            <w:szCs w:val="24"/>
          </w:rPr>
          <w:t xml:space="preserve"> like driver data and parameter uncertainty</w:t>
        </w:r>
      </w:ins>
      <w:ins w:id="1027" w:author="McClure, Ryan" w:date="2020-11-05T15:53:00Z">
        <w:r w:rsidR="007C35EB">
          <w:rPr>
            <w:rFonts w:ascii="Times New Roman" w:eastAsia="Times New Roman" w:hAnsi="Times New Roman" w:cs="Times New Roman"/>
            <w:sz w:val="24"/>
            <w:szCs w:val="24"/>
          </w:rPr>
          <w:t xml:space="preserve">, especially if there is a lot of uncertainty in forecasted </w:t>
        </w:r>
      </w:ins>
      <w:ins w:id="1028" w:author="McClure, Ryan" w:date="2020-11-05T16:00:00Z">
        <w:r w:rsidR="0066387C">
          <w:rPr>
            <w:rFonts w:ascii="Times New Roman" w:eastAsia="Times New Roman" w:hAnsi="Times New Roman" w:cs="Times New Roman"/>
            <w:sz w:val="24"/>
            <w:szCs w:val="24"/>
          </w:rPr>
          <w:t xml:space="preserve">the </w:t>
        </w:r>
      </w:ins>
      <w:ins w:id="1029" w:author="McClure, Ryan" w:date="2020-11-05T15:53:00Z">
        <w:r w:rsidR="007C35EB">
          <w:rPr>
            <w:rFonts w:ascii="Times New Roman" w:eastAsia="Times New Roman" w:hAnsi="Times New Roman" w:cs="Times New Roman"/>
            <w:sz w:val="24"/>
            <w:szCs w:val="24"/>
          </w:rPr>
          <w:t>driver variables</w:t>
        </w:r>
      </w:ins>
      <w:ins w:id="1030" w:author="McClure, Ryan" w:date="2020-11-05T16:01:00Z">
        <w:r w:rsidR="0066387C">
          <w:rPr>
            <w:rFonts w:ascii="Times New Roman" w:eastAsia="Times New Roman" w:hAnsi="Times New Roman" w:cs="Times New Roman"/>
            <w:sz w:val="24"/>
            <w:szCs w:val="24"/>
          </w:rPr>
          <w:t xml:space="preserve"> </w:t>
        </w:r>
      </w:ins>
      <w:del w:id="1031" w:author="McClure, Ryan" w:date="2020-11-05T16:01:00Z">
        <w:r w:rsidRPr="00AE28CD" w:rsidDel="0066387C">
          <w:rPr>
            <w:rFonts w:ascii="Times New Roman" w:eastAsia="Times New Roman" w:hAnsi="Times New Roman" w:cs="Times New Roman"/>
            <w:sz w:val="24"/>
            <w:szCs w:val="24"/>
          </w:rPr>
          <w:delText xml:space="preserve">we would need forecasted values of these potential predictors to be included in our workflow, </w:delText>
        </w:r>
      </w:del>
      <w:r w:rsidRPr="00AE28CD">
        <w:rPr>
          <w:rFonts w:ascii="Times New Roman" w:eastAsia="Times New Roman" w:hAnsi="Times New Roman" w:cs="Times New Roman"/>
          <w:sz w:val="24"/>
          <w:szCs w:val="24"/>
        </w:rPr>
        <w:t xml:space="preserve">which </w:t>
      </w:r>
      <w:del w:id="1032" w:author="McClure, Ryan" w:date="2020-11-05T16:01:00Z">
        <w:r w:rsidRPr="00AE28CD" w:rsidDel="0066387C">
          <w:rPr>
            <w:rFonts w:ascii="Times New Roman" w:eastAsia="Times New Roman" w:hAnsi="Times New Roman" w:cs="Times New Roman"/>
            <w:sz w:val="24"/>
            <w:szCs w:val="24"/>
          </w:rPr>
          <w:delText xml:space="preserve">could </w:delText>
        </w:r>
      </w:del>
      <w:ins w:id="1033" w:author="McClure, Ryan" w:date="2020-11-05T16:02:00Z">
        <w:r w:rsidR="0066387C">
          <w:rPr>
            <w:rFonts w:ascii="Times New Roman" w:eastAsia="Times New Roman" w:hAnsi="Times New Roman" w:cs="Times New Roman"/>
            <w:sz w:val="24"/>
            <w:szCs w:val="24"/>
          </w:rPr>
          <w:t xml:space="preserve">can </w:t>
        </w:r>
      </w:ins>
      <w:ins w:id="1034" w:author="McClure, Ryan" w:date="2020-11-05T16:01:00Z">
        <w:r w:rsidR="0066387C" w:rsidRPr="00AE28CD">
          <w:rPr>
            <w:rFonts w:ascii="Times New Roman" w:eastAsia="Times New Roman" w:hAnsi="Times New Roman" w:cs="Times New Roman"/>
            <w:sz w:val="24"/>
            <w:szCs w:val="24"/>
          </w:rPr>
          <w:t xml:space="preserve"> </w:t>
        </w:r>
      </w:ins>
      <w:r w:rsidRPr="00AE28CD">
        <w:rPr>
          <w:rFonts w:ascii="Times New Roman" w:eastAsia="Times New Roman" w:hAnsi="Times New Roman" w:cs="Times New Roman"/>
          <w:sz w:val="24"/>
          <w:szCs w:val="24"/>
        </w:rPr>
        <w:t>be challenging to generate and likely increase total uncertainty for the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 </w:t>
      </w:r>
    </w:p>
    <w:p w14:paraId="58A5D8DD" w14:textId="77777777" w:rsidR="00D512D8" w:rsidRPr="00AE28CD" w:rsidRDefault="00D512D8" w:rsidP="00D512D8">
      <w:pPr>
        <w:spacing w:after="0" w:line="480" w:lineRule="auto"/>
        <w:ind w:firstLine="720"/>
        <w:rPr>
          <w:rFonts w:ascii="Times New Roman" w:eastAsia="Times New Roman" w:hAnsi="Times New Roman" w:cs="Times New Roman"/>
          <w:sz w:val="24"/>
          <w:szCs w:val="24"/>
        </w:rPr>
      </w:pPr>
      <w:r w:rsidRPr="00AE28CD">
        <w:rPr>
          <w:rFonts w:ascii="Times New Roman" w:eastAsia="Times New Roman" w:hAnsi="Times New Roman" w:cs="Times New Roman"/>
          <w:sz w:val="24"/>
          <w:szCs w:val="24"/>
        </w:rPr>
        <w:t>We also observed an increase in the relative contribution of driver data uncertainty in the forecasting period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00AE28CD">
        <w:rPr>
          <w:rFonts w:ascii="Times New Roman" w:eastAsia="Times New Roman" w:hAnsi="Times New Roman" w:cs="Times New Roman"/>
          <w:sz w:val="24"/>
          <w:szCs w:val="24"/>
        </w:rPr>
        <w:t>). The driver data uncertainty in the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forecasts was due to both uncertainty in the forecasted water temperatures from FLARE and the SWI temperature scaling model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5</w:t>
      </w:r>
      <w:r w:rsidRPr="00AE28CD">
        <w:rPr>
          <w:rFonts w:ascii="Times New Roman" w:eastAsia="Times New Roman" w:hAnsi="Times New Roman" w:cs="Times New Roman"/>
          <w:sz w:val="24"/>
          <w:szCs w:val="24"/>
        </w:rPr>
        <w:t xml:space="preserve">), with most of the uncertainty likely from FLARE’s forecasted water temperatures. Our results are similar to other work who found that driver data uncertainty </w:t>
      </w:r>
      <w:r>
        <w:rPr>
          <w:rFonts w:ascii="Times New Roman" w:eastAsia="Times New Roman" w:hAnsi="Times New Roman" w:cs="Times New Roman"/>
          <w:sz w:val="24"/>
          <w:szCs w:val="24"/>
        </w:rPr>
        <w:t>can contribute a large part of</w:t>
      </w:r>
      <w:r w:rsidRPr="00AE28CD">
        <w:rPr>
          <w:rFonts w:ascii="Times New Roman" w:eastAsia="Times New Roman" w:hAnsi="Times New Roman" w:cs="Times New Roman"/>
          <w:sz w:val="24"/>
          <w:szCs w:val="24"/>
        </w:rPr>
        <w:t xml:space="preserve"> total forecast uncertainty. For example, Thomas et al. (2020) found that </w:t>
      </w:r>
      <w:r w:rsidRPr="00AE28CD">
        <w:rPr>
          <w:rFonts w:ascii="Times New Roman" w:eastAsia="Times New Roman" w:hAnsi="Times New Roman" w:cs="Times New Roman"/>
          <w:sz w:val="24"/>
          <w:szCs w:val="24"/>
        </w:rPr>
        <w:lastRenderedPageBreak/>
        <w:t xml:space="preserve">meteorological forecasts </w:t>
      </w:r>
      <w:ins w:id="1035" w:author="McClure, Ryan" w:date="2020-11-05T16:15:00Z">
        <w:r w:rsidR="00DB4F58">
          <w:rPr>
            <w:rFonts w:ascii="Times New Roman" w:eastAsia="Times New Roman" w:hAnsi="Times New Roman" w:cs="Times New Roman"/>
            <w:sz w:val="24"/>
            <w:szCs w:val="24"/>
          </w:rPr>
          <w:t xml:space="preserve">greater than </w:t>
        </w:r>
      </w:ins>
      <w:ins w:id="1036" w:author="McClure, Ryan" w:date="2020-11-05T16:16:00Z">
        <w:r w:rsidR="00DB4F58">
          <w:rPr>
            <w:rFonts w:ascii="Times New Roman" w:eastAsia="Times New Roman" w:hAnsi="Times New Roman" w:cs="Times New Roman"/>
            <w:sz w:val="24"/>
            <w:szCs w:val="24"/>
          </w:rPr>
          <w:t xml:space="preserve">2 days into the future </w:t>
        </w:r>
      </w:ins>
      <w:r w:rsidRPr="00AE28CD">
        <w:rPr>
          <w:rFonts w:ascii="Times New Roman" w:eastAsia="Times New Roman" w:hAnsi="Times New Roman" w:cs="Times New Roman"/>
          <w:sz w:val="24"/>
          <w:szCs w:val="24"/>
        </w:rPr>
        <w:t xml:space="preserve">contributed the largest proportion to total uncertainty in the water temperature forecasts in the reservoir’s surface waters in the FLARE forecasting system. Similarly, </w:t>
      </w:r>
      <w:proofErr w:type="spellStart"/>
      <w:r w:rsidRPr="00AE28CD">
        <w:rPr>
          <w:rFonts w:ascii="Times New Roman" w:eastAsia="Times New Roman" w:hAnsi="Times New Roman" w:cs="Times New Roman"/>
          <w:sz w:val="24"/>
          <w:szCs w:val="24"/>
        </w:rPr>
        <w:t>Dietze</w:t>
      </w:r>
      <w:proofErr w:type="spellEnd"/>
      <w:r w:rsidRPr="00AE28CD">
        <w:rPr>
          <w:rFonts w:ascii="Times New Roman" w:eastAsia="Times New Roman" w:hAnsi="Times New Roman" w:cs="Times New Roman"/>
          <w:sz w:val="24"/>
          <w:szCs w:val="24"/>
        </w:rPr>
        <w:t xml:space="preserve"> (2017</w:t>
      </w:r>
      <w:r w:rsidRPr="00AE28CD">
        <w:rPr>
          <w:rFonts w:ascii="Times New Roman" w:eastAsia="Times New Roman" w:hAnsi="Times New Roman" w:cs="Times New Roman"/>
          <w:i/>
          <w:iCs/>
          <w:sz w:val="24"/>
          <w:szCs w:val="24"/>
        </w:rPr>
        <w:t>b</w:t>
      </w:r>
      <w:r w:rsidRPr="00AE28CD">
        <w:rPr>
          <w:rFonts w:ascii="Times New Roman" w:eastAsia="Times New Roman" w:hAnsi="Times New Roman" w:cs="Times New Roman"/>
          <w:sz w:val="24"/>
          <w:szCs w:val="24"/>
        </w:rPr>
        <w:t>) found that meteorological driver data uncertainty dominated forest net ecosystem exchange forecasts</w:t>
      </w:r>
      <w:ins w:id="1037" w:author="McClure, Ryan" w:date="2020-11-05T16:17:00Z">
        <w:r w:rsidR="00DB4F58">
          <w:rPr>
            <w:rFonts w:ascii="Times New Roman" w:eastAsia="Times New Roman" w:hAnsi="Times New Roman" w:cs="Times New Roman"/>
            <w:sz w:val="24"/>
            <w:szCs w:val="24"/>
          </w:rPr>
          <w:t xml:space="preserve"> at longer forecast horizons. </w:t>
        </w:r>
      </w:ins>
      <w:ins w:id="1038" w:author="McClure, Ryan" w:date="2020-11-05T16:29:00Z">
        <w:r w:rsidR="002F3C1A">
          <w:rPr>
            <w:rFonts w:ascii="Times New Roman" w:eastAsia="Times New Roman" w:hAnsi="Times New Roman" w:cs="Times New Roman"/>
            <w:sz w:val="24"/>
            <w:szCs w:val="24"/>
          </w:rPr>
          <w:t>The larger driver data uncertainty in our CH</w:t>
        </w:r>
        <w:r w:rsidR="002F3C1A" w:rsidRPr="005D0215">
          <w:rPr>
            <w:rFonts w:ascii="Times New Roman" w:eastAsia="Times New Roman" w:hAnsi="Times New Roman" w:cs="Times New Roman"/>
            <w:sz w:val="24"/>
            <w:szCs w:val="24"/>
            <w:vertAlign w:val="subscript"/>
          </w:rPr>
          <w:t>4</w:t>
        </w:r>
        <w:r w:rsidR="002F3C1A">
          <w:rPr>
            <w:rFonts w:ascii="Times New Roman" w:eastAsia="Times New Roman" w:hAnsi="Times New Roman" w:cs="Times New Roman"/>
            <w:sz w:val="24"/>
            <w:szCs w:val="24"/>
          </w:rPr>
          <w:t xml:space="preserve"> ebullition</w:t>
        </w:r>
      </w:ins>
      <w:ins w:id="1039" w:author="McClure, Ryan" w:date="2020-11-05T16:31:00Z">
        <w:r w:rsidR="002F3C1A">
          <w:rPr>
            <w:rFonts w:ascii="Times New Roman" w:eastAsia="Times New Roman" w:hAnsi="Times New Roman" w:cs="Times New Roman"/>
            <w:sz w:val="24"/>
            <w:szCs w:val="24"/>
          </w:rPr>
          <w:t xml:space="preserve"> rate</w:t>
        </w:r>
      </w:ins>
      <w:ins w:id="1040" w:author="McClure, Ryan" w:date="2020-11-05T16:29:00Z">
        <w:r w:rsidR="002F3C1A">
          <w:rPr>
            <w:rFonts w:ascii="Times New Roman" w:eastAsia="Times New Roman" w:hAnsi="Times New Roman" w:cs="Times New Roman"/>
            <w:sz w:val="24"/>
            <w:szCs w:val="24"/>
          </w:rPr>
          <w:t xml:space="preserve"> forecasts is likely a result of propagated meteorological uncertainty from </w:t>
        </w:r>
      </w:ins>
      <w:del w:id="1041" w:author="McClure, Ryan" w:date="2020-11-05T16:17:00Z">
        <w:r w:rsidRPr="00AE28CD" w:rsidDel="00DB4F58">
          <w:rPr>
            <w:rFonts w:ascii="Times New Roman" w:eastAsia="Times New Roman" w:hAnsi="Times New Roman" w:cs="Times New Roman"/>
            <w:sz w:val="24"/>
            <w:szCs w:val="24"/>
          </w:rPr>
          <w:delText>.</w:delText>
        </w:r>
      </w:del>
      <w:ins w:id="1042" w:author="McClure, Ryan" w:date="2020-11-05T16:19:00Z">
        <w:r w:rsidR="00DB4F58" w:rsidRPr="00AE28CD">
          <w:rPr>
            <w:rFonts w:ascii="Times New Roman" w:eastAsia="Times New Roman" w:hAnsi="Times New Roman" w:cs="Times New Roman"/>
            <w:sz w:val="24"/>
            <w:szCs w:val="24"/>
          </w:rPr>
          <w:t>the FLARE forecasting system</w:t>
        </w:r>
      </w:ins>
      <w:ins w:id="1043" w:author="McClure, Ryan" w:date="2020-11-05T16:25:00Z">
        <w:r w:rsidR="002F3C1A">
          <w:rPr>
            <w:rFonts w:ascii="Times New Roman" w:eastAsia="Times New Roman" w:hAnsi="Times New Roman" w:cs="Times New Roman"/>
            <w:sz w:val="24"/>
            <w:szCs w:val="24"/>
          </w:rPr>
          <w:t xml:space="preserve"> </w:t>
        </w:r>
      </w:ins>
      <w:ins w:id="1044" w:author="McClure, Ryan" w:date="2020-11-05T16:32:00Z">
        <w:r w:rsidR="002F3C1A">
          <w:rPr>
            <w:rFonts w:ascii="Times New Roman" w:eastAsia="Times New Roman" w:hAnsi="Times New Roman" w:cs="Times New Roman"/>
            <w:sz w:val="24"/>
            <w:szCs w:val="24"/>
          </w:rPr>
          <w:t>in</w:t>
        </w:r>
      </w:ins>
      <w:ins w:id="1045" w:author="McClure, Ryan" w:date="2020-11-05T16:30:00Z">
        <w:r w:rsidR="002F3C1A">
          <w:rPr>
            <w:rFonts w:ascii="Times New Roman" w:eastAsia="Times New Roman" w:hAnsi="Times New Roman" w:cs="Times New Roman"/>
            <w:sz w:val="24"/>
            <w:szCs w:val="24"/>
          </w:rPr>
          <w:t xml:space="preserve">to the SWI temperature forecasts. </w:t>
        </w:r>
      </w:ins>
      <w:ins w:id="1046" w:author="McClure, Ryan" w:date="2020-11-05T16:32:00Z">
        <w:r w:rsidR="002F3C1A">
          <w:rPr>
            <w:rFonts w:ascii="Times New Roman" w:eastAsia="Times New Roman" w:hAnsi="Times New Roman" w:cs="Times New Roman"/>
            <w:sz w:val="24"/>
            <w:szCs w:val="24"/>
          </w:rPr>
          <w:t>A</w:t>
        </w:r>
      </w:ins>
      <w:ins w:id="1047" w:author="McClure, Ryan" w:date="2020-11-05T16:35:00Z">
        <w:r w:rsidR="00165F24">
          <w:rPr>
            <w:rFonts w:ascii="Times New Roman" w:eastAsia="Times New Roman" w:hAnsi="Times New Roman" w:cs="Times New Roman"/>
            <w:sz w:val="24"/>
            <w:szCs w:val="24"/>
          </w:rPr>
          <w:t xml:space="preserve">dditionally, </w:t>
        </w:r>
      </w:ins>
      <w:ins w:id="1048" w:author="McClure, Ryan" w:date="2020-11-05T16:40:00Z">
        <w:r w:rsidR="00165F24">
          <w:rPr>
            <w:rFonts w:ascii="Times New Roman" w:eastAsia="Times New Roman" w:hAnsi="Times New Roman" w:cs="Times New Roman"/>
            <w:sz w:val="24"/>
            <w:szCs w:val="24"/>
          </w:rPr>
          <w:t>developing</w:t>
        </w:r>
      </w:ins>
      <w:ins w:id="1049" w:author="McClure, Ryan" w:date="2020-11-05T16:35:00Z">
        <w:r w:rsidR="00165F24">
          <w:rPr>
            <w:rFonts w:ascii="Times New Roman" w:eastAsia="Times New Roman" w:hAnsi="Times New Roman" w:cs="Times New Roman"/>
            <w:sz w:val="24"/>
            <w:szCs w:val="24"/>
          </w:rPr>
          <w:t xml:space="preserve"> </w:t>
        </w:r>
      </w:ins>
      <w:ins w:id="1050" w:author="McClure, Ryan" w:date="2020-11-05T16:36:00Z">
        <w:r w:rsidR="00165F24">
          <w:rPr>
            <w:rFonts w:ascii="Times New Roman" w:eastAsia="Times New Roman" w:hAnsi="Times New Roman" w:cs="Times New Roman"/>
            <w:sz w:val="24"/>
            <w:szCs w:val="24"/>
          </w:rPr>
          <w:t>CH</w:t>
        </w:r>
        <w:r w:rsidR="00165F24" w:rsidRPr="00522528">
          <w:rPr>
            <w:rFonts w:ascii="Times New Roman" w:eastAsia="Times New Roman" w:hAnsi="Times New Roman" w:cs="Times New Roman"/>
            <w:sz w:val="24"/>
            <w:szCs w:val="24"/>
            <w:vertAlign w:val="subscript"/>
            <w:rPrChange w:id="1051" w:author="McClure, Ryan" w:date="2020-11-05T17:15:00Z">
              <w:rPr>
                <w:rFonts w:ascii="Times New Roman" w:eastAsia="Times New Roman" w:hAnsi="Times New Roman" w:cs="Times New Roman"/>
                <w:sz w:val="24"/>
                <w:szCs w:val="24"/>
              </w:rPr>
            </w:rPrChange>
          </w:rPr>
          <w:t>4</w:t>
        </w:r>
        <w:r w:rsidR="00165F24">
          <w:rPr>
            <w:rFonts w:ascii="Times New Roman" w:eastAsia="Times New Roman" w:hAnsi="Times New Roman" w:cs="Times New Roman"/>
            <w:sz w:val="24"/>
            <w:szCs w:val="24"/>
          </w:rPr>
          <w:t xml:space="preserve"> ebullition forecasts over shorter forecast horizons (e.g. &lt; 2-days) </w:t>
        </w:r>
      </w:ins>
      <w:ins w:id="1052" w:author="McClure, Ryan" w:date="2020-11-05T16:38:00Z">
        <w:r w:rsidR="00165F24">
          <w:rPr>
            <w:rFonts w:ascii="Times New Roman" w:eastAsia="Times New Roman" w:hAnsi="Times New Roman" w:cs="Times New Roman"/>
            <w:sz w:val="24"/>
            <w:szCs w:val="24"/>
          </w:rPr>
          <w:t xml:space="preserve">may decrease </w:t>
        </w:r>
      </w:ins>
      <w:ins w:id="1053" w:author="McClure, Ryan" w:date="2020-11-05T16:40:00Z">
        <w:r w:rsidR="00165F24">
          <w:rPr>
            <w:rFonts w:ascii="Times New Roman" w:eastAsia="Times New Roman" w:hAnsi="Times New Roman" w:cs="Times New Roman"/>
            <w:sz w:val="24"/>
            <w:szCs w:val="24"/>
          </w:rPr>
          <w:t xml:space="preserve">driver data uncertainty </w:t>
        </w:r>
      </w:ins>
      <w:ins w:id="1054" w:author="McClure, Ryan" w:date="2020-11-05T16:43:00Z">
        <w:r w:rsidR="00165F24">
          <w:rPr>
            <w:rFonts w:ascii="Times New Roman" w:eastAsia="Times New Roman" w:hAnsi="Times New Roman" w:cs="Times New Roman"/>
            <w:sz w:val="24"/>
            <w:szCs w:val="24"/>
          </w:rPr>
          <w:t xml:space="preserve">overall but </w:t>
        </w:r>
      </w:ins>
      <w:ins w:id="1055" w:author="McClure, Ryan" w:date="2020-11-05T16:44:00Z">
        <w:r w:rsidR="00415589">
          <w:rPr>
            <w:rFonts w:ascii="Times New Roman" w:eastAsia="Times New Roman" w:hAnsi="Times New Roman" w:cs="Times New Roman"/>
            <w:sz w:val="24"/>
            <w:szCs w:val="24"/>
          </w:rPr>
          <w:t xml:space="preserve">likely increase uncertainty in other areas. </w:t>
        </w:r>
      </w:ins>
    </w:p>
    <w:p w14:paraId="6D7D7571" w14:textId="77777777" w:rsidR="00D512D8" w:rsidRDefault="00D512D8" w:rsidP="00D512D8">
      <w:pPr>
        <w:spacing w:after="0" w:line="480" w:lineRule="auto"/>
        <w:rPr>
          <w:rFonts w:ascii="Times New Roman" w:eastAsia="Times New Roman" w:hAnsi="Times New Roman" w:cs="Times New Roman"/>
          <w:i/>
          <w:sz w:val="24"/>
          <w:szCs w:val="24"/>
        </w:rPr>
      </w:pPr>
    </w:p>
    <w:p w14:paraId="010F641E"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Forecasting system limitations and improvements</w:t>
      </w:r>
    </w:p>
    <w:p w14:paraId="46809450" w14:textId="77777777" w:rsidR="00D512D8" w:rsidRDefault="00D512D8" w:rsidP="00D512D8">
      <w:pPr>
        <w:spacing w:after="0" w:line="480" w:lineRule="auto"/>
        <w:ind w:firstLine="720"/>
        <w:rPr>
          <w:rFonts w:ascii="Times New Roman" w:eastAsia="Times New Roman" w:hAnsi="Times New Roman" w:cs="Times New Roman"/>
          <w:sz w:val="24"/>
          <w:szCs w:val="24"/>
        </w:rPr>
      </w:pPr>
      <w:r w:rsidRPr="00AE28CD">
        <w:rPr>
          <w:rFonts w:ascii="Times New Roman" w:eastAsia="Times New Roman" w:hAnsi="Times New Roman" w:cs="Times New Roman"/>
          <w:sz w:val="24"/>
          <w:szCs w:val="24"/>
        </w:rPr>
        <w:t xml:space="preserve">There </w:t>
      </w:r>
      <w:del w:id="1056" w:author="McClure, Ryan" w:date="2020-11-05T16:45:00Z">
        <w:r w:rsidRPr="00AE28CD" w:rsidDel="00400DC5">
          <w:rPr>
            <w:rFonts w:ascii="Times New Roman" w:eastAsia="Times New Roman" w:hAnsi="Times New Roman" w:cs="Times New Roman"/>
            <w:sz w:val="24"/>
            <w:szCs w:val="24"/>
          </w:rPr>
          <w:delText xml:space="preserve">were </w:delText>
        </w:r>
      </w:del>
      <w:ins w:id="1057" w:author="McClure, Ryan" w:date="2020-11-05T16:45:00Z">
        <w:r w:rsidR="00400DC5">
          <w:rPr>
            <w:rFonts w:ascii="Times New Roman" w:eastAsia="Times New Roman" w:hAnsi="Times New Roman" w:cs="Times New Roman"/>
            <w:sz w:val="24"/>
            <w:szCs w:val="24"/>
          </w:rPr>
          <w:t xml:space="preserve">are </w:t>
        </w:r>
        <w:del w:id="1058" w:author="Cayelan C. Carey" w:date="2020-11-06T15:46:00Z">
          <w:r w:rsidR="00400DC5" w:rsidDel="008A7223">
            <w:rPr>
              <w:rFonts w:ascii="Times New Roman" w:eastAsia="Times New Roman" w:hAnsi="Times New Roman" w:cs="Times New Roman"/>
              <w:sz w:val="24"/>
              <w:szCs w:val="24"/>
            </w:rPr>
            <w:delText>indeed</w:delText>
          </w:r>
          <w:r w:rsidR="00400DC5" w:rsidRPr="00AE28CD" w:rsidDel="008A7223">
            <w:rPr>
              <w:rFonts w:ascii="Times New Roman" w:eastAsia="Times New Roman" w:hAnsi="Times New Roman" w:cs="Times New Roman"/>
              <w:sz w:val="24"/>
              <w:szCs w:val="24"/>
            </w:rPr>
            <w:delText xml:space="preserve"> </w:delText>
          </w:r>
        </w:del>
      </w:ins>
      <w:del w:id="1059" w:author="McClure, Ryan" w:date="2020-11-05T16:45:00Z">
        <w:r w:rsidRPr="00AE28CD" w:rsidDel="00400DC5">
          <w:rPr>
            <w:rFonts w:ascii="Times New Roman" w:eastAsia="Times New Roman" w:hAnsi="Times New Roman" w:cs="Times New Roman"/>
            <w:sz w:val="24"/>
            <w:szCs w:val="24"/>
          </w:rPr>
          <w:delText xml:space="preserve">multiple </w:delText>
        </w:r>
      </w:del>
      <w:r w:rsidRPr="00AE28CD">
        <w:rPr>
          <w:rFonts w:ascii="Times New Roman" w:eastAsia="Times New Roman" w:hAnsi="Times New Roman" w:cs="Times New Roman"/>
          <w:sz w:val="24"/>
          <w:szCs w:val="24"/>
        </w:rPr>
        <w:t>limitations of our near-term, iterative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 forecasts. </w:t>
      </w:r>
      <w:r>
        <w:rPr>
          <w:rFonts w:ascii="Times New Roman" w:eastAsia="Times New Roman" w:hAnsi="Times New Roman" w:cs="Times New Roman"/>
          <w:sz w:val="24"/>
          <w:szCs w:val="24"/>
        </w:rPr>
        <w:t>As noted above</w:t>
      </w:r>
      <w:r w:rsidRPr="00AE28CD">
        <w:rPr>
          <w:rFonts w:ascii="Times New Roman" w:eastAsia="Times New Roman" w:hAnsi="Times New Roman" w:cs="Times New Roman"/>
          <w:sz w:val="24"/>
          <w:szCs w:val="24"/>
        </w:rPr>
        <w:t>, there are many other potential predictors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and other model structures that could be integrated into our iterative workflow for forecasting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in other freshwater ecosystems at different </w:t>
      </w:r>
      <w:r>
        <w:rPr>
          <w:rFonts w:ascii="Times New Roman" w:eastAsia="Times New Roman" w:hAnsi="Times New Roman" w:cs="Times New Roman"/>
          <w:sz w:val="24"/>
          <w:szCs w:val="24"/>
        </w:rPr>
        <w:t>temporal</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spatial </w:t>
      </w:r>
      <w:r w:rsidRPr="00AE28CD">
        <w:rPr>
          <w:rFonts w:ascii="Times New Roman" w:eastAsia="Times New Roman" w:hAnsi="Times New Roman" w:cs="Times New Roman"/>
          <w:sz w:val="24"/>
          <w:szCs w:val="24"/>
        </w:rPr>
        <w:t>scales. Because our forecasts used only one statistical model developed for FCR in earlier work (McClure et al. 2020), we were unable to quantify model selection uncertainty by using different models in our forecasting workflow (e.g.</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process-based ebullition models</w:t>
      </w:r>
      <w:r>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Peltola</w:t>
      </w:r>
      <w:proofErr w:type="spellEnd"/>
      <w:r w:rsidRPr="00AE28CD">
        <w:rPr>
          <w:rFonts w:ascii="Times New Roman" w:eastAsia="Times New Roman" w:hAnsi="Times New Roman" w:cs="Times New Roman"/>
          <w:sz w:val="24"/>
          <w:szCs w:val="24"/>
        </w:rPr>
        <w:t xml:space="preserve"> et al. 2018)</w:t>
      </w:r>
      <w:r>
        <w:rPr>
          <w:rFonts w:ascii="Times New Roman" w:eastAsia="Times New Roman" w:hAnsi="Times New Roman" w:cs="Times New Roman"/>
          <w:sz w:val="24"/>
          <w:szCs w:val="24"/>
        </w:rPr>
        <w:t>, which is an important step for future work</w:t>
      </w:r>
      <w:r w:rsidRPr="00AE28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ins w:id="1060" w:author="McClure, Ryan" w:date="2020-11-05T16:45:00Z">
        <w:r w:rsidR="00400DC5">
          <w:rPr>
            <w:rFonts w:ascii="Times New Roman" w:eastAsia="Times New Roman" w:hAnsi="Times New Roman" w:cs="Times New Roman"/>
            <w:sz w:val="24"/>
            <w:szCs w:val="24"/>
          </w:rPr>
          <w:t>Testing different CH4 ebullition model</w:t>
        </w:r>
      </w:ins>
      <w:ins w:id="1061" w:author="McClure, Ryan" w:date="2020-11-05T16:54:00Z">
        <w:r w:rsidR="00400DC5">
          <w:rPr>
            <w:rFonts w:ascii="Times New Roman" w:eastAsia="Times New Roman" w:hAnsi="Times New Roman" w:cs="Times New Roman"/>
            <w:sz w:val="24"/>
            <w:szCs w:val="24"/>
          </w:rPr>
          <w:t xml:space="preserve">s </w:t>
        </w:r>
      </w:ins>
      <w:ins w:id="1062" w:author="Cayelan C. Carey" w:date="2020-11-06T15:46:00Z">
        <w:r w:rsidR="008A7223">
          <w:rPr>
            <w:rFonts w:ascii="Times New Roman" w:eastAsia="Times New Roman" w:hAnsi="Times New Roman" w:cs="Times New Roman"/>
            <w:sz w:val="24"/>
            <w:szCs w:val="24"/>
          </w:rPr>
          <w:t xml:space="preserve">at </w:t>
        </w:r>
      </w:ins>
      <w:ins w:id="1063" w:author="McClure, Ryan" w:date="2020-11-05T16:55:00Z">
        <w:r w:rsidR="00FF79B3">
          <w:rPr>
            <w:rFonts w:ascii="Times New Roman" w:eastAsia="Times New Roman" w:hAnsi="Times New Roman" w:cs="Times New Roman"/>
            <w:sz w:val="24"/>
            <w:szCs w:val="24"/>
          </w:rPr>
          <w:t>the weekly time scale in FCR and</w:t>
        </w:r>
      </w:ins>
      <w:ins w:id="1064" w:author="McClure, Ryan" w:date="2020-11-05T16:54:00Z">
        <w:r w:rsidR="00400DC5">
          <w:rPr>
            <w:rFonts w:ascii="Times New Roman" w:eastAsia="Times New Roman" w:hAnsi="Times New Roman" w:cs="Times New Roman"/>
            <w:sz w:val="24"/>
            <w:szCs w:val="24"/>
          </w:rPr>
          <w:t xml:space="preserve"> varying </w:t>
        </w:r>
      </w:ins>
      <w:ins w:id="1065" w:author="McClure, Ryan" w:date="2020-11-05T16:55:00Z">
        <w:r w:rsidR="00FF79B3">
          <w:rPr>
            <w:rFonts w:ascii="Times New Roman" w:eastAsia="Times New Roman" w:hAnsi="Times New Roman" w:cs="Times New Roman"/>
            <w:sz w:val="24"/>
            <w:szCs w:val="24"/>
          </w:rPr>
          <w:t xml:space="preserve">temporal and spatial </w:t>
        </w:r>
      </w:ins>
      <w:ins w:id="1066" w:author="McClure, Ryan" w:date="2020-11-05T16:54:00Z">
        <w:r w:rsidR="00400DC5">
          <w:rPr>
            <w:rFonts w:ascii="Times New Roman" w:eastAsia="Times New Roman" w:hAnsi="Times New Roman" w:cs="Times New Roman"/>
            <w:sz w:val="24"/>
            <w:szCs w:val="24"/>
          </w:rPr>
          <w:t xml:space="preserve">scales </w:t>
        </w:r>
        <w:del w:id="1067" w:author="Cayelan C. Carey" w:date="2020-11-06T15:46:00Z">
          <w:r w:rsidR="00400DC5" w:rsidDel="008A7223">
            <w:rPr>
              <w:rFonts w:ascii="Times New Roman" w:eastAsia="Times New Roman" w:hAnsi="Times New Roman" w:cs="Times New Roman"/>
              <w:sz w:val="24"/>
              <w:szCs w:val="24"/>
            </w:rPr>
            <w:delText>can</w:delText>
          </w:r>
        </w:del>
      </w:ins>
      <w:ins w:id="1068" w:author="Cayelan C. Carey" w:date="2020-11-06T15:46:00Z">
        <w:r w:rsidR="008A7223">
          <w:rPr>
            <w:rFonts w:ascii="Times New Roman" w:eastAsia="Times New Roman" w:hAnsi="Times New Roman" w:cs="Times New Roman"/>
            <w:sz w:val="24"/>
            <w:szCs w:val="24"/>
          </w:rPr>
          <w:t>may</w:t>
        </w:r>
      </w:ins>
      <w:ins w:id="1069" w:author="McClure, Ryan" w:date="2020-11-05T16:54:00Z">
        <w:r w:rsidR="00400DC5">
          <w:rPr>
            <w:rFonts w:ascii="Times New Roman" w:eastAsia="Times New Roman" w:hAnsi="Times New Roman" w:cs="Times New Roman"/>
            <w:sz w:val="24"/>
            <w:szCs w:val="24"/>
          </w:rPr>
          <w:t xml:space="preserve"> </w:t>
        </w:r>
        <w:del w:id="1070" w:author="Cayelan C. Carey" w:date="2020-11-06T15:47:00Z">
          <w:r w:rsidR="00400DC5" w:rsidDel="008A7223">
            <w:rPr>
              <w:rFonts w:ascii="Times New Roman" w:eastAsia="Times New Roman" w:hAnsi="Times New Roman" w:cs="Times New Roman"/>
              <w:sz w:val="24"/>
              <w:szCs w:val="24"/>
            </w:rPr>
            <w:delText>substantially</w:delText>
          </w:r>
        </w:del>
      </w:ins>
      <w:ins w:id="1071" w:author="Cayelan C. Carey" w:date="2020-11-06T15:47:00Z">
        <w:r w:rsidR="008A7223">
          <w:rPr>
            <w:rFonts w:ascii="Times New Roman" w:eastAsia="Times New Roman" w:hAnsi="Times New Roman" w:cs="Times New Roman"/>
            <w:sz w:val="24"/>
            <w:szCs w:val="24"/>
          </w:rPr>
          <w:t>further</w:t>
        </w:r>
      </w:ins>
      <w:ins w:id="1072" w:author="McClure, Ryan" w:date="2020-11-05T16:55:00Z">
        <w:r w:rsidR="00FF79B3">
          <w:rPr>
            <w:rFonts w:ascii="Times New Roman" w:eastAsia="Times New Roman" w:hAnsi="Times New Roman" w:cs="Times New Roman"/>
            <w:sz w:val="24"/>
            <w:szCs w:val="24"/>
          </w:rPr>
          <w:t xml:space="preserve"> improve our understanding of th</w:t>
        </w:r>
      </w:ins>
      <w:ins w:id="1073" w:author="McClure, Ryan" w:date="2020-11-05T16:56:00Z">
        <w:r w:rsidR="00FF79B3">
          <w:rPr>
            <w:rFonts w:ascii="Times New Roman" w:eastAsia="Times New Roman" w:hAnsi="Times New Roman" w:cs="Times New Roman"/>
            <w:sz w:val="24"/>
            <w:szCs w:val="24"/>
          </w:rPr>
          <w:t xml:space="preserve">is </w:t>
        </w:r>
        <w:del w:id="1074" w:author="Cayelan C. Carey" w:date="2020-11-06T15:47:00Z">
          <w:r w:rsidR="00FF79B3" w:rsidDel="008A7223">
            <w:rPr>
              <w:rFonts w:ascii="Times New Roman" w:eastAsia="Times New Roman" w:hAnsi="Times New Roman" w:cs="Times New Roman"/>
              <w:sz w:val="24"/>
              <w:szCs w:val="24"/>
            </w:rPr>
            <w:delText>stochastic</w:delText>
          </w:r>
        </w:del>
      </w:ins>
      <w:ins w:id="1075" w:author="Cayelan C. Carey" w:date="2020-11-06T15:47:00Z">
        <w:r w:rsidR="008A7223">
          <w:rPr>
            <w:rFonts w:ascii="Times New Roman" w:eastAsia="Times New Roman" w:hAnsi="Times New Roman" w:cs="Times New Roman"/>
            <w:sz w:val="24"/>
            <w:szCs w:val="24"/>
          </w:rPr>
          <w:t>biogeochemical</w:t>
        </w:r>
      </w:ins>
      <w:ins w:id="1076" w:author="McClure, Ryan" w:date="2020-11-05T16:56:00Z">
        <w:r w:rsidR="00FF79B3">
          <w:rPr>
            <w:rFonts w:ascii="Times New Roman" w:eastAsia="Times New Roman" w:hAnsi="Times New Roman" w:cs="Times New Roman"/>
            <w:sz w:val="24"/>
            <w:szCs w:val="24"/>
          </w:rPr>
          <w:t xml:space="preserve"> process</w:t>
        </w:r>
        <w:del w:id="1077" w:author="Cayelan C. Carey" w:date="2020-11-06T15:47:00Z">
          <w:r w:rsidR="00FF79B3" w:rsidDel="008A7223">
            <w:rPr>
              <w:rFonts w:ascii="Times New Roman" w:eastAsia="Times New Roman" w:hAnsi="Times New Roman" w:cs="Times New Roman"/>
              <w:sz w:val="24"/>
              <w:szCs w:val="24"/>
            </w:rPr>
            <w:delText xml:space="preserve"> beyond what our forecasts suggest</w:delText>
          </w:r>
        </w:del>
        <w:r w:rsidR="00FF79B3">
          <w:rPr>
            <w:rFonts w:ascii="Times New Roman" w:eastAsia="Times New Roman" w:hAnsi="Times New Roman" w:cs="Times New Roman"/>
            <w:sz w:val="24"/>
            <w:szCs w:val="24"/>
          </w:rPr>
          <w:t xml:space="preserve">. </w:t>
        </w:r>
      </w:ins>
    </w:p>
    <w:p w14:paraId="4DC68A7E" w14:textId="77777777" w:rsidR="00D512D8" w:rsidRPr="00F72172" w:rsidRDefault="00D512D8" w:rsidP="00D512D8">
      <w:pPr>
        <w:spacing w:after="0" w:line="480" w:lineRule="auto"/>
        <w:ind w:firstLine="720"/>
        <w:rPr>
          <w:rFonts w:ascii="Times New Roman" w:eastAsia="Times New Roman" w:hAnsi="Times New Roman" w:cs="Times New Roman"/>
          <w:iCs/>
          <w:sz w:val="24"/>
          <w:szCs w:val="24"/>
        </w:rPr>
      </w:pPr>
      <w:r w:rsidRPr="00AE28CD">
        <w:rPr>
          <w:rFonts w:ascii="Times New Roman" w:eastAsia="Times New Roman" w:hAnsi="Times New Roman" w:cs="Times New Roman"/>
          <w:sz w:val="24"/>
          <w:szCs w:val="24"/>
        </w:rPr>
        <w:t>Additional improvements to our forecasting system include the addition of automated sensors and other statistical methods</w:t>
      </w:r>
      <w:r>
        <w:rPr>
          <w:rFonts w:ascii="Times New Roman" w:eastAsia="Times New Roman" w:hAnsi="Times New Roman" w:cs="Times New Roman"/>
          <w:sz w:val="24"/>
          <w:szCs w:val="24"/>
        </w:rPr>
        <w:t xml:space="preserve"> into the forecasting workflow</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Pr="00AE28CD">
        <w:rPr>
          <w:rFonts w:ascii="Times New Roman" w:eastAsia="Times New Roman" w:hAnsi="Times New Roman" w:cs="Times New Roman"/>
          <w:sz w:val="24"/>
          <w:szCs w:val="24"/>
        </w:rPr>
        <w:t xml:space="preserve">ecent technological improvements in automated ebullition sensors hold great potential for advancing the future of </w:t>
      </w:r>
      <w:r w:rsidRPr="00AE28CD">
        <w:rPr>
          <w:rFonts w:ascii="Times New Roman" w:eastAsia="Times New Roman" w:hAnsi="Times New Roman" w:cs="Times New Roman"/>
          <w:sz w:val="24"/>
          <w:szCs w:val="24"/>
        </w:rPr>
        <w:lastRenderedPageBreak/>
        <w:t>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forecasting at daily or </w:t>
      </w:r>
      <w:proofErr w:type="spellStart"/>
      <w:r w:rsidRPr="00AE28CD">
        <w:rPr>
          <w:rFonts w:ascii="Times New Roman" w:eastAsia="Times New Roman" w:hAnsi="Times New Roman" w:cs="Times New Roman"/>
          <w:sz w:val="24"/>
          <w:szCs w:val="24"/>
        </w:rPr>
        <w:t>subdaily</w:t>
      </w:r>
      <w:proofErr w:type="spellEnd"/>
      <w:r w:rsidRPr="00AE28CD">
        <w:rPr>
          <w:rFonts w:ascii="Times New Roman" w:eastAsia="Times New Roman" w:hAnsi="Times New Roman" w:cs="Times New Roman"/>
          <w:sz w:val="24"/>
          <w:szCs w:val="24"/>
        </w:rPr>
        <w:t xml:space="preserve"> scale</w:t>
      </w:r>
      <w:r>
        <w:rPr>
          <w:rFonts w:ascii="Times New Roman" w:eastAsia="Times New Roman" w:hAnsi="Times New Roman" w:cs="Times New Roman"/>
          <w:sz w:val="24"/>
          <w:szCs w:val="24"/>
        </w:rPr>
        <w:t>s</w:t>
      </w:r>
      <w:r w:rsidRPr="00AE28CD">
        <w:rPr>
          <w:rFonts w:ascii="Times New Roman" w:eastAsia="Times New Roman" w:hAnsi="Times New Roman" w:cs="Times New Roman"/>
          <w:sz w:val="24"/>
          <w:szCs w:val="24"/>
        </w:rPr>
        <w:t xml:space="preserve"> (e.g., </w:t>
      </w:r>
      <w:proofErr w:type="spellStart"/>
      <w:r w:rsidRPr="00AE28CD">
        <w:rPr>
          <w:rFonts w:ascii="Times New Roman" w:eastAsia="Times New Roman" w:hAnsi="Times New Roman" w:cs="Times New Roman"/>
          <w:sz w:val="24"/>
          <w:szCs w:val="24"/>
        </w:rPr>
        <w:t>Varadharajan</w:t>
      </w:r>
      <w:proofErr w:type="spellEnd"/>
      <w:r w:rsidRPr="00AE28CD">
        <w:rPr>
          <w:rFonts w:ascii="Times New Roman" w:eastAsia="Times New Roman" w:hAnsi="Times New Roman" w:cs="Times New Roman"/>
          <w:sz w:val="24"/>
          <w:szCs w:val="24"/>
        </w:rPr>
        <w:t xml:space="preserve"> et al. 2010</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Delwiche</w:t>
      </w:r>
      <w:proofErr w:type="spellEnd"/>
      <w:r w:rsidRPr="00AE28CD">
        <w:rPr>
          <w:rFonts w:ascii="Times New Roman" w:eastAsia="Times New Roman" w:hAnsi="Times New Roman" w:cs="Times New Roman"/>
          <w:sz w:val="24"/>
          <w:szCs w:val="24"/>
        </w:rPr>
        <w:t xml:space="preserve"> et al. 2015</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Maher at al. 201</w:t>
      </w:r>
      <w:r>
        <w:rPr>
          <w:rFonts w:ascii="Times New Roman" w:eastAsia="Times New Roman" w:hAnsi="Times New Roman" w:cs="Times New Roman"/>
          <w:sz w:val="24"/>
          <w:szCs w:val="24"/>
        </w:rPr>
        <w:t>9</w:t>
      </w:r>
      <w:r w:rsidRPr="00AE28CD">
        <w:rPr>
          <w:rFonts w:ascii="Times New Roman" w:eastAsia="Times New Roman" w:hAnsi="Times New Roman" w:cs="Times New Roman"/>
          <w:sz w:val="24"/>
          <w:szCs w:val="24"/>
        </w:rPr>
        <w:t>). Similarly, alternate data assimilation methods (e.g., ensemble Kalman filters (</w:t>
      </w:r>
      <w:r>
        <w:rPr>
          <w:rFonts w:ascii="Times New Roman" w:eastAsia="Times New Roman" w:hAnsi="Times New Roman" w:cs="Times New Roman"/>
          <w:sz w:val="24"/>
          <w:szCs w:val="24"/>
        </w:rPr>
        <w:t>e.g.,</w:t>
      </w:r>
      <w:r w:rsidRPr="00AE28CD">
        <w:rPr>
          <w:rFonts w:ascii="Times New Roman" w:eastAsia="Times New Roman" w:hAnsi="Times New Roman" w:cs="Times New Roman"/>
          <w:sz w:val="24"/>
          <w:szCs w:val="24"/>
        </w:rPr>
        <w:t xml:space="preserve"> Page et al. 2018</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Thomas et al. 2020) or particle filters (Rowe et al. 2016)), could be useful for future applications of this work that </w:t>
      </w:r>
      <w:r>
        <w:rPr>
          <w:rFonts w:ascii="Times New Roman" w:eastAsia="Times New Roman" w:hAnsi="Times New Roman" w:cs="Times New Roman"/>
          <w:sz w:val="24"/>
          <w:szCs w:val="24"/>
        </w:rPr>
        <w:t>uses more complex</w:t>
      </w:r>
      <w:r w:rsidRPr="00AE28CD">
        <w:rPr>
          <w:rFonts w:ascii="Times New Roman" w:eastAsia="Times New Roman" w:hAnsi="Times New Roman" w:cs="Times New Roman"/>
          <w:sz w:val="24"/>
          <w:szCs w:val="24"/>
        </w:rPr>
        <w:t xml:space="preserve"> models.</w:t>
      </w:r>
    </w:p>
    <w:p w14:paraId="54BBE960" w14:textId="77777777" w:rsidR="00D512D8" w:rsidRDefault="00D512D8" w:rsidP="00D512D8">
      <w:pPr>
        <w:spacing w:after="0" w:line="480" w:lineRule="auto"/>
        <w:rPr>
          <w:rFonts w:ascii="Times New Roman" w:eastAsia="Times New Roman" w:hAnsi="Times New Roman" w:cs="Times New Roman"/>
          <w:i/>
          <w:sz w:val="24"/>
          <w:szCs w:val="24"/>
        </w:rPr>
      </w:pPr>
    </w:p>
    <w:p w14:paraId="47F4ED67"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Scaling CH</w:t>
      </w:r>
      <w:r w:rsidRPr="00AE28CD">
        <w:rPr>
          <w:rFonts w:ascii="Times New Roman" w:eastAsia="Times New Roman" w:hAnsi="Times New Roman" w:cs="Times New Roman"/>
          <w:i/>
          <w:sz w:val="24"/>
          <w:szCs w:val="24"/>
          <w:vertAlign w:val="subscript"/>
        </w:rPr>
        <w:t>4</w:t>
      </w:r>
      <w:r w:rsidRPr="00AE28CD">
        <w:rPr>
          <w:rFonts w:ascii="Times New Roman" w:eastAsia="Times New Roman" w:hAnsi="Times New Roman" w:cs="Times New Roman"/>
          <w:i/>
          <w:sz w:val="24"/>
          <w:szCs w:val="24"/>
        </w:rPr>
        <w:t xml:space="preserve"> ebullition forecasting to other sites for other manual-collection field programs</w:t>
      </w:r>
    </w:p>
    <w:p w14:paraId="1A4466FB" w14:textId="77777777" w:rsidR="00D512D8" w:rsidRDefault="00D512D8" w:rsidP="00D512D8">
      <w:pPr>
        <w:spacing w:after="0" w:line="480" w:lineRule="auto"/>
        <w:ind w:firstLine="720"/>
        <w:rPr>
          <w:rFonts w:ascii="Times New Roman" w:eastAsia="Times New Roman" w:hAnsi="Times New Roman" w:cs="Times New Roman"/>
          <w:iCs/>
          <w:sz w:val="24"/>
          <w:szCs w:val="24"/>
        </w:rPr>
      </w:pPr>
      <w:r w:rsidRPr="00AE28CD">
        <w:rPr>
          <w:rFonts w:ascii="Times New Roman" w:eastAsia="Times New Roman" w:hAnsi="Times New Roman" w:cs="Times New Roman"/>
          <w:iCs/>
          <w:sz w:val="24"/>
          <w:szCs w:val="24"/>
        </w:rPr>
        <w:t>Although we designed near-term, iterative 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forecasts specifically for FCR at </w:t>
      </w:r>
      <w:r>
        <w:rPr>
          <w:rFonts w:ascii="Times New Roman" w:eastAsia="Times New Roman" w:hAnsi="Times New Roman" w:cs="Times New Roman"/>
          <w:iCs/>
          <w:sz w:val="24"/>
          <w:szCs w:val="24"/>
        </w:rPr>
        <w:t>weekly</w:t>
      </w:r>
      <w:r w:rsidRPr="00AE28CD">
        <w:rPr>
          <w:rFonts w:ascii="Times New Roman" w:eastAsia="Times New Roman" w:hAnsi="Times New Roman" w:cs="Times New Roman"/>
          <w:iCs/>
          <w:sz w:val="24"/>
          <w:szCs w:val="24"/>
        </w:rPr>
        <w:t xml:space="preserve"> forecast horizons, our forecasting iterative workflow </w:t>
      </w:r>
      <w:r>
        <w:rPr>
          <w:rFonts w:ascii="Times New Roman" w:eastAsia="Times New Roman" w:hAnsi="Times New Roman" w:cs="Times New Roman"/>
          <w:iCs/>
          <w:sz w:val="24"/>
          <w:szCs w:val="24"/>
        </w:rPr>
        <w:t>could</w:t>
      </w:r>
      <w:r w:rsidRPr="00AE28CD">
        <w:rPr>
          <w:rFonts w:ascii="Times New Roman" w:eastAsia="Times New Roman" w:hAnsi="Times New Roman" w:cs="Times New Roman"/>
          <w:iCs/>
          <w:sz w:val="24"/>
          <w:szCs w:val="24"/>
        </w:rPr>
        <w:t xml:space="preserve"> be adapted for predicting CH</w:t>
      </w:r>
      <w:r w:rsidRPr="00F72172">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in other freshwater ecosystems. Here, we provide a list of minimum requirements to begin forecasting 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rates from other lakes and reservoirs:</w:t>
      </w:r>
    </w:p>
    <w:p w14:paraId="4D2F6780" w14:textId="77777777" w:rsidR="00D512D8" w:rsidRDefault="00D512D8" w:rsidP="00D512D8">
      <w:pPr>
        <w:spacing w:after="0" w:line="480" w:lineRule="auto"/>
        <w:rPr>
          <w:rFonts w:ascii="Times New Roman" w:eastAsia="Times New Roman" w:hAnsi="Times New Roman" w:cs="Times New Roman"/>
          <w:b/>
          <w:bCs/>
          <w:iCs/>
          <w:sz w:val="24"/>
          <w:szCs w:val="24"/>
        </w:rPr>
      </w:pPr>
    </w:p>
    <w:p w14:paraId="2EA27BCF" w14:textId="77777777" w:rsidR="00D512D8" w:rsidRPr="00AE28CD" w:rsidRDefault="00D512D8" w:rsidP="00D512D8">
      <w:pPr>
        <w:spacing w:after="0" w:line="480" w:lineRule="auto"/>
        <w:rPr>
          <w:rFonts w:ascii="Times New Roman" w:eastAsia="Times New Roman" w:hAnsi="Times New Roman" w:cs="Times New Roman"/>
          <w:iCs/>
          <w:sz w:val="24"/>
          <w:szCs w:val="24"/>
        </w:rPr>
      </w:pPr>
      <w:r w:rsidRPr="00AE28CD">
        <w:rPr>
          <w:rFonts w:ascii="Times New Roman" w:eastAsia="Times New Roman" w:hAnsi="Times New Roman" w:cs="Times New Roman"/>
          <w:b/>
          <w:bCs/>
          <w:iCs/>
          <w:sz w:val="24"/>
          <w:szCs w:val="24"/>
        </w:rPr>
        <w:t>1) A CH</w:t>
      </w:r>
      <w:r w:rsidRPr="00AE28CD">
        <w:rPr>
          <w:rFonts w:ascii="Times New Roman" w:eastAsia="Times New Roman" w:hAnsi="Times New Roman" w:cs="Times New Roman"/>
          <w:b/>
          <w:bCs/>
          <w:iCs/>
          <w:sz w:val="24"/>
          <w:szCs w:val="24"/>
          <w:vertAlign w:val="subscript"/>
        </w:rPr>
        <w:t>4</w:t>
      </w:r>
      <w:r w:rsidRPr="00AE28CD">
        <w:rPr>
          <w:rFonts w:ascii="Times New Roman" w:eastAsia="Times New Roman" w:hAnsi="Times New Roman" w:cs="Times New Roman"/>
          <w:b/>
          <w:bCs/>
          <w:iCs/>
          <w:sz w:val="24"/>
          <w:szCs w:val="24"/>
        </w:rPr>
        <w:t xml:space="preserve"> ebullition field monitoring program.</w:t>
      </w:r>
      <w:r w:rsidRPr="00AE28CD">
        <w:rPr>
          <w:rFonts w:ascii="Times New Roman" w:eastAsia="Times New Roman" w:hAnsi="Times New Roman" w:cs="Times New Roman"/>
          <w:iCs/>
          <w:sz w:val="24"/>
          <w:szCs w:val="24"/>
        </w:rPr>
        <w:t xml:space="preserve"> The foundation of near-term, iterative forecasting is a coupled model-data feedback loop (</w:t>
      </w:r>
      <w:proofErr w:type="spellStart"/>
      <w:r w:rsidRPr="00AE28CD">
        <w:rPr>
          <w:rFonts w:ascii="Times New Roman" w:eastAsia="Times New Roman" w:hAnsi="Times New Roman" w:cs="Times New Roman"/>
          <w:iCs/>
          <w:sz w:val="24"/>
          <w:szCs w:val="24"/>
        </w:rPr>
        <w:t>Dietze</w:t>
      </w:r>
      <w:proofErr w:type="spellEnd"/>
      <w:r w:rsidRPr="00AE28CD">
        <w:rPr>
          <w:rFonts w:ascii="Times New Roman" w:eastAsia="Times New Roman" w:hAnsi="Times New Roman" w:cs="Times New Roman"/>
          <w:iCs/>
          <w:sz w:val="24"/>
          <w:szCs w:val="24"/>
        </w:rPr>
        <w:t xml:space="preserve"> 2017</w:t>
      </w:r>
      <w:r w:rsidRPr="00AE28CD">
        <w:rPr>
          <w:rFonts w:ascii="Times New Roman" w:eastAsia="Times New Roman" w:hAnsi="Times New Roman" w:cs="Times New Roman"/>
          <w:i/>
          <w:sz w:val="24"/>
          <w:szCs w:val="24"/>
        </w:rPr>
        <w:t>a</w:t>
      </w:r>
      <w:r w:rsidRPr="00AE28CD">
        <w:rPr>
          <w:rFonts w:ascii="Times New Roman" w:eastAsia="Times New Roman" w:hAnsi="Times New Roman" w:cs="Times New Roman"/>
          <w:iCs/>
          <w:sz w:val="24"/>
          <w:szCs w:val="24"/>
        </w:rPr>
        <w:t xml:space="preserve">). Thus, developing a field monitoring program that routinely samples ebullition from the waterbody of interest is necessary to forecast ebullition. </w:t>
      </w:r>
      <w:r>
        <w:rPr>
          <w:rFonts w:ascii="Times New Roman" w:eastAsia="Times New Roman" w:hAnsi="Times New Roman" w:cs="Times New Roman"/>
          <w:iCs/>
          <w:sz w:val="24"/>
          <w:szCs w:val="24"/>
        </w:rPr>
        <w:t>I</w:t>
      </w:r>
      <w:r w:rsidRPr="00AE28CD">
        <w:rPr>
          <w:rFonts w:ascii="Times New Roman" w:eastAsia="Times New Roman" w:hAnsi="Times New Roman" w:cs="Times New Roman"/>
          <w:iCs/>
          <w:sz w:val="24"/>
          <w:szCs w:val="24"/>
        </w:rPr>
        <w:t xml:space="preserve">nitial observations are needed to </w:t>
      </w:r>
      <w:r>
        <w:rPr>
          <w:rFonts w:ascii="Times New Roman" w:eastAsia="Times New Roman" w:hAnsi="Times New Roman" w:cs="Times New Roman"/>
          <w:iCs/>
          <w:sz w:val="24"/>
          <w:szCs w:val="24"/>
        </w:rPr>
        <w:t xml:space="preserve">develop and </w:t>
      </w:r>
      <w:r w:rsidRPr="00AE28CD">
        <w:rPr>
          <w:rFonts w:ascii="Times New Roman" w:eastAsia="Times New Roman" w:hAnsi="Times New Roman" w:cs="Times New Roman"/>
          <w:iCs/>
          <w:sz w:val="24"/>
          <w:szCs w:val="24"/>
        </w:rPr>
        <w:t>train a forecast model</w:t>
      </w:r>
      <w:r>
        <w:rPr>
          <w:rFonts w:ascii="Times New Roman" w:eastAsia="Times New Roman" w:hAnsi="Times New Roman" w:cs="Times New Roman"/>
          <w:iCs/>
          <w:sz w:val="24"/>
          <w:szCs w:val="24"/>
        </w:rPr>
        <w:t>, as we did in this study using observations collected in summer 2017 by McClure et al. (2020) to develop a model that was trained for summer 2019 forecasts using</w:t>
      </w:r>
      <w:r w:rsidRPr="00AE28CD">
        <w:rPr>
          <w:rFonts w:ascii="Times New Roman" w:eastAsia="Times New Roman" w:hAnsi="Times New Roman" w:cs="Times New Roman"/>
          <w:iCs/>
          <w:sz w:val="24"/>
          <w:szCs w:val="24"/>
        </w:rPr>
        <w:t xml:space="preserve"> 27 May to 24 June</w:t>
      </w:r>
      <w:r>
        <w:rPr>
          <w:rFonts w:ascii="Times New Roman" w:eastAsia="Times New Roman" w:hAnsi="Times New Roman" w:cs="Times New Roman"/>
          <w:iCs/>
          <w:sz w:val="24"/>
          <w:szCs w:val="24"/>
        </w:rPr>
        <w:t xml:space="preserve"> 2019 data</w:t>
      </w:r>
      <w:r w:rsidRPr="00AE28CD">
        <w:rPr>
          <w:rFonts w:ascii="Times New Roman" w:eastAsia="Times New Roman" w:hAnsi="Times New Roman" w:cs="Times New Roman"/>
          <w:iCs/>
          <w:sz w:val="24"/>
          <w:szCs w:val="24"/>
        </w:rPr>
        <w:t xml:space="preserve">. Additionally, </w:t>
      </w:r>
      <w:r>
        <w:rPr>
          <w:rFonts w:ascii="Times New Roman" w:eastAsia="Times New Roman" w:hAnsi="Times New Roman" w:cs="Times New Roman"/>
          <w:iCs/>
          <w:sz w:val="24"/>
          <w:szCs w:val="24"/>
        </w:rPr>
        <w:t xml:space="preserve">data from </w:t>
      </w:r>
      <w:r w:rsidRPr="00AE28CD">
        <w:rPr>
          <w:rFonts w:ascii="Times New Roman" w:eastAsia="Times New Roman" w:hAnsi="Times New Roman" w:cs="Times New Roman"/>
          <w:iCs/>
          <w:sz w:val="24"/>
          <w:szCs w:val="24"/>
        </w:rPr>
        <w:t xml:space="preserve">a monitoring program can </w:t>
      </w:r>
      <w:r>
        <w:rPr>
          <w:rFonts w:ascii="Times New Roman" w:eastAsia="Times New Roman" w:hAnsi="Times New Roman" w:cs="Times New Roman"/>
          <w:iCs/>
          <w:sz w:val="24"/>
          <w:szCs w:val="24"/>
        </w:rPr>
        <w:t xml:space="preserve">help prioritize </w:t>
      </w:r>
      <w:r w:rsidRPr="00AE28CD">
        <w:rPr>
          <w:rFonts w:ascii="Times New Roman" w:eastAsia="Times New Roman" w:hAnsi="Times New Roman" w:cs="Times New Roman"/>
          <w:iCs/>
          <w:sz w:val="24"/>
          <w:szCs w:val="24"/>
        </w:rPr>
        <w:t>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w:t>
      </w:r>
      <w:r>
        <w:rPr>
          <w:rFonts w:ascii="Times New Roman" w:eastAsia="Times New Roman" w:hAnsi="Times New Roman" w:cs="Times New Roman"/>
          <w:iCs/>
          <w:sz w:val="24"/>
          <w:szCs w:val="24"/>
        </w:rPr>
        <w:t xml:space="preserve">spatial </w:t>
      </w:r>
      <w:r w:rsidRPr="00AE28CD">
        <w:rPr>
          <w:rFonts w:ascii="Times New Roman" w:eastAsia="Times New Roman" w:hAnsi="Times New Roman" w:cs="Times New Roman"/>
          <w:iCs/>
          <w:sz w:val="24"/>
          <w:szCs w:val="24"/>
        </w:rPr>
        <w:t xml:space="preserve">hotspots </w:t>
      </w:r>
      <w:r>
        <w:rPr>
          <w:rFonts w:ascii="Times New Roman" w:eastAsia="Times New Roman" w:hAnsi="Times New Roman" w:cs="Times New Roman"/>
          <w:iCs/>
          <w:sz w:val="24"/>
          <w:szCs w:val="24"/>
        </w:rPr>
        <w:t>for</w:t>
      </w:r>
      <w:r w:rsidRPr="00AE28CD">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modeling and </w:t>
      </w:r>
      <w:r w:rsidRPr="00AE28CD">
        <w:rPr>
          <w:rFonts w:ascii="Times New Roman" w:eastAsia="Times New Roman" w:hAnsi="Times New Roman" w:cs="Times New Roman"/>
          <w:iCs/>
          <w:sz w:val="24"/>
          <w:szCs w:val="24"/>
        </w:rPr>
        <w:t>forecast</w:t>
      </w:r>
      <w:r>
        <w:rPr>
          <w:rFonts w:ascii="Times New Roman" w:eastAsia="Times New Roman" w:hAnsi="Times New Roman" w:cs="Times New Roman"/>
          <w:iCs/>
          <w:sz w:val="24"/>
          <w:szCs w:val="24"/>
        </w:rPr>
        <w:t>ing, as we did in this study by focusing on the upstream transect site that emitted most of the reservoir-wide CH</w:t>
      </w:r>
      <w:r w:rsidRPr="004E199B">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ebullition in 2017</w:t>
      </w:r>
      <w:r w:rsidRPr="00AE28CD">
        <w:rPr>
          <w:rFonts w:ascii="Times New Roman" w:eastAsia="Times New Roman" w:hAnsi="Times New Roman" w:cs="Times New Roman"/>
          <w:iCs/>
          <w:sz w:val="24"/>
          <w:szCs w:val="24"/>
        </w:rPr>
        <w:t xml:space="preserve">. Finally, it is ideal if the monitoring data collection can be collected </w:t>
      </w:r>
      <w:r w:rsidRPr="00AE28CD">
        <w:rPr>
          <w:rFonts w:ascii="Times New Roman" w:eastAsia="Times New Roman" w:hAnsi="Times New Roman" w:cs="Times New Roman"/>
          <w:i/>
          <w:sz w:val="24"/>
          <w:szCs w:val="24"/>
        </w:rPr>
        <w:t>within</w:t>
      </w:r>
      <w:r w:rsidRPr="00AE28CD">
        <w:rPr>
          <w:rFonts w:ascii="Times New Roman" w:eastAsia="Times New Roman" w:hAnsi="Times New Roman" w:cs="Times New Roman"/>
          <w:iCs/>
          <w:sz w:val="24"/>
          <w:szCs w:val="24"/>
        </w:rPr>
        <w:t xml:space="preserve"> the maximum time horizon of the forecast driver data</w:t>
      </w:r>
      <w:r>
        <w:rPr>
          <w:rFonts w:ascii="Times New Roman" w:eastAsia="Times New Roman" w:hAnsi="Times New Roman" w:cs="Times New Roman"/>
          <w:iCs/>
          <w:sz w:val="24"/>
          <w:szCs w:val="24"/>
        </w:rPr>
        <w:t xml:space="preserve">, to enable forecast evaluation. In our case, the </w:t>
      </w:r>
      <w:r w:rsidRPr="00AE28CD">
        <w:rPr>
          <w:rFonts w:ascii="Times New Roman" w:eastAsia="Times New Roman" w:hAnsi="Times New Roman" w:cs="Times New Roman"/>
          <w:iCs/>
          <w:sz w:val="24"/>
          <w:szCs w:val="24"/>
        </w:rPr>
        <w:t xml:space="preserve">NOAA GEFS maximum horizon is 16 </w:t>
      </w:r>
      <w:r w:rsidRPr="00AE28CD">
        <w:rPr>
          <w:rFonts w:ascii="Times New Roman" w:eastAsia="Times New Roman" w:hAnsi="Times New Roman" w:cs="Times New Roman"/>
          <w:iCs/>
          <w:sz w:val="24"/>
          <w:szCs w:val="24"/>
        </w:rPr>
        <w:lastRenderedPageBreak/>
        <w:t>days</w:t>
      </w:r>
      <w:r>
        <w:rPr>
          <w:rFonts w:ascii="Times New Roman" w:eastAsia="Times New Roman" w:hAnsi="Times New Roman" w:cs="Times New Roman"/>
          <w:iCs/>
          <w:sz w:val="24"/>
          <w:szCs w:val="24"/>
        </w:rPr>
        <w:t>, so we had a 16-day window from when the forecast was generated to collect new observations to evaluate forecast skill</w:t>
      </w:r>
      <w:r w:rsidRPr="00AE28CD">
        <w:rPr>
          <w:rFonts w:ascii="Times New Roman" w:eastAsia="Times New Roman" w:hAnsi="Times New Roman" w:cs="Times New Roman"/>
          <w:iCs/>
          <w:sz w:val="24"/>
          <w:szCs w:val="24"/>
        </w:rPr>
        <w:t xml:space="preserve">. </w:t>
      </w:r>
    </w:p>
    <w:p w14:paraId="2A7473AA" w14:textId="77777777" w:rsidR="00D512D8" w:rsidRDefault="00D512D8" w:rsidP="00D512D8">
      <w:pPr>
        <w:spacing w:after="0" w:line="480" w:lineRule="auto"/>
        <w:rPr>
          <w:rFonts w:ascii="Times New Roman" w:eastAsia="Times New Roman" w:hAnsi="Times New Roman" w:cs="Times New Roman"/>
          <w:b/>
          <w:bCs/>
          <w:iCs/>
          <w:sz w:val="24"/>
          <w:szCs w:val="24"/>
        </w:rPr>
      </w:pPr>
    </w:p>
    <w:p w14:paraId="508614D4" w14:textId="77777777" w:rsidR="00D512D8" w:rsidRPr="00AE28CD" w:rsidRDefault="00D512D8" w:rsidP="00D512D8">
      <w:pPr>
        <w:spacing w:after="0" w:line="480" w:lineRule="auto"/>
        <w:rPr>
          <w:rFonts w:ascii="Times New Roman" w:eastAsia="Times New Roman" w:hAnsi="Times New Roman" w:cs="Times New Roman"/>
          <w:iCs/>
          <w:sz w:val="24"/>
          <w:szCs w:val="24"/>
        </w:rPr>
      </w:pPr>
      <w:r w:rsidRPr="00AE28CD">
        <w:rPr>
          <w:rFonts w:ascii="Times New Roman" w:eastAsia="Times New Roman" w:hAnsi="Times New Roman" w:cs="Times New Roman"/>
          <w:b/>
          <w:bCs/>
          <w:iCs/>
          <w:sz w:val="24"/>
          <w:szCs w:val="24"/>
        </w:rPr>
        <w:t>2) A model to generate future predictions of CH</w:t>
      </w:r>
      <w:r w:rsidRPr="00AE28CD">
        <w:rPr>
          <w:rFonts w:ascii="Times New Roman" w:eastAsia="Times New Roman" w:hAnsi="Times New Roman" w:cs="Times New Roman"/>
          <w:b/>
          <w:bCs/>
          <w:iCs/>
          <w:sz w:val="24"/>
          <w:szCs w:val="24"/>
          <w:vertAlign w:val="subscript"/>
        </w:rPr>
        <w:t>4</w:t>
      </w:r>
      <w:r w:rsidRPr="00AE28CD">
        <w:rPr>
          <w:rFonts w:ascii="Times New Roman" w:eastAsia="Times New Roman" w:hAnsi="Times New Roman" w:cs="Times New Roman"/>
          <w:b/>
          <w:bCs/>
          <w:iCs/>
          <w:sz w:val="24"/>
          <w:szCs w:val="24"/>
        </w:rPr>
        <w:t xml:space="preserve"> ebullition </w:t>
      </w:r>
      <w:r>
        <w:rPr>
          <w:rFonts w:ascii="Times New Roman" w:eastAsia="Times New Roman" w:hAnsi="Times New Roman" w:cs="Times New Roman"/>
          <w:b/>
          <w:bCs/>
          <w:iCs/>
          <w:sz w:val="24"/>
          <w:szCs w:val="24"/>
        </w:rPr>
        <w:t>that</w:t>
      </w:r>
      <w:r w:rsidRPr="00AE28CD">
        <w:rPr>
          <w:rFonts w:ascii="Times New Roman" w:eastAsia="Times New Roman" w:hAnsi="Times New Roman" w:cs="Times New Roman"/>
          <w:b/>
          <w:bCs/>
          <w:iCs/>
          <w:sz w:val="24"/>
          <w:szCs w:val="24"/>
        </w:rPr>
        <w:t xml:space="preserve"> can be updated</w:t>
      </w:r>
      <w:r>
        <w:rPr>
          <w:rFonts w:ascii="Times New Roman" w:eastAsia="Times New Roman" w:hAnsi="Times New Roman" w:cs="Times New Roman"/>
          <w:b/>
          <w:bCs/>
          <w:iCs/>
          <w:sz w:val="24"/>
          <w:szCs w:val="24"/>
        </w:rPr>
        <w:t xml:space="preserve"> as observations become available</w:t>
      </w:r>
      <w:r w:rsidRPr="00AE28CD">
        <w:rPr>
          <w:rFonts w:ascii="Times New Roman" w:eastAsia="Times New Roman" w:hAnsi="Times New Roman" w:cs="Times New Roman"/>
          <w:b/>
          <w:bCs/>
          <w:iCs/>
          <w:sz w:val="24"/>
          <w:szCs w:val="24"/>
        </w:rPr>
        <w:t>.</w:t>
      </w:r>
      <w:r w:rsidRPr="00AE28CD">
        <w:rPr>
          <w:rFonts w:ascii="Times New Roman" w:eastAsia="Times New Roman" w:hAnsi="Times New Roman" w:cs="Times New Roman"/>
          <w:iCs/>
          <w:sz w:val="24"/>
          <w:szCs w:val="24"/>
        </w:rPr>
        <w:t xml:space="preserve"> Models </w:t>
      </w:r>
      <w:r>
        <w:rPr>
          <w:rFonts w:ascii="Times New Roman" w:eastAsia="Times New Roman" w:hAnsi="Times New Roman" w:cs="Times New Roman"/>
          <w:iCs/>
          <w:sz w:val="24"/>
          <w:szCs w:val="24"/>
        </w:rPr>
        <w:t xml:space="preserve">are the second essential component of </w:t>
      </w:r>
      <w:r w:rsidRPr="00AE28CD">
        <w:rPr>
          <w:rFonts w:ascii="Times New Roman" w:eastAsia="Times New Roman" w:hAnsi="Times New Roman" w:cs="Times New Roman"/>
          <w:iCs/>
          <w:sz w:val="24"/>
          <w:szCs w:val="24"/>
        </w:rPr>
        <w:t xml:space="preserve">the model-data feedback loop </w:t>
      </w:r>
      <w:r>
        <w:rPr>
          <w:rFonts w:ascii="Times New Roman" w:eastAsia="Times New Roman" w:hAnsi="Times New Roman" w:cs="Times New Roman"/>
          <w:iCs/>
          <w:sz w:val="24"/>
          <w:szCs w:val="24"/>
        </w:rPr>
        <w:t>in</w:t>
      </w:r>
      <w:r w:rsidRPr="00AE28CD">
        <w:rPr>
          <w:rFonts w:ascii="Times New Roman" w:eastAsia="Times New Roman" w:hAnsi="Times New Roman" w:cs="Times New Roman"/>
          <w:iCs/>
          <w:sz w:val="24"/>
          <w:szCs w:val="24"/>
        </w:rPr>
        <w:t xml:space="preserve"> a</w:t>
      </w:r>
      <w:r>
        <w:rPr>
          <w:rFonts w:ascii="Times New Roman" w:eastAsia="Times New Roman" w:hAnsi="Times New Roman" w:cs="Times New Roman"/>
          <w:iCs/>
          <w:sz w:val="24"/>
          <w:szCs w:val="24"/>
        </w:rPr>
        <w:t>n iterative</w:t>
      </w:r>
      <w:r w:rsidRPr="00AE28CD">
        <w:rPr>
          <w:rFonts w:ascii="Times New Roman" w:eastAsia="Times New Roman" w:hAnsi="Times New Roman" w:cs="Times New Roman"/>
          <w:iCs/>
          <w:sz w:val="24"/>
          <w:szCs w:val="24"/>
        </w:rPr>
        <w:t xml:space="preserve"> forecast workflow. While we used a relatively simple statistical model</w:t>
      </w:r>
      <w:r>
        <w:rPr>
          <w:rFonts w:ascii="Times New Roman" w:eastAsia="Times New Roman" w:hAnsi="Times New Roman" w:cs="Times New Roman"/>
          <w:iCs/>
          <w:sz w:val="24"/>
          <w:szCs w:val="24"/>
        </w:rPr>
        <w:t xml:space="preserve"> for this study (McClure et al. 2020)</w:t>
      </w:r>
      <w:r w:rsidRPr="00AE28CD">
        <w:rPr>
          <w:rFonts w:ascii="Times New Roman" w:eastAsia="Times New Roman" w:hAnsi="Times New Roman" w:cs="Times New Roman"/>
          <w:iCs/>
          <w:sz w:val="24"/>
          <w:szCs w:val="24"/>
        </w:rPr>
        <w:t xml:space="preserve">, any model type can be applied as long as its drivers can </w:t>
      </w:r>
      <w:r>
        <w:rPr>
          <w:rFonts w:ascii="Times New Roman" w:eastAsia="Times New Roman" w:hAnsi="Times New Roman" w:cs="Times New Roman"/>
          <w:iCs/>
          <w:sz w:val="24"/>
          <w:szCs w:val="24"/>
        </w:rPr>
        <w:t xml:space="preserve">also </w:t>
      </w:r>
      <w:r w:rsidRPr="00AE28CD">
        <w:rPr>
          <w:rFonts w:ascii="Times New Roman" w:eastAsia="Times New Roman" w:hAnsi="Times New Roman" w:cs="Times New Roman"/>
          <w:iCs/>
          <w:sz w:val="24"/>
          <w:szCs w:val="24"/>
        </w:rPr>
        <w:t xml:space="preserve">be forecasted, and the model can iteratively update as new observations become available. </w:t>
      </w:r>
      <w:r>
        <w:rPr>
          <w:rFonts w:ascii="Times New Roman" w:eastAsia="Times New Roman" w:hAnsi="Times New Roman" w:cs="Times New Roman"/>
          <w:iCs/>
          <w:sz w:val="24"/>
          <w:szCs w:val="24"/>
        </w:rPr>
        <w:t xml:space="preserve">Multiple model types can be used: e.g., time series </w:t>
      </w:r>
      <w:r w:rsidRPr="00AE28CD">
        <w:rPr>
          <w:rFonts w:ascii="Times New Roman" w:eastAsia="Times New Roman" w:hAnsi="Times New Roman" w:cs="Times New Roman"/>
          <w:iCs/>
          <w:sz w:val="24"/>
          <w:szCs w:val="24"/>
        </w:rPr>
        <w:t>models</w:t>
      </w:r>
      <w:r>
        <w:rPr>
          <w:rFonts w:ascii="Times New Roman" w:eastAsia="Times New Roman" w:hAnsi="Times New Roman" w:cs="Times New Roman"/>
          <w:iCs/>
          <w:sz w:val="24"/>
          <w:szCs w:val="24"/>
        </w:rPr>
        <w:t xml:space="preserve">, </w:t>
      </w:r>
      <w:r w:rsidRPr="00AE28CD">
        <w:rPr>
          <w:rFonts w:ascii="Times New Roman" w:eastAsia="Times New Roman" w:hAnsi="Times New Roman" w:cs="Times New Roman"/>
          <w:iCs/>
          <w:sz w:val="24"/>
          <w:szCs w:val="24"/>
        </w:rPr>
        <w:t xml:space="preserve">process-based models, and </w:t>
      </w:r>
      <w:r>
        <w:rPr>
          <w:rFonts w:ascii="Times New Roman" w:eastAsia="Times New Roman" w:hAnsi="Times New Roman" w:cs="Times New Roman"/>
          <w:iCs/>
          <w:sz w:val="24"/>
          <w:szCs w:val="24"/>
        </w:rPr>
        <w:t xml:space="preserve">even </w:t>
      </w:r>
      <w:r w:rsidRPr="00AE28CD">
        <w:rPr>
          <w:rFonts w:ascii="Times New Roman" w:eastAsia="Times New Roman" w:hAnsi="Times New Roman" w:cs="Times New Roman"/>
          <w:iCs/>
          <w:sz w:val="24"/>
          <w:szCs w:val="24"/>
        </w:rPr>
        <w:t>neural networks</w:t>
      </w:r>
      <w:r>
        <w:rPr>
          <w:rFonts w:ascii="Times New Roman" w:eastAsia="Times New Roman" w:hAnsi="Times New Roman" w:cs="Times New Roman"/>
          <w:iCs/>
          <w:sz w:val="24"/>
          <w:szCs w:val="24"/>
        </w:rPr>
        <w:t xml:space="preserve"> (</w:t>
      </w:r>
      <w:r w:rsidRPr="00E635EF">
        <w:rPr>
          <w:rFonts w:ascii="Times New Roman" w:eastAsia="Times New Roman" w:hAnsi="Times New Roman" w:cs="Times New Roman"/>
          <w:sz w:val="24"/>
          <w:szCs w:val="24"/>
        </w:rPr>
        <w:t>Abbasi</w:t>
      </w:r>
      <w:r>
        <w:rPr>
          <w:rFonts w:ascii="Times New Roman" w:eastAsia="Times New Roman" w:hAnsi="Times New Roman" w:cs="Times New Roman"/>
          <w:sz w:val="24"/>
          <w:szCs w:val="24"/>
        </w:rPr>
        <w:t xml:space="preserve"> et al. 2020)</w:t>
      </w:r>
      <w:r w:rsidRPr="00AE28CD">
        <w:rPr>
          <w:rFonts w:ascii="Times New Roman" w:eastAsia="Times New Roman" w:hAnsi="Times New Roman" w:cs="Times New Roman"/>
          <w:iCs/>
          <w:sz w:val="24"/>
          <w:szCs w:val="24"/>
        </w:rPr>
        <w:t xml:space="preserve"> can all be used to develop </w:t>
      </w:r>
      <w:r>
        <w:rPr>
          <w:rFonts w:ascii="Times New Roman" w:eastAsia="Times New Roman" w:hAnsi="Times New Roman" w:cs="Times New Roman"/>
          <w:iCs/>
          <w:sz w:val="24"/>
          <w:szCs w:val="24"/>
        </w:rPr>
        <w:t>CH</w:t>
      </w:r>
      <w:r w:rsidRPr="004E199B">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w:t>
      </w:r>
      <w:r w:rsidRPr="00AE28CD">
        <w:rPr>
          <w:rFonts w:ascii="Times New Roman" w:eastAsia="Times New Roman" w:hAnsi="Times New Roman" w:cs="Times New Roman"/>
          <w:iCs/>
          <w:sz w:val="24"/>
          <w:szCs w:val="24"/>
        </w:rPr>
        <w:t xml:space="preserve">ebullition forecasts. </w:t>
      </w:r>
    </w:p>
    <w:p w14:paraId="42D9DB36" w14:textId="77777777" w:rsidR="00D512D8" w:rsidRDefault="00D512D8" w:rsidP="00D512D8">
      <w:pPr>
        <w:spacing w:after="0" w:line="480" w:lineRule="auto"/>
        <w:rPr>
          <w:rFonts w:ascii="Times New Roman" w:eastAsia="Times New Roman" w:hAnsi="Times New Roman" w:cs="Times New Roman"/>
          <w:b/>
          <w:bCs/>
          <w:iCs/>
          <w:sz w:val="24"/>
          <w:szCs w:val="24"/>
        </w:rPr>
      </w:pPr>
    </w:p>
    <w:p w14:paraId="3ABB8A6C" w14:textId="77777777" w:rsidR="00D512D8" w:rsidRPr="00AE28CD" w:rsidRDefault="00D512D8" w:rsidP="00D512D8">
      <w:pPr>
        <w:spacing w:after="0" w:line="480" w:lineRule="auto"/>
        <w:rPr>
          <w:rFonts w:ascii="Times New Roman" w:eastAsia="Times New Roman" w:hAnsi="Times New Roman" w:cs="Times New Roman"/>
          <w:iCs/>
          <w:sz w:val="24"/>
          <w:szCs w:val="24"/>
        </w:rPr>
      </w:pPr>
      <w:r w:rsidRPr="00AE28CD">
        <w:rPr>
          <w:rFonts w:ascii="Times New Roman" w:eastAsia="Times New Roman" w:hAnsi="Times New Roman" w:cs="Times New Roman"/>
          <w:b/>
          <w:bCs/>
          <w:iCs/>
          <w:sz w:val="24"/>
          <w:szCs w:val="24"/>
        </w:rPr>
        <w:t>3) Forecasted driver data.</w:t>
      </w:r>
      <w:r w:rsidRPr="00AE28CD">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Depending on model structure, real-time </w:t>
      </w:r>
      <w:r w:rsidRPr="00AE28CD">
        <w:rPr>
          <w:rFonts w:ascii="Times New Roman" w:eastAsia="Times New Roman" w:hAnsi="Times New Roman" w:cs="Times New Roman"/>
          <w:iCs/>
          <w:sz w:val="24"/>
          <w:szCs w:val="24"/>
        </w:rPr>
        <w:t xml:space="preserve">ebullition forecasts </w:t>
      </w:r>
      <w:r>
        <w:rPr>
          <w:rFonts w:ascii="Times New Roman" w:eastAsia="Times New Roman" w:hAnsi="Times New Roman" w:cs="Times New Roman"/>
          <w:iCs/>
          <w:sz w:val="24"/>
          <w:szCs w:val="24"/>
        </w:rPr>
        <w:t xml:space="preserve">may need </w:t>
      </w:r>
      <w:r w:rsidRPr="00AE28CD">
        <w:rPr>
          <w:rFonts w:ascii="Times New Roman" w:eastAsia="Times New Roman" w:hAnsi="Times New Roman" w:cs="Times New Roman"/>
          <w:iCs/>
          <w:sz w:val="24"/>
          <w:szCs w:val="24"/>
        </w:rPr>
        <w:t xml:space="preserve">forecasted driver data or an autoregressive term </w:t>
      </w:r>
      <w:r>
        <w:rPr>
          <w:rFonts w:ascii="Times New Roman" w:eastAsia="Times New Roman" w:hAnsi="Times New Roman" w:cs="Times New Roman"/>
          <w:iCs/>
          <w:sz w:val="24"/>
          <w:szCs w:val="24"/>
        </w:rPr>
        <w:t>to</w:t>
      </w:r>
      <w:r w:rsidRPr="00AE28CD">
        <w:rPr>
          <w:rFonts w:ascii="Times New Roman" w:eastAsia="Times New Roman" w:hAnsi="Times New Roman" w:cs="Times New Roman"/>
          <w:iCs/>
          <w:sz w:val="24"/>
          <w:szCs w:val="24"/>
        </w:rPr>
        <w:t xml:space="preserve"> predict</w:t>
      </w:r>
      <w:r>
        <w:rPr>
          <w:rFonts w:ascii="Times New Roman" w:eastAsia="Times New Roman" w:hAnsi="Times New Roman" w:cs="Times New Roman"/>
          <w:iCs/>
          <w:sz w:val="24"/>
          <w:szCs w:val="24"/>
        </w:rPr>
        <w:t xml:space="preserve"> CH</w:t>
      </w:r>
      <w:r w:rsidRPr="004E199B">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ebullition at</w:t>
      </w:r>
      <w:r w:rsidRPr="00AE28CD">
        <w:rPr>
          <w:rFonts w:ascii="Times New Roman" w:eastAsia="Times New Roman" w:hAnsi="Times New Roman" w:cs="Times New Roman"/>
          <w:iCs/>
          <w:sz w:val="24"/>
          <w:szCs w:val="24"/>
        </w:rPr>
        <w:t xml:space="preserve"> the next </w:t>
      </w:r>
      <w:r>
        <w:rPr>
          <w:rFonts w:ascii="Times New Roman" w:eastAsia="Times New Roman" w:hAnsi="Times New Roman" w:cs="Times New Roman"/>
          <w:iCs/>
          <w:sz w:val="24"/>
          <w:szCs w:val="24"/>
        </w:rPr>
        <w:t>time step</w:t>
      </w:r>
      <w:r w:rsidRPr="00AE28CD">
        <w:rPr>
          <w:rFonts w:ascii="Times New Roman" w:eastAsia="Times New Roman" w:hAnsi="Times New Roman" w:cs="Times New Roman"/>
          <w:iCs/>
          <w:sz w:val="24"/>
          <w:szCs w:val="24"/>
        </w:rPr>
        <w:t xml:space="preserve">. This, indeed, </w:t>
      </w:r>
      <w:r>
        <w:rPr>
          <w:rFonts w:ascii="Times New Roman" w:eastAsia="Times New Roman" w:hAnsi="Times New Roman" w:cs="Times New Roman"/>
          <w:iCs/>
          <w:sz w:val="24"/>
          <w:szCs w:val="24"/>
        </w:rPr>
        <w:t>may be</w:t>
      </w:r>
      <w:r w:rsidRPr="00AE28CD">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w:t>
      </w:r>
      <w:r w:rsidRPr="00AE28CD">
        <w:rPr>
          <w:rFonts w:ascii="Times New Roman" w:eastAsia="Times New Roman" w:hAnsi="Times New Roman" w:cs="Times New Roman"/>
          <w:iCs/>
          <w:sz w:val="24"/>
          <w:szCs w:val="24"/>
        </w:rPr>
        <w:t xml:space="preserve"> hurdle to begin forecasting </w:t>
      </w:r>
      <w:r>
        <w:rPr>
          <w:rFonts w:ascii="Times New Roman" w:eastAsia="Times New Roman" w:hAnsi="Times New Roman" w:cs="Times New Roman"/>
          <w:iCs/>
          <w:sz w:val="24"/>
          <w:szCs w:val="24"/>
        </w:rPr>
        <w:t>CH</w:t>
      </w:r>
      <w:r w:rsidRPr="00614356">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w:t>
      </w:r>
      <w:r w:rsidRPr="00AE28CD">
        <w:rPr>
          <w:rFonts w:ascii="Times New Roman" w:eastAsia="Times New Roman" w:hAnsi="Times New Roman" w:cs="Times New Roman"/>
          <w:iCs/>
          <w:sz w:val="24"/>
          <w:szCs w:val="24"/>
        </w:rPr>
        <w:t xml:space="preserve">ebullition. In our case study, we </w:t>
      </w:r>
      <w:r>
        <w:rPr>
          <w:rFonts w:ascii="Times New Roman" w:eastAsia="Times New Roman" w:hAnsi="Times New Roman" w:cs="Times New Roman"/>
          <w:iCs/>
          <w:sz w:val="24"/>
          <w:szCs w:val="24"/>
        </w:rPr>
        <w:t>had</w:t>
      </w:r>
      <w:r w:rsidRPr="00AE28CD">
        <w:rPr>
          <w:rFonts w:ascii="Times New Roman" w:eastAsia="Times New Roman" w:hAnsi="Times New Roman" w:cs="Times New Roman"/>
          <w:iCs/>
          <w:sz w:val="24"/>
          <w:szCs w:val="24"/>
        </w:rPr>
        <w:t xml:space="preserve"> access to FLARE’s existing infrastructure, which generated daily forecasts of water temperature that were scaled </w:t>
      </w:r>
      <w:r>
        <w:rPr>
          <w:rFonts w:ascii="Times New Roman" w:eastAsia="Times New Roman" w:hAnsi="Times New Roman" w:cs="Times New Roman"/>
          <w:iCs/>
          <w:sz w:val="24"/>
          <w:szCs w:val="24"/>
        </w:rPr>
        <w:t>to become</w:t>
      </w:r>
      <w:r w:rsidRPr="00AE28CD">
        <w:rPr>
          <w:rFonts w:ascii="Times New Roman" w:eastAsia="Times New Roman" w:hAnsi="Times New Roman" w:cs="Times New Roman"/>
          <w:iCs/>
          <w:sz w:val="24"/>
          <w:szCs w:val="24"/>
        </w:rPr>
        <w:t xml:space="preserve"> driver data for our model (Eqn. 2). Although FLARE </w:t>
      </w:r>
      <w:r>
        <w:rPr>
          <w:rFonts w:ascii="Times New Roman" w:eastAsia="Times New Roman" w:hAnsi="Times New Roman" w:cs="Times New Roman"/>
          <w:iCs/>
          <w:sz w:val="24"/>
          <w:szCs w:val="24"/>
        </w:rPr>
        <w:t>can be deployed</w:t>
      </w:r>
      <w:r w:rsidRPr="00AE28CD">
        <w:rPr>
          <w:rFonts w:ascii="Times New Roman" w:eastAsia="Times New Roman" w:hAnsi="Times New Roman" w:cs="Times New Roman"/>
          <w:iCs/>
          <w:sz w:val="24"/>
          <w:szCs w:val="24"/>
        </w:rPr>
        <w:t xml:space="preserve"> to other lakes and reservoirs (Thomas et al. 2020), other waterbodies may not have the cyberinfrastructure or temperature sensors needed to run th</w:t>
      </w:r>
      <w:r>
        <w:rPr>
          <w:rFonts w:ascii="Times New Roman" w:eastAsia="Times New Roman" w:hAnsi="Times New Roman" w:cs="Times New Roman"/>
          <w:iCs/>
          <w:sz w:val="24"/>
          <w:szCs w:val="24"/>
        </w:rPr>
        <w:t>at</w:t>
      </w:r>
      <w:r w:rsidRPr="00AE28CD">
        <w:rPr>
          <w:rFonts w:ascii="Times New Roman" w:eastAsia="Times New Roman" w:hAnsi="Times New Roman" w:cs="Times New Roman"/>
          <w:iCs/>
          <w:sz w:val="24"/>
          <w:szCs w:val="24"/>
        </w:rPr>
        <w:t xml:space="preserve"> forecasting system. However, in lieu of having a forecasting system like FLARE, weather forecasts by themselves can be integrated into a 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forecast workflow if the ebullition prediction model is driven by </w:t>
      </w:r>
      <w:r>
        <w:rPr>
          <w:rFonts w:ascii="Times New Roman" w:eastAsia="Times New Roman" w:hAnsi="Times New Roman" w:cs="Times New Roman"/>
          <w:iCs/>
          <w:sz w:val="24"/>
          <w:szCs w:val="24"/>
        </w:rPr>
        <w:t>meteorological variables like barometric pressure or shortwave radiation (</w:t>
      </w:r>
      <w:proofErr w:type="spellStart"/>
      <w:r>
        <w:rPr>
          <w:rFonts w:ascii="Times New Roman" w:eastAsia="Times New Roman" w:hAnsi="Times New Roman" w:cs="Times New Roman"/>
          <w:iCs/>
          <w:sz w:val="24"/>
          <w:szCs w:val="24"/>
        </w:rPr>
        <w:t>Tokida</w:t>
      </w:r>
      <w:proofErr w:type="spellEnd"/>
      <w:r>
        <w:rPr>
          <w:rFonts w:ascii="Times New Roman" w:eastAsia="Times New Roman" w:hAnsi="Times New Roman" w:cs="Times New Roman"/>
          <w:iCs/>
          <w:sz w:val="24"/>
          <w:szCs w:val="24"/>
        </w:rPr>
        <w:t xml:space="preserve"> et al. 2007, </w:t>
      </w:r>
      <w:proofErr w:type="spellStart"/>
      <w:r>
        <w:rPr>
          <w:rFonts w:ascii="Times New Roman" w:eastAsia="Times New Roman" w:hAnsi="Times New Roman" w:cs="Times New Roman"/>
          <w:iCs/>
          <w:sz w:val="24"/>
          <w:szCs w:val="24"/>
        </w:rPr>
        <w:t>Wik</w:t>
      </w:r>
      <w:proofErr w:type="spellEnd"/>
      <w:r>
        <w:rPr>
          <w:rFonts w:ascii="Times New Roman" w:eastAsia="Times New Roman" w:hAnsi="Times New Roman" w:cs="Times New Roman"/>
          <w:iCs/>
          <w:sz w:val="24"/>
          <w:szCs w:val="24"/>
        </w:rPr>
        <w:t xml:space="preserve"> et al. 2014, </w:t>
      </w:r>
      <w:proofErr w:type="spellStart"/>
      <w:r>
        <w:rPr>
          <w:rFonts w:ascii="Times New Roman" w:eastAsia="Times New Roman" w:hAnsi="Times New Roman" w:cs="Times New Roman"/>
          <w:iCs/>
          <w:sz w:val="24"/>
          <w:szCs w:val="24"/>
        </w:rPr>
        <w:t>Peltola</w:t>
      </w:r>
      <w:proofErr w:type="spellEnd"/>
      <w:r>
        <w:rPr>
          <w:rFonts w:ascii="Times New Roman" w:eastAsia="Times New Roman" w:hAnsi="Times New Roman" w:cs="Times New Roman"/>
          <w:iCs/>
          <w:sz w:val="24"/>
          <w:szCs w:val="24"/>
        </w:rPr>
        <w:t xml:space="preserve"> et al. 2018)</w:t>
      </w:r>
      <w:r w:rsidRPr="00AE28CD">
        <w:rPr>
          <w:rFonts w:ascii="Times New Roman" w:eastAsia="Times New Roman" w:hAnsi="Times New Roman" w:cs="Times New Roman"/>
          <w:iCs/>
          <w:sz w:val="24"/>
          <w:szCs w:val="24"/>
        </w:rPr>
        <w:t xml:space="preserve">. For example, </w:t>
      </w:r>
      <w:proofErr w:type="spellStart"/>
      <w:r>
        <w:rPr>
          <w:rFonts w:ascii="Times New Roman" w:eastAsia="Times New Roman" w:hAnsi="Times New Roman" w:cs="Times New Roman"/>
          <w:iCs/>
          <w:sz w:val="24"/>
          <w:szCs w:val="24"/>
        </w:rPr>
        <w:t>Tokida</w:t>
      </w:r>
      <w:proofErr w:type="spellEnd"/>
      <w:r>
        <w:rPr>
          <w:rFonts w:ascii="Times New Roman" w:eastAsia="Times New Roman" w:hAnsi="Times New Roman" w:cs="Times New Roman"/>
          <w:iCs/>
          <w:sz w:val="24"/>
          <w:szCs w:val="24"/>
        </w:rPr>
        <w:t xml:space="preserve"> et al. (2007) showed how falling atmospheric pressure triggered substantial increases in CH</w:t>
      </w:r>
      <w:r w:rsidRPr="00C558CC">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ebullition from natural wetlands and </w:t>
      </w:r>
      <w:proofErr w:type="spellStart"/>
      <w:r>
        <w:rPr>
          <w:rFonts w:ascii="Times New Roman" w:eastAsia="Times New Roman" w:hAnsi="Times New Roman" w:cs="Times New Roman"/>
          <w:iCs/>
          <w:sz w:val="24"/>
          <w:szCs w:val="24"/>
        </w:rPr>
        <w:lastRenderedPageBreak/>
        <w:t>Wik</w:t>
      </w:r>
      <w:proofErr w:type="spellEnd"/>
      <w:r>
        <w:rPr>
          <w:rFonts w:ascii="Times New Roman" w:eastAsia="Times New Roman" w:hAnsi="Times New Roman" w:cs="Times New Roman"/>
          <w:iCs/>
          <w:sz w:val="24"/>
          <w:szCs w:val="24"/>
        </w:rPr>
        <w:t xml:space="preserve"> et al. (2014) associated seasonal CH</w:t>
      </w:r>
      <w:r w:rsidRPr="00C558CC">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ebullitive fluxes from </w:t>
      </w:r>
      <w:proofErr w:type="spellStart"/>
      <w:r>
        <w:rPr>
          <w:rFonts w:ascii="Times New Roman" w:eastAsia="Times New Roman" w:hAnsi="Times New Roman" w:cs="Times New Roman"/>
          <w:iCs/>
          <w:sz w:val="24"/>
          <w:szCs w:val="24"/>
        </w:rPr>
        <w:t>thermokarst</w:t>
      </w:r>
      <w:proofErr w:type="spellEnd"/>
      <w:r>
        <w:rPr>
          <w:rFonts w:ascii="Times New Roman" w:eastAsia="Times New Roman" w:hAnsi="Times New Roman" w:cs="Times New Roman"/>
          <w:iCs/>
          <w:sz w:val="24"/>
          <w:szCs w:val="24"/>
        </w:rPr>
        <w:t xml:space="preserve"> lakes with shortwave radiation. </w:t>
      </w:r>
      <w:r w:rsidRPr="00AE28CD">
        <w:rPr>
          <w:rFonts w:ascii="Times New Roman" w:eastAsia="Times New Roman" w:hAnsi="Times New Roman" w:cs="Times New Roman"/>
          <w:iCs/>
          <w:sz w:val="24"/>
          <w:szCs w:val="24"/>
        </w:rPr>
        <w:t>Thus, a forecast workflow for 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is possible, even if the site has no pre-existing forecasting infrastructure. </w:t>
      </w:r>
    </w:p>
    <w:p w14:paraId="47BA28FA" w14:textId="77777777" w:rsidR="00D512D8" w:rsidRDefault="00D512D8" w:rsidP="00D512D8">
      <w:pPr>
        <w:spacing w:after="0" w:line="480" w:lineRule="auto"/>
        <w:rPr>
          <w:rFonts w:ascii="Times New Roman" w:eastAsia="Times New Roman" w:hAnsi="Times New Roman" w:cs="Times New Roman"/>
          <w:i/>
          <w:sz w:val="24"/>
          <w:szCs w:val="24"/>
        </w:rPr>
      </w:pPr>
    </w:p>
    <w:p w14:paraId="4BC2CD32"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Conclusion</w:t>
      </w:r>
      <w:r>
        <w:rPr>
          <w:rFonts w:ascii="Times New Roman" w:eastAsia="Times New Roman" w:hAnsi="Times New Roman" w:cs="Times New Roman"/>
          <w:i/>
          <w:sz w:val="24"/>
          <w:szCs w:val="24"/>
        </w:rPr>
        <w:t>s</w:t>
      </w:r>
    </w:p>
    <w:p w14:paraId="0B46D0DB"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AE28CD">
        <w:rPr>
          <w:rFonts w:ascii="Times New Roman" w:eastAsia="Times New Roman" w:hAnsi="Times New Roman" w:cs="Times New Roman"/>
          <w:sz w:val="24"/>
          <w:szCs w:val="24"/>
        </w:rPr>
        <w:t>We were able generate successful forecasts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a highly variable biogeochemical process in freshwater ecosystems, using </w:t>
      </w:r>
      <w:del w:id="1078" w:author="Cayelan C. Carey" w:date="2020-11-06T15:47:00Z">
        <w:r w:rsidRPr="00AE28CD" w:rsidDel="0093390D">
          <w:rPr>
            <w:rFonts w:ascii="Times New Roman" w:eastAsia="Times New Roman" w:hAnsi="Times New Roman" w:cs="Times New Roman"/>
            <w:sz w:val="24"/>
            <w:szCs w:val="24"/>
          </w:rPr>
          <w:delText xml:space="preserve">manually collected data. The near-term, iterative ecological forecasting </w:delText>
        </w:r>
        <w:r w:rsidRPr="00AE28CD" w:rsidDel="0093390D">
          <w:rPr>
            <w:rFonts w:ascii="Times New Roman" w:eastAsia="Times New Roman" w:hAnsi="Times New Roman" w:cs="Times New Roman"/>
            <w:sz w:val="24"/>
            <w:szCs w:val="24"/>
            <w:lang w:val="en-GB"/>
          </w:rPr>
          <w:delText xml:space="preserve">literature </w:delText>
        </w:r>
        <w:r w:rsidDel="0093390D">
          <w:rPr>
            <w:rFonts w:ascii="Times New Roman" w:eastAsia="Times New Roman" w:hAnsi="Times New Roman" w:cs="Times New Roman"/>
            <w:sz w:val="24"/>
            <w:szCs w:val="24"/>
            <w:lang w:val="en-GB"/>
          </w:rPr>
          <w:delText>currently focuses on forecasts</w:delText>
        </w:r>
        <w:r w:rsidRPr="00AE28CD" w:rsidDel="0093390D">
          <w:rPr>
            <w:rFonts w:ascii="Times New Roman" w:eastAsia="Times New Roman" w:hAnsi="Times New Roman" w:cs="Times New Roman"/>
            <w:sz w:val="24"/>
            <w:szCs w:val="24"/>
          </w:rPr>
          <w:delText xml:space="preserve"> with data assimilation </w:delText>
        </w:r>
        <w:r w:rsidDel="0093390D">
          <w:rPr>
            <w:rFonts w:ascii="Times New Roman" w:eastAsia="Times New Roman" w:hAnsi="Times New Roman" w:cs="Times New Roman"/>
            <w:sz w:val="24"/>
            <w:szCs w:val="24"/>
          </w:rPr>
          <w:delText>for</w:delText>
        </w:r>
        <w:r w:rsidRPr="00AE28CD" w:rsidDel="0093390D">
          <w:rPr>
            <w:rFonts w:ascii="Times New Roman" w:eastAsia="Times New Roman" w:hAnsi="Times New Roman" w:cs="Times New Roman"/>
            <w:sz w:val="24"/>
            <w:szCs w:val="24"/>
          </w:rPr>
          <w:delText xml:space="preserve"> ecosystems </w:delText>
        </w:r>
        <w:r w:rsidDel="0093390D">
          <w:rPr>
            <w:rFonts w:ascii="Times New Roman" w:eastAsia="Times New Roman" w:hAnsi="Times New Roman" w:cs="Times New Roman"/>
            <w:sz w:val="24"/>
            <w:szCs w:val="24"/>
          </w:rPr>
          <w:delText>monitored by</w:delText>
        </w:r>
        <w:r w:rsidRPr="00AE28CD" w:rsidDel="0093390D">
          <w:rPr>
            <w:rFonts w:ascii="Times New Roman" w:eastAsia="Times New Roman" w:hAnsi="Times New Roman" w:cs="Times New Roman"/>
            <w:sz w:val="24"/>
            <w:szCs w:val="24"/>
          </w:rPr>
          <w:delText xml:space="preserve"> automated sensors (</w:delText>
        </w:r>
        <w:r w:rsidDel="0093390D">
          <w:rPr>
            <w:rFonts w:ascii="Times New Roman" w:eastAsia="Times New Roman" w:hAnsi="Times New Roman" w:cs="Times New Roman"/>
            <w:sz w:val="24"/>
            <w:szCs w:val="24"/>
          </w:rPr>
          <w:delText xml:space="preserve">e.g., </w:delText>
        </w:r>
        <w:r w:rsidRPr="00AE28CD" w:rsidDel="0093390D">
          <w:rPr>
            <w:rFonts w:ascii="Times New Roman" w:eastAsia="Times New Roman" w:hAnsi="Times New Roman" w:cs="Times New Roman"/>
            <w:sz w:val="24"/>
            <w:szCs w:val="24"/>
          </w:rPr>
          <w:delText>Dietze 2017</w:delText>
        </w:r>
        <w:r w:rsidRPr="00AE28CD" w:rsidDel="0093390D">
          <w:rPr>
            <w:rFonts w:ascii="Times New Roman" w:eastAsia="Times New Roman" w:hAnsi="Times New Roman" w:cs="Times New Roman"/>
            <w:i/>
            <w:iCs/>
            <w:sz w:val="24"/>
            <w:szCs w:val="24"/>
          </w:rPr>
          <w:delText>a</w:delText>
        </w:r>
        <w:r w:rsidDel="0093390D">
          <w:rPr>
            <w:rFonts w:ascii="Times New Roman" w:eastAsia="Times New Roman" w:hAnsi="Times New Roman" w:cs="Times New Roman"/>
            <w:sz w:val="24"/>
            <w:szCs w:val="24"/>
          </w:rPr>
          <w:delText>,</w:delText>
        </w:r>
        <w:r w:rsidRPr="00AE28CD" w:rsidDel="0093390D">
          <w:rPr>
            <w:rFonts w:ascii="Times New Roman" w:eastAsia="Times New Roman" w:hAnsi="Times New Roman" w:cs="Times New Roman"/>
            <w:sz w:val="24"/>
            <w:szCs w:val="24"/>
          </w:rPr>
          <w:delText xml:space="preserve"> Dietze et al. 2018</w:delText>
        </w:r>
        <w:r w:rsidDel="0093390D">
          <w:rPr>
            <w:rFonts w:ascii="Times New Roman" w:eastAsia="Times New Roman" w:hAnsi="Times New Roman" w:cs="Times New Roman"/>
            <w:sz w:val="24"/>
            <w:szCs w:val="24"/>
          </w:rPr>
          <w:delText>,</w:delText>
        </w:r>
        <w:r w:rsidRPr="00AE28CD" w:rsidDel="0093390D">
          <w:rPr>
            <w:rFonts w:ascii="Times New Roman" w:eastAsia="Times New Roman" w:hAnsi="Times New Roman" w:cs="Times New Roman"/>
            <w:sz w:val="24"/>
            <w:szCs w:val="24"/>
          </w:rPr>
          <w:delText xml:space="preserve"> Page et al. 2018). However, many ecosystem-level biogeochemical processes cannot be directly quantified with sensors, necessitating forecast workflows that also rely on manually collected data with longer latenc</w:delText>
        </w:r>
        <w:r w:rsidDel="0093390D">
          <w:rPr>
            <w:rFonts w:ascii="Times New Roman" w:eastAsia="Times New Roman" w:hAnsi="Times New Roman" w:cs="Times New Roman"/>
            <w:sz w:val="24"/>
            <w:szCs w:val="24"/>
          </w:rPr>
          <w:delText>y</w:delText>
        </w:r>
        <w:r w:rsidRPr="00AE28CD" w:rsidDel="0093390D">
          <w:rPr>
            <w:rFonts w:ascii="Times New Roman" w:eastAsia="Times New Roman" w:hAnsi="Times New Roman" w:cs="Times New Roman"/>
            <w:sz w:val="24"/>
            <w:szCs w:val="24"/>
          </w:rPr>
          <w:delText xml:space="preserve">. </w:delText>
        </w:r>
        <w:r w:rsidDel="0093390D">
          <w:rPr>
            <w:rFonts w:ascii="Times New Roman" w:eastAsia="Times New Roman" w:hAnsi="Times New Roman" w:cs="Times New Roman"/>
            <w:sz w:val="24"/>
            <w:szCs w:val="24"/>
          </w:rPr>
          <w:delText xml:space="preserve">Our </w:delText>
        </w:r>
        <w:r w:rsidRPr="00AE28CD" w:rsidDel="0093390D">
          <w:rPr>
            <w:rFonts w:ascii="Times New Roman" w:eastAsia="Times New Roman" w:hAnsi="Times New Roman" w:cs="Times New Roman"/>
            <w:sz w:val="24"/>
            <w:szCs w:val="24"/>
          </w:rPr>
          <w:delText>forecast workflow (Fig</w:delText>
        </w:r>
        <w:r w:rsidDel="0093390D">
          <w:rPr>
            <w:rFonts w:ascii="Times New Roman" w:eastAsia="Times New Roman" w:hAnsi="Times New Roman" w:cs="Times New Roman"/>
            <w:sz w:val="24"/>
            <w:szCs w:val="24"/>
          </w:rPr>
          <w:delText>ure</w:delText>
        </w:r>
        <w:r w:rsidRPr="00AE28CD" w:rsidDel="0093390D">
          <w:rPr>
            <w:rFonts w:ascii="Times New Roman" w:eastAsia="Times New Roman" w:hAnsi="Times New Roman" w:cs="Times New Roman"/>
            <w:sz w:val="24"/>
            <w:szCs w:val="24"/>
          </w:rPr>
          <w:delText xml:space="preserve"> 2) was able to iteratively forecast future CH</w:delText>
        </w:r>
        <w:r w:rsidRPr="00AE28CD" w:rsidDel="0093390D">
          <w:rPr>
            <w:rFonts w:ascii="Times New Roman" w:eastAsia="Times New Roman" w:hAnsi="Times New Roman" w:cs="Times New Roman"/>
            <w:sz w:val="24"/>
            <w:szCs w:val="24"/>
            <w:vertAlign w:val="subscript"/>
          </w:rPr>
          <w:delText>4</w:delText>
        </w:r>
        <w:r w:rsidRPr="00AE28CD" w:rsidDel="0093390D">
          <w:rPr>
            <w:rFonts w:ascii="Times New Roman" w:eastAsia="Times New Roman" w:hAnsi="Times New Roman" w:cs="Times New Roman"/>
            <w:sz w:val="24"/>
            <w:szCs w:val="24"/>
          </w:rPr>
          <w:delText xml:space="preserve"> ebullition rates </w:delText>
        </w:r>
      </w:del>
      <w:proofErr w:type="spellStart"/>
      <w:r w:rsidRPr="00AE28CD">
        <w:rPr>
          <w:rFonts w:ascii="Times New Roman" w:eastAsia="Times New Roman" w:hAnsi="Times New Roman" w:cs="Times New Roman"/>
          <w:sz w:val="24"/>
          <w:szCs w:val="24"/>
        </w:rPr>
        <w:t>using</w:t>
      </w:r>
      <w:proofErr w:type="spellEnd"/>
      <w:r w:rsidRPr="00AE28CD">
        <w:rPr>
          <w:rFonts w:ascii="Times New Roman" w:eastAsia="Times New Roman" w:hAnsi="Times New Roman" w:cs="Times New Roman"/>
          <w:sz w:val="24"/>
          <w:szCs w:val="24"/>
        </w:rPr>
        <w:t xml:space="preserve"> forecasted SWI temperature data and manually collected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a</w:t>
      </w:r>
      <w:r w:rsidRPr="00AE28CD">
        <w:rPr>
          <w:rFonts w:ascii="Times New Roman" w:eastAsia="Times New Roman" w:hAnsi="Times New Roman" w:cs="Times New Roman"/>
          <w:sz w:val="24"/>
          <w:szCs w:val="24"/>
        </w:rPr>
        <w:t xml:space="preserve">). Sequential data assimilation in each forecast cycle substantially improved model performance and </w:t>
      </w:r>
      <w:r>
        <w:rPr>
          <w:rFonts w:ascii="Times New Roman" w:eastAsia="Times New Roman" w:hAnsi="Times New Roman" w:cs="Times New Roman"/>
          <w:sz w:val="24"/>
          <w:szCs w:val="24"/>
        </w:rPr>
        <w:t xml:space="preserve">the </w:t>
      </w:r>
      <w:r w:rsidRPr="00AE28CD">
        <w:rPr>
          <w:rFonts w:ascii="Times New Roman" w:eastAsia="Times New Roman" w:hAnsi="Times New Roman" w:cs="Times New Roman"/>
          <w:sz w:val="24"/>
          <w:szCs w:val="24"/>
        </w:rPr>
        <w:t xml:space="preserve">forecasts performed better than </w:t>
      </w:r>
      <w:r>
        <w:rPr>
          <w:rFonts w:ascii="Times New Roman" w:eastAsia="Times New Roman" w:hAnsi="Times New Roman" w:cs="Times New Roman"/>
          <w:sz w:val="24"/>
          <w:szCs w:val="24"/>
        </w:rPr>
        <w:t xml:space="preserve">forecasts without data assimilation and a persistence null model </w:t>
      </w:r>
      <w:r w:rsidRPr="00AE28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Table 1, </w:t>
      </w:r>
      <w:r w:rsidRPr="00AE28CD">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w:t>
      </w:r>
      <w:del w:id="1079" w:author="McClure, Ryan" w:date="2020-11-05T17:03:00Z">
        <w:r w:rsidRPr="00AE28CD" w:rsidDel="0008138E">
          <w:rPr>
            <w:rFonts w:ascii="Times New Roman" w:eastAsia="Times New Roman" w:hAnsi="Times New Roman" w:cs="Times New Roman"/>
            <w:sz w:val="24"/>
            <w:szCs w:val="24"/>
          </w:rPr>
          <w:delText>4</w:delText>
        </w:r>
      </w:del>
      <w:ins w:id="1080" w:author="McClure, Ryan" w:date="2020-11-05T17:03:00Z">
        <w:r w:rsidR="0008138E">
          <w:rPr>
            <w:rFonts w:ascii="Times New Roman" w:eastAsia="Times New Roman" w:hAnsi="Times New Roman" w:cs="Times New Roman"/>
            <w:sz w:val="24"/>
            <w:szCs w:val="24"/>
          </w:rPr>
          <w:t>3 and 4</w:t>
        </w:r>
      </w:ins>
      <w:r w:rsidRPr="00AE28CD">
        <w:rPr>
          <w:rFonts w:ascii="Times New Roman" w:eastAsia="Times New Roman" w:hAnsi="Times New Roman" w:cs="Times New Roman"/>
          <w:sz w:val="24"/>
          <w:szCs w:val="24"/>
        </w:rPr>
        <w:t xml:space="preserve">). Finally, </w:t>
      </w:r>
      <w:r>
        <w:rPr>
          <w:rFonts w:ascii="Times New Roman" w:eastAsia="Times New Roman" w:hAnsi="Times New Roman" w:cs="Times New Roman"/>
          <w:sz w:val="24"/>
          <w:szCs w:val="24"/>
        </w:rPr>
        <w:t>data assimilation</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decreased</w:t>
      </w:r>
      <w:r w:rsidRPr="00AE28CD">
        <w:rPr>
          <w:rFonts w:ascii="Times New Roman" w:eastAsia="Times New Roman" w:hAnsi="Times New Roman" w:cs="Times New Roman"/>
          <w:sz w:val="24"/>
          <w:szCs w:val="24"/>
        </w:rPr>
        <w:t xml:space="preserve"> total forecast variance </w:t>
      </w:r>
      <w:r>
        <w:rPr>
          <w:rFonts w:ascii="Times New Roman" w:eastAsia="Times New Roman" w:hAnsi="Times New Roman" w:cs="Times New Roman"/>
          <w:sz w:val="24"/>
          <w:szCs w:val="24"/>
        </w:rPr>
        <w:t xml:space="preserve">and </w:t>
      </w:r>
      <w:r w:rsidRPr="00AE28CD">
        <w:rPr>
          <w:rFonts w:ascii="Times New Roman" w:eastAsia="Times New Roman" w:hAnsi="Times New Roman" w:cs="Times New Roman"/>
          <w:sz w:val="24"/>
          <w:szCs w:val="24"/>
        </w:rPr>
        <w:t xml:space="preserve">uncertainty partitioning showed </w:t>
      </w:r>
      <w:r>
        <w:rPr>
          <w:rFonts w:ascii="Times New Roman" w:eastAsia="Times New Roman" w:hAnsi="Times New Roman" w:cs="Times New Roman"/>
          <w:sz w:val="24"/>
          <w:szCs w:val="24"/>
        </w:rPr>
        <w:t xml:space="preserve">how </w:t>
      </w:r>
      <w:r w:rsidRPr="00AE28C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drivers of</w:t>
      </w:r>
      <w:r w:rsidRPr="00AE28CD">
        <w:rPr>
          <w:rFonts w:ascii="Times New Roman" w:eastAsia="Times New Roman" w:hAnsi="Times New Roman" w:cs="Times New Roman"/>
          <w:sz w:val="24"/>
          <w:szCs w:val="24"/>
        </w:rPr>
        <w:t xml:space="preserve"> total forecast uncertainty changed during the forecast period</w:t>
      </w:r>
      <w:ins w:id="1081" w:author="McClure, Ryan" w:date="2020-11-05T17:04:00Z">
        <w:r w:rsidR="0008138E">
          <w:rPr>
            <w:rFonts w:ascii="Times New Roman" w:eastAsia="Times New Roman" w:hAnsi="Times New Roman" w:cs="Times New Roman"/>
            <w:sz w:val="24"/>
            <w:szCs w:val="24"/>
          </w:rPr>
          <w:t>, which improved</w:t>
        </w:r>
      </w:ins>
      <w:ins w:id="1082" w:author="McClure, Ryan" w:date="2020-11-05T17:05:00Z">
        <w:r w:rsidR="00DF5721">
          <w:rPr>
            <w:rFonts w:ascii="Times New Roman" w:eastAsia="Times New Roman" w:hAnsi="Times New Roman" w:cs="Times New Roman"/>
            <w:sz w:val="24"/>
            <w:szCs w:val="24"/>
          </w:rPr>
          <w:t xml:space="preserve"> and changed</w:t>
        </w:r>
      </w:ins>
      <w:ins w:id="1083" w:author="McClure, Ryan" w:date="2020-11-05T17:04:00Z">
        <w:r w:rsidR="0008138E">
          <w:rPr>
            <w:rFonts w:ascii="Times New Roman" w:eastAsia="Times New Roman" w:hAnsi="Times New Roman" w:cs="Times New Roman"/>
            <w:sz w:val="24"/>
            <w:szCs w:val="24"/>
          </w:rPr>
          <w:t xml:space="preserve"> the parameter estimates through time</w:t>
        </w:r>
      </w:ins>
      <w:r w:rsidRPr="00AE28CD">
        <w:rPr>
          <w:rFonts w:ascii="Times New Roman" w:eastAsia="Times New Roman" w:hAnsi="Times New Roman" w:cs="Times New Roman"/>
          <w:sz w:val="24"/>
          <w:szCs w:val="24"/>
        </w:rPr>
        <w:t xml:space="preserve"> (Fig</w:t>
      </w:r>
      <w:r>
        <w:rPr>
          <w:rFonts w:ascii="Times New Roman" w:eastAsia="Times New Roman" w:hAnsi="Times New Roman" w:cs="Times New Roman"/>
          <w:sz w:val="24"/>
          <w:szCs w:val="24"/>
        </w:rPr>
        <w:t>ures</w:t>
      </w:r>
      <w:r w:rsidRPr="00AE28CD">
        <w:rPr>
          <w:rFonts w:ascii="Times New Roman" w:eastAsia="Times New Roman" w:hAnsi="Times New Roman" w:cs="Times New Roman"/>
          <w:sz w:val="24"/>
          <w:szCs w:val="24"/>
        </w:rPr>
        <w:t xml:space="preserve"> </w:t>
      </w:r>
      <w:del w:id="1084" w:author="McClure, Ryan" w:date="2020-11-05T17:04:00Z">
        <w:r w:rsidRPr="00AE28CD" w:rsidDel="0008138E">
          <w:rPr>
            <w:rFonts w:ascii="Times New Roman" w:eastAsia="Times New Roman" w:hAnsi="Times New Roman" w:cs="Times New Roman"/>
            <w:sz w:val="24"/>
            <w:szCs w:val="24"/>
          </w:rPr>
          <w:delText xml:space="preserve">5 </w:delText>
        </w:r>
      </w:del>
      <w:ins w:id="1085" w:author="McClure, Ryan" w:date="2020-11-05T17:04:00Z">
        <w:r w:rsidR="0008138E">
          <w:rPr>
            <w:rFonts w:ascii="Times New Roman" w:eastAsia="Times New Roman" w:hAnsi="Times New Roman" w:cs="Times New Roman"/>
            <w:sz w:val="24"/>
            <w:szCs w:val="24"/>
          </w:rPr>
          <w:t xml:space="preserve">4 – </w:t>
        </w:r>
      </w:ins>
      <w:del w:id="1086" w:author="McClure, Ryan" w:date="2020-11-05T17:04:00Z">
        <w:r w:rsidRPr="00AE28CD" w:rsidDel="0008138E">
          <w:rPr>
            <w:rFonts w:ascii="Times New Roman" w:eastAsia="Times New Roman" w:hAnsi="Times New Roman" w:cs="Times New Roman"/>
            <w:sz w:val="24"/>
            <w:szCs w:val="24"/>
          </w:rPr>
          <w:delText xml:space="preserve">and </w:delText>
        </w:r>
      </w:del>
      <w:r w:rsidRPr="00AE28CD">
        <w:rPr>
          <w:rFonts w:ascii="Times New Roman" w:eastAsia="Times New Roman" w:hAnsi="Times New Roman" w:cs="Times New Roman"/>
          <w:sz w:val="24"/>
          <w:szCs w:val="24"/>
        </w:rPr>
        <w:t xml:space="preserve">6). </w:t>
      </w:r>
      <w:ins w:id="1087" w:author="Cayelan C. Carey" w:date="2020-11-06T15:48:00Z">
        <w:r w:rsidR="0093390D">
          <w:rPr>
            <w:rFonts w:ascii="Times New Roman" w:eastAsia="Times New Roman" w:hAnsi="Times New Roman" w:cs="Times New Roman"/>
            <w:sz w:val="24"/>
            <w:szCs w:val="24"/>
          </w:rPr>
          <w:t xml:space="preserve">2 SENTENCES ON WHAT YOU LEARNED </w:t>
        </w:r>
      </w:ins>
      <w:r w:rsidRPr="00AE28CD">
        <w:rPr>
          <w:rFonts w:ascii="Times New Roman" w:eastAsia="Times New Roman" w:hAnsi="Times New Roman" w:cs="Times New Roman"/>
          <w:sz w:val="24"/>
          <w:szCs w:val="24"/>
        </w:rPr>
        <w:t xml:space="preserve">The success of our </w:t>
      </w:r>
      <w:r>
        <w:rPr>
          <w:rFonts w:ascii="Times New Roman" w:eastAsia="Times New Roman" w:hAnsi="Times New Roman" w:cs="Times New Roman"/>
          <w:sz w:val="24"/>
          <w:szCs w:val="24"/>
        </w:rPr>
        <w:t>case study suggests</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Pr="00AE28CD">
        <w:rPr>
          <w:rFonts w:ascii="Times New Roman" w:eastAsia="Times New Roman" w:hAnsi="Times New Roman" w:cs="Times New Roman"/>
          <w:sz w:val="24"/>
          <w:szCs w:val="24"/>
        </w:rPr>
        <w:t xml:space="preserve"> iterative ecological forecasting </w:t>
      </w:r>
      <w:r>
        <w:rPr>
          <w:rFonts w:ascii="Times New Roman" w:eastAsia="Times New Roman" w:hAnsi="Times New Roman" w:cs="Times New Roman"/>
          <w:sz w:val="24"/>
          <w:szCs w:val="24"/>
        </w:rPr>
        <w:t>with data assimilation may be a valuable approach for better</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quantifying </w:t>
      </w:r>
      <w:r w:rsidRPr="00AE28CD">
        <w:rPr>
          <w:rFonts w:ascii="Times New Roman" w:eastAsia="Times New Roman" w:hAnsi="Times New Roman" w:cs="Times New Roman"/>
          <w:sz w:val="24"/>
          <w:szCs w:val="24"/>
        </w:rPr>
        <w:t xml:space="preserve">biogeochemical processes that are difficult to </w:t>
      </w:r>
      <w:r>
        <w:rPr>
          <w:rFonts w:ascii="Times New Roman" w:eastAsia="Times New Roman" w:hAnsi="Times New Roman" w:cs="Times New Roman"/>
          <w:sz w:val="24"/>
          <w:szCs w:val="24"/>
        </w:rPr>
        <w:t>monitor</w:t>
      </w:r>
      <w:r w:rsidRPr="00AE28CD">
        <w:rPr>
          <w:rFonts w:ascii="Times New Roman" w:eastAsia="Times New Roman" w:hAnsi="Times New Roman" w:cs="Times New Roman"/>
          <w:sz w:val="24"/>
          <w:szCs w:val="24"/>
        </w:rPr>
        <w:t xml:space="preserve"> with automated sensors</w:t>
      </w:r>
      <w:r>
        <w:rPr>
          <w:rFonts w:ascii="Times New Roman" w:eastAsia="Times New Roman" w:hAnsi="Times New Roman" w:cs="Times New Roman"/>
          <w:sz w:val="24"/>
          <w:szCs w:val="24"/>
        </w:rPr>
        <w:t xml:space="preserve"> </w:t>
      </w:r>
      <w:ins w:id="1088" w:author="Cayelan C. Carey" w:date="2020-11-06T15:48:00Z">
        <w:r w:rsidR="0093390D">
          <w:rPr>
            <w:rFonts w:ascii="Times New Roman" w:eastAsia="Times New Roman" w:hAnsi="Times New Roman" w:cs="Times New Roman"/>
            <w:sz w:val="24"/>
            <w:szCs w:val="24"/>
          </w:rPr>
          <w:t xml:space="preserve">simultaneously </w:t>
        </w:r>
      </w:ins>
      <w:r>
        <w:rPr>
          <w:rFonts w:ascii="Times New Roman" w:eastAsia="Times New Roman" w:hAnsi="Times New Roman" w:cs="Times New Roman"/>
          <w:sz w:val="24"/>
          <w:szCs w:val="24"/>
        </w:rPr>
        <w:t>while providing insight to their predictability</w:t>
      </w:r>
      <w:r w:rsidRPr="00AE28CD">
        <w:rPr>
          <w:rFonts w:ascii="Times New Roman" w:eastAsia="Times New Roman" w:hAnsi="Times New Roman" w:cs="Times New Roman"/>
          <w:sz w:val="24"/>
          <w:szCs w:val="24"/>
        </w:rPr>
        <w:t xml:space="preserve">. </w:t>
      </w:r>
    </w:p>
    <w:p w14:paraId="36C7254B" w14:textId="77777777" w:rsidR="005453AB" w:rsidRDefault="005453AB" w:rsidP="00D512D8">
      <w:pPr>
        <w:spacing w:after="0" w:line="480" w:lineRule="auto"/>
        <w:rPr>
          <w:ins w:id="1089" w:author="McClure, Ryan" w:date="2020-11-04T14:51:00Z"/>
          <w:rFonts w:ascii="Times New Roman" w:eastAsia="Times New Roman" w:hAnsi="Times New Roman" w:cs="Times New Roman"/>
          <w:b/>
          <w:bCs/>
          <w:sz w:val="24"/>
          <w:szCs w:val="24"/>
          <w:lang w:val="en-GB"/>
        </w:rPr>
      </w:pPr>
    </w:p>
    <w:p w14:paraId="10EE8FE1" w14:textId="77777777" w:rsidR="00D512D8" w:rsidRPr="00C05382" w:rsidRDefault="00D512D8" w:rsidP="00D512D8">
      <w:pPr>
        <w:spacing w:after="0" w:line="480" w:lineRule="auto"/>
        <w:rPr>
          <w:rFonts w:ascii="Times New Roman" w:eastAsia="Times New Roman" w:hAnsi="Times New Roman" w:cs="Times New Roman"/>
          <w:b/>
          <w:bCs/>
          <w:sz w:val="24"/>
          <w:szCs w:val="24"/>
          <w:lang w:val="en-GB"/>
        </w:rPr>
      </w:pPr>
      <w:r w:rsidRPr="00C05382">
        <w:rPr>
          <w:rFonts w:ascii="Times New Roman" w:eastAsia="Times New Roman" w:hAnsi="Times New Roman" w:cs="Times New Roman"/>
          <w:b/>
          <w:bCs/>
          <w:sz w:val="24"/>
          <w:szCs w:val="24"/>
          <w:lang w:val="en-GB"/>
        </w:rPr>
        <w:t>Acknowledgements</w:t>
      </w:r>
    </w:p>
    <w:p w14:paraId="2B127837"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i/>
          <w:iCs/>
          <w:sz w:val="24"/>
          <w:szCs w:val="24"/>
          <w:lang w:val="en-GB"/>
        </w:rPr>
        <w:t>Data and Code Availability</w:t>
      </w:r>
      <w:r w:rsidRPr="00C05382">
        <w:rPr>
          <w:rFonts w:ascii="Times New Roman" w:eastAsia="Times New Roman" w:hAnsi="Times New Roman" w:cs="Times New Roman"/>
          <w:sz w:val="24"/>
          <w:szCs w:val="24"/>
          <w:lang w:val="en-GB"/>
        </w:rPr>
        <w:t xml:space="preserve"> </w:t>
      </w:r>
    </w:p>
    <w:p w14:paraId="7E9AA8C6" w14:textId="77777777" w:rsidR="00D512D8" w:rsidRPr="00C05382" w:rsidRDefault="00D512D8" w:rsidP="00D512D8">
      <w:pPr>
        <w:spacing w:after="0" w:line="480" w:lineRule="auto"/>
        <w:ind w:firstLine="720"/>
        <w:rPr>
          <w:rFonts w:ascii="Times New Roman" w:eastAsia="Times New Roman" w:hAnsi="Times New Roman" w:cs="Times New Roman"/>
          <w:sz w:val="24"/>
          <w:szCs w:val="24"/>
          <w:u w:val="single"/>
          <w:lang w:val="en-GB"/>
        </w:rPr>
      </w:pPr>
      <w:r w:rsidRPr="00C05382">
        <w:rPr>
          <w:rFonts w:ascii="Times New Roman" w:eastAsia="Times New Roman" w:hAnsi="Times New Roman" w:cs="Times New Roman"/>
          <w:sz w:val="24"/>
          <w:szCs w:val="24"/>
          <w:lang w:val="en-GB"/>
        </w:rPr>
        <w:t xml:space="preserve">All data used in this manuscript </w:t>
      </w:r>
      <w:r>
        <w:rPr>
          <w:rFonts w:ascii="Times New Roman" w:eastAsia="Times New Roman" w:hAnsi="Times New Roman" w:cs="Times New Roman"/>
          <w:sz w:val="24"/>
          <w:szCs w:val="24"/>
          <w:lang w:val="en-GB"/>
        </w:rPr>
        <w:t xml:space="preserve">will be available </w:t>
      </w:r>
      <w:r w:rsidRPr="00C05382">
        <w:rPr>
          <w:rFonts w:ascii="Times New Roman" w:eastAsia="Times New Roman" w:hAnsi="Times New Roman" w:cs="Times New Roman"/>
          <w:sz w:val="24"/>
          <w:szCs w:val="24"/>
          <w:lang w:val="en-GB"/>
        </w:rPr>
        <w:t xml:space="preserve">in the Environmental </w:t>
      </w:r>
      <w:r>
        <w:rPr>
          <w:rFonts w:ascii="Times New Roman" w:eastAsia="Times New Roman" w:hAnsi="Times New Roman" w:cs="Times New Roman"/>
          <w:sz w:val="24"/>
          <w:szCs w:val="24"/>
          <w:lang w:val="en-GB"/>
        </w:rPr>
        <w:t>D</w:t>
      </w:r>
      <w:r w:rsidRPr="00C05382">
        <w:rPr>
          <w:rFonts w:ascii="Times New Roman" w:eastAsia="Times New Roman" w:hAnsi="Times New Roman" w:cs="Times New Roman"/>
          <w:sz w:val="24"/>
          <w:szCs w:val="24"/>
          <w:lang w:val="en-GB"/>
        </w:rPr>
        <w:t>ata Initiative repository</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The code, directions, and data to run the CH</w:t>
      </w:r>
      <w:r w:rsidRPr="00C05382">
        <w:rPr>
          <w:rFonts w:ascii="Times New Roman" w:eastAsia="Times New Roman" w:hAnsi="Times New Roman" w:cs="Times New Roman"/>
          <w:sz w:val="24"/>
          <w:szCs w:val="24"/>
          <w:vertAlign w:val="subscript"/>
          <w:lang w:val="en-GB"/>
        </w:rPr>
        <w:t>4</w:t>
      </w:r>
      <w:r w:rsidRPr="00C05382">
        <w:rPr>
          <w:rFonts w:ascii="Times New Roman" w:eastAsia="Times New Roman" w:hAnsi="Times New Roman" w:cs="Times New Roman"/>
          <w:sz w:val="24"/>
          <w:szCs w:val="24"/>
          <w:lang w:val="en-GB"/>
        </w:rPr>
        <w:t xml:space="preserve"> ebullition rate forecasts are available on Git</w:t>
      </w:r>
      <w:r>
        <w:rPr>
          <w:rFonts w:ascii="Times New Roman" w:eastAsia="Times New Roman" w:hAnsi="Times New Roman" w:cs="Times New Roman"/>
          <w:sz w:val="24"/>
          <w:szCs w:val="24"/>
          <w:lang w:val="en-GB"/>
        </w:rPr>
        <w:t>H</w:t>
      </w:r>
      <w:r w:rsidRPr="00C05382">
        <w:rPr>
          <w:rFonts w:ascii="Times New Roman" w:eastAsia="Times New Roman" w:hAnsi="Times New Roman" w:cs="Times New Roman"/>
          <w:sz w:val="24"/>
          <w:szCs w:val="24"/>
          <w:lang w:val="en-GB"/>
        </w:rPr>
        <w:t>ub</w:t>
      </w:r>
      <w:r>
        <w:rPr>
          <w:rFonts w:ascii="Times New Roman" w:eastAsia="Times New Roman" w:hAnsi="Times New Roman" w:cs="Times New Roman"/>
          <w:sz w:val="24"/>
          <w:szCs w:val="24"/>
          <w:lang w:val="en-GB"/>
        </w:rPr>
        <w:t xml:space="preserve"> (McClure et al. 2020)</w:t>
      </w:r>
      <w:r w:rsidRPr="00C05382">
        <w:rPr>
          <w:rFonts w:ascii="Times New Roman" w:eastAsia="Times New Roman" w:hAnsi="Times New Roman" w:cs="Times New Roman"/>
          <w:sz w:val="24"/>
          <w:szCs w:val="24"/>
          <w:lang w:val="en-GB"/>
        </w:rPr>
        <w:t xml:space="preserve">: </w:t>
      </w:r>
      <w:hyperlink r:id="rId14" w:history="1">
        <w:r w:rsidRPr="00C05382">
          <w:rPr>
            <w:rStyle w:val="Hyperlink"/>
            <w:rFonts w:ascii="Times New Roman" w:eastAsia="Times New Roman" w:hAnsi="Times New Roman" w:cs="Times New Roman"/>
            <w:sz w:val="24"/>
            <w:szCs w:val="24"/>
            <w:lang w:val="en-GB"/>
          </w:rPr>
          <w:t>https://github.com/ryanmclake/CH4cast</w:t>
        </w:r>
      </w:hyperlink>
      <w:r w:rsidRPr="00C05382">
        <w:rPr>
          <w:rFonts w:ascii="Times New Roman" w:eastAsia="Times New Roman" w:hAnsi="Times New Roman" w:cs="Times New Roman"/>
          <w:sz w:val="24"/>
          <w:szCs w:val="24"/>
          <w:lang w:val="en-GB"/>
        </w:rPr>
        <w:t>.</w:t>
      </w:r>
    </w:p>
    <w:p w14:paraId="0E49A91F" w14:textId="77777777" w:rsidR="00D512D8" w:rsidRDefault="00D512D8" w:rsidP="00D512D8">
      <w:pPr>
        <w:spacing w:after="0" w:line="480" w:lineRule="auto"/>
        <w:rPr>
          <w:rFonts w:ascii="Times New Roman" w:eastAsia="Times New Roman" w:hAnsi="Times New Roman" w:cs="Times New Roman"/>
          <w:i/>
          <w:iCs/>
          <w:sz w:val="24"/>
          <w:szCs w:val="24"/>
          <w:lang w:val="en-GB"/>
        </w:rPr>
      </w:pPr>
      <w:r w:rsidRPr="00C05382">
        <w:rPr>
          <w:rFonts w:ascii="Times New Roman" w:eastAsia="Times New Roman" w:hAnsi="Times New Roman" w:cs="Times New Roman"/>
          <w:i/>
          <w:iCs/>
          <w:sz w:val="24"/>
          <w:szCs w:val="24"/>
          <w:lang w:val="en-GB"/>
        </w:rPr>
        <w:lastRenderedPageBreak/>
        <w:t>Author Contributions</w:t>
      </w:r>
    </w:p>
    <w:p w14:paraId="3AE9C109" w14:textId="77777777" w:rsidR="00D512D8" w:rsidRDefault="00D512D8" w:rsidP="00D512D8">
      <w:pPr>
        <w:spacing w:after="0" w:line="480" w:lineRule="auto"/>
        <w:ind w:firstLine="720"/>
        <w:rPr>
          <w:ins w:id="1090" w:author="Cayelan C. Carey" w:date="2020-11-06T15:48:00Z"/>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RPM and CCC developed the original research idea.</w:t>
      </w:r>
      <w:r w:rsidRPr="00C05382">
        <w:rPr>
          <w:rFonts w:ascii="Times New Roman" w:eastAsia="Times New Roman" w:hAnsi="Times New Roman" w:cs="Times New Roman"/>
          <w:i/>
          <w:iCs/>
          <w:sz w:val="24"/>
          <w:szCs w:val="24"/>
          <w:lang w:val="en-GB"/>
        </w:rPr>
        <w:t xml:space="preserve"> </w:t>
      </w:r>
      <w:r w:rsidRPr="00C05382">
        <w:rPr>
          <w:rFonts w:ascii="Times New Roman" w:eastAsia="Times New Roman" w:hAnsi="Times New Roman" w:cs="Times New Roman"/>
          <w:sz w:val="24"/>
          <w:szCs w:val="24"/>
          <w:lang w:val="en-GB"/>
        </w:rPr>
        <w:t>RPM developed the forecasting system framework with substantial input on structure and code development from RQT. WMW and MEL contributed to code development, field data collection, and model testing. RPM wrote the manuscript with CCC and RQT. All authors provided feedback and approved the final version. The authors declare no conflicts of interest.</w:t>
      </w:r>
    </w:p>
    <w:p w14:paraId="349F47A5" w14:textId="77777777" w:rsidR="0093390D" w:rsidRPr="00C05382" w:rsidRDefault="0093390D" w:rsidP="00D512D8">
      <w:pPr>
        <w:spacing w:after="0" w:line="480" w:lineRule="auto"/>
        <w:ind w:firstLine="720"/>
        <w:rPr>
          <w:rFonts w:ascii="Times New Roman" w:eastAsia="Times New Roman" w:hAnsi="Times New Roman" w:cs="Times New Roman"/>
          <w:sz w:val="24"/>
          <w:szCs w:val="24"/>
          <w:lang w:val="en-GB"/>
        </w:rPr>
      </w:pPr>
    </w:p>
    <w:p w14:paraId="5D8C4275"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i/>
          <w:iCs/>
          <w:sz w:val="24"/>
          <w:szCs w:val="24"/>
          <w:lang w:val="en-GB"/>
        </w:rPr>
        <w:t>Funding and Support</w:t>
      </w:r>
    </w:p>
    <w:p w14:paraId="68DE6136"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This work was supported by the U.S. National Science Foundation (CNS-1737424, DEB-1753639, DBI-1933016, DEB-1926050); the Virginia Tech Global Change </w:t>
      </w:r>
      <w:proofErr w:type="spellStart"/>
      <w:r w:rsidRPr="00C05382">
        <w:rPr>
          <w:rFonts w:ascii="Times New Roman" w:eastAsia="Times New Roman" w:hAnsi="Times New Roman" w:cs="Times New Roman"/>
          <w:sz w:val="24"/>
          <w:szCs w:val="24"/>
          <w:lang w:val="en-GB"/>
        </w:rPr>
        <w:t>Center</w:t>
      </w:r>
      <w:proofErr w:type="spellEnd"/>
      <w:r w:rsidRPr="00C05382">
        <w:rPr>
          <w:rFonts w:ascii="Times New Roman" w:eastAsia="Times New Roman" w:hAnsi="Times New Roman" w:cs="Times New Roman"/>
          <w:sz w:val="24"/>
          <w:szCs w:val="24"/>
          <w:lang w:val="en-GB"/>
        </w:rPr>
        <w:t xml:space="preserve">; and the </w:t>
      </w:r>
      <w:proofErr w:type="spellStart"/>
      <w:r w:rsidRPr="00C05382">
        <w:rPr>
          <w:rFonts w:ascii="Times New Roman" w:eastAsia="Times New Roman" w:hAnsi="Times New Roman" w:cs="Times New Roman"/>
          <w:sz w:val="24"/>
          <w:szCs w:val="24"/>
          <w:lang w:val="en-GB"/>
        </w:rPr>
        <w:t>Fralin</w:t>
      </w:r>
      <w:proofErr w:type="spellEnd"/>
      <w:r w:rsidRPr="00C05382">
        <w:rPr>
          <w:rFonts w:ascii="Times New Roman" w:eastAsia="Times New Roman" w:hAnsi="Times New Roman" w:cs="Times New Roman"/>
          <w:sz w:val="24"/>
          <w:szCs w:val="24"/>
          <w:lang w:val="en-GB"/>
        </w:rPr>
        <w:t xml:space="preserve"> Life Sciences Institute. We thank the Smart Reservoir and FCR Carbon teams for their helpful feedback during this project and the Western Virginia Water Authority for their long-term support and access to the reservoir. We thank Ashley Mickens for her critical help with data collection and GC-FID analyses. Additionally, we thank Bethany </w:t>
      </w:r>
      <w:proofErr w:type="spellStart"/>
      <w:r w:rsidRPr="00C05382">
        <w:rPr>
          <w:rFonts w:ascii="Times New Roman" w:eastAsia="Times New Roman" w:hAnsi="Times New Roman" w:cs="Times New Roman"/>
          <w:sz w:val="24"/>
          <w:szCs w:val="24"/>
          <w:lang w:val="en-GB"/>
        </w:rPr>
        <w:t>Bookout</w:t>
      </w:r>
      <w:proofErr w:type="spellEnd"/>
      <w:r w:rsidRPr="00C05382">
        <w:rPr>
          <w:rFonts w:ascii="Times New Roman" w:eastAsia="Times New Roman" w:hAnsi="Times New Roman" w:cs="Times New Roman"/>
          <w:sz w:val="24"/>
          <w:szCs w:val="24"/>
          <w:lang w:val="en-GB"/>
        </w:rPr>
        <w:t xml:space="preserve">, Alexandria </w:t>
      </w:r>
      <w:proofErr w:type="spellStart"/>
      <w:r w:rsidRPr="00C05382">
        <w:rPr>
          <w:rFonts w:ascii="Times New Roman" w:eastAsia="Times New Roman" w:hAnsi="Times New Roman" w:cs="Times New Roman"/>
          <w:sz w:val="24"/>
          <w:szCs w:val="24"/>
          <w:lang w:val="en-GB"/>
        </w:rPr>
        <w:t>Hounshell</w:t>
      </w:r>
      <w:proofErr w:type="spellEnd"/>
      <w:r w:rsidRPr="00C05382">
        <w:rPr>
          <w:rFonts w:ascii="Times New Roman" w:eastAsia="Times New Roman" w:hAnsi="Times New Roman" w:cs="Times New Roman"/>
          <w:sz w:val="24"/>
          <w:szCs w:val="24"/>
          <w:lang w:val="en-GB"/>
        </w:rPr>
        <w:t xml:space="preserve">, Abby Lewis, Heather Wander, Rachael Corrigan, James Maze, Dexter Howard, Jacob Wynne, and Nick Hammond for their help with field data collection and Vahid </w:t>
      </w:r>
      <w:proofErr w:type="spellStart"/>
      <w:r w:rsidRPr="00C05382">
        <w:rPr>
          <w:rFonts w:ascii="Times New Roman" w:eastAsia="Times New Roman" w:hAnsi="Times New Roman" w:cs="Times New Roman"/>
          <w:sz w:val="24"/>
          <w:szCs w:val="24"/>
          <w:lang w:val="en-GB"/>
        </w:rPr>
        <w:t>Daneshmand</w:t>
      </w:r>
      <w:proofErr w:type="spellEnd"/>
      <w:r w:rsidRPr="00C05382">
        <w:rPr>
          <w:rFonts w:ascii="Times New Roman" w:eastAsia="Times New Roman" w:hAnsi="Times New Roman" w:cs="Times New Roman"/>
          <w:sz w:val="24"/>
          <w:szCs w:val="24"/>
          <w:lang w:val="en-GB"/>
        </w:rPr>
        <w:t xml:space="preserve"> and Renato </w:t>
      </w:r>
      <w:proofErr w:type="spellStart"/>
      <w:r w:rsidRPr="00C05382">
        <w:rPr>
          <w:rFonts w:ascii="Times New Roman" w:eastAsia="Times New Roman" w:hAnsi="Times New Roman" w:cs="Times New Roman"/>
          <w:sz w:val="24"/>
          <w:szCs w:val="24"/>
          <w:lang w:val="en-GB"/>
        </w:rPr>
        <w:t>Figueiredo</w:t>
      </w:r>
      <w:proofErr w:type="spellEnd"/>
      <w:r w:rsidRPr="00C05382">
        <w:rPr>
          <w:rFonts w:ascii="Times New Roman" w:eastAsia="Times New Roman" w:hAnsi="Times New Roman" w:cs="Times New Roman"/>
          <w:sz w:val="24"/>
          <w:szCs w:val="24"/>
          <w:lang w:val="en-GB"/>
        </w:rPr>
        <w:t xml:space="preserve"> for their development and maintenance of the FLARE forecast system. We also thank Paul Hanson, Erin Hotchkiss, Madeline Schreiber, and GLEON colleagues for their feedback on manuscript development. Finally, as always, we thank Bobbie </w:t>
      </w:r>
      <w:proofErr w:type="spellStart"/>
      <w:r w:rsidRPr="00C05382">
        <w:rPr>
          <w:rFonts w:ascii="Times New Roman" w:eastAsia="Times New Roman" w:hAnsi="Times New Roman" w:cs="Times New Roman"/>
          <w:sz w:val="24"/>
          <w:szCs w:val="24"/>
          <w:lang w:val="en-GB"/>
        </w:rPr>
        <w:t>Niederlehner</w:t>
      </w:r>
      <w:proofErr w:type="spellEnd"/>
      <w:r w:rsidRPr="00C05382">
        <w:rPr>
          <w:rFonts w:ascii="Times New Roman" w:eastAsia="Times New Roman" w:hAnsi="Times New Roman" w:cs="Times New Roman"/>
          <w:sz w:val="24"/>
          <w:szCs w:val="24"/>
          <w:lang w:val="en-GB"/>
        </w:rPr>
        <w:t xml:space="preserve"> for helping with the GC-FID and laboratory analysis methods development. </w:t>
      </w:r>
    </w:p>
    <w:p w14:paraId="3644453C" w14:textId="77777777" w:rsidR="00D512D8" w:rsidRPr="00C05382" w:rsidRDefault="00D512D8" w:rsidP="00D512D8">
      <w:pPr>
        <w:spacing w:after="0" w:line="480" w:lineRule="auto"/>
        <w:rPr>
          <w:rFonts w:ascii="Times New Roman" w:eastAsia="Times New Roman" w:hAnsi="Times New Roman" w:cs="Times New Roman"/>
          <w:sz w:val="24"/>
          <w:szCs w:val="24"/>
          <w:lang w:val="en-GB"/>
        </w:rPr>
      </w:pPr>
    </w:p>
    <w:p w14:paraId="7420E8DC" w14:textId="77777777" w:rsidR="00D512D8" w:rsidRDefault="00D512D8" w:rsidP="00D512D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D922680" w14:textId="77777777" w:rsidR="00D512D8" w:rsidRDefault="00D512D8" w:rsidP="00D512D8">
      <w:pPr>
        <w:spacing w:after="0" w:line="480" w:lineRule="auto"/>
        <w:rPr>
          <w:rFonts w:ascii="Times New Roman" w:eastAsia="Times New Roman" w:hAnsi="Times New Roman" w:cs="Times New Roman"/>
          <w:b/>
          <w:bCs/>
          <w:sz w:val="24"/>
          <w:szCs w:val="24"/>
        </w:rPr>
      </w:pPr>
      <w:r w:rsidRPr="00C05382">
        <w:rPr>
          <w:rFonts w:ascii="Times New Roman" w:eastAsia="Times New Roman" w:hAnsi="Times New Roman" w:cs="Times New Roman"/>
          <w:b/>
          <w:bCs/>
          <w:sz w:val="24"/>
          <w:szCs w:val="24"/>
        </w:rPr>
        <w:lastRenderedPageBreak/>
        <w:t>References</w:t>
      </w:r>
    </w:p>
    <w:p w14:paraId="5ADBC99A" w14:textId="77777777" w:rsidR="00D512D8" w:rsidRDefault="00D512D8" w:rsidP="00D512D8">
      <w:pPr>
        <w:spacing w:after="0" w:line="480" w:lineRule="auto"/>
        <w:rPr>
          <w:rFonts w:ascii="Times New Roman" w:eastAsia="Times New Roman" w:hAnsi="Times New Roman" w:cs="Times New Roman"/>
          <w:sz w:val="24"/>
          <w:szCs w:val="24"/>
        </w:rPr>
      </w:pPr>
      <w:r w:rsidRPr="00E635EF">
        <w:rPr>
          <w:rFonts w:ascii="Times New Roman" w:eastAsia="Times New Roman" w:hAnsi="Times New Roman" w:cs="Times New Roman"/>
          <w:sz w:val="24"/>
          <w:szCs w:val="24"/>
        </w:rPr>
        <w:t xml:space="preserve">Abbasi, T., </w:t>
      </w:r>
      <w:proofErr w:type="spellStart"/>
      <w:r w:rsidRPr="00E635EF">
        <w:rPr>
          <w:rFonts w:ascii="Times New Roman" w:eastAsia="Times New Roman" w:hAnsi="Times New Roman" w:cs="Times New Roman"/>
          <w:sz w:val="24"/>
          <w:szCs w:val="24"/>
        </w:rPr>
        <w:t>Luithui</w:t>
      </w:r>
      <w:proofErr w:type="spellEnd"/>
      <w:r w:rsidRPr="00E635EF">
        <w:rPr>
          <w:rFonts w:ascii="Times New Roman" w:eastAsia="Times New Roman" w:hAnsi="Times New Roman" w:cs="Times New Roman"/>
          <w:sz w:val="24"/>
          <w:szCs w:val="24"/>
        </w:rPr>
        <w:t xml:space="preserve">, C., &amp; Abbasi, S. A. (2020). A Model to Forecast Methane Emissions from </w:t>
      </w:r>
    </w:p>
    <w:p w14:paraId="3CD1EF43" w14:textId="77777777" w:rsidR="00D512D8" w:rsidRDefault="00D512D8" w:rsidP="00D512D8">
      <w:pPr>
        <w:spacing w:after="0" w:line="480" w:lineRule="auto"/>
        <w:ind w:left="720"/>
        <w:rPr>
          <w:rFonts w:ascii="Times New Roman" w:eastAsia="Times New Roman" w:hAnsi="Times New Roman" w:cs="Times New Roman"/>
          <w:sz w:val="24"/>
          <w:szCs w:val="24"/>
        </w:rPr>
      </w:pPr>
      <w:proofErr w:type="spellStart"/>
      <w:r w:rsidRPr="00E635EF">
        <w:rPr>
          <w:rFonts w:ascii="Times New Roman" w:eastAsia="Times New Roman" w:hAnsi="Times New Roman" w:cs="Times New Roman"/>
          <w:sz w:val="24"/>
          <w:szCs w:val="24"/>
        </w:rPr>
        <w:t>Topical</w:t>
      </w:r>
      <w:proofErr w:type="spellEnd"/>
      <w:r w:rsidRPr="00E635EF">
        <w:rPr>
          <w:rFonts w:ascii="Times New Roman" w:eastAsia="Times New Roman" w:hAnsi="Times New Roman" w:cs="Times New Roman"/>
          <w:sz w:val="24"/>
          <w:szCs w:val="24"/>
        </w:rPr>
        <w:t xml:space="preserve"> and Subtropical Reservoirs on the Basis of Artificial Neural Networks. Water, 12(1), 145.</w:t>
      </w:r>
    </w:p>
    <w:p w14:paraId="5CD4C0C5"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Baracchini</w:t>
      </w:r>
      <w:proofErr w:type="spellEnd"/>
      <w:r w:rsidRPr="00C05382">
        <w:rPr>
          <w:rFonts w:ascii="Times New Roman" w:eastAsia="Times New Roman" w:hAnsi="Times New Roman" w:cs="Times New Roman"/>
          <w:sz w:val="24"/>
          <w:szCs w:val="24"/>
          <w:lang w:val="en-GB"/>
        </w:rPr>
        <w:t xml:space="preserve">, T., </w:t>
      </w:r>
      <w:proofErr w:type="spellStart"/>
      <w:r w:rsidRPr="00C05382">
        <w:rPr>
          <w:rFonts w:ascii="Times New Roman" w:eastAsia="Times New Roman" w:hAnsi="Times New Roman" w:cs="Times New Roman"/>
          <w:sz w:val="24"/>
          <w:szCs w:val="24"/>
          <w:lang w:val="en-GB"/>
        </w:rPr>
        <w:t>Wüest</w:t>
      </w:r>
      <w:proofErr w:type="spellEnd"/>
      <w:r w:rsidRPr="00C05382">
        <w:rPr>
          <w:rFonts w:ascii="Times New Roman" w:eastAsia="Times New Roman" w:hAnsi="Times New Roman" w:cs="Times New Roman"/>
          <w:sz w:val="24"/>
          <w:szCs w:val="24"/>
          <w:lang w:val="en-GB"/>
        </w:rPr>
        <w:t xml:space="preserve">, A., &amp; Bouffard, D. </w:t>
      </w:r>
      <w:proofErr w:type="spellStart"/>
      <w:r w:rsidRPr="00C05382">
        <w:rPr>
          <w:rFonts w:ascii="Times New Roman" w:eastAsia="Times New Roman" w:hAnsi="Times New Roman" w:cs="Times New Roman"/>
          <w:sz w:val="24"/>
          <w:szCs w:val="24"/>
          <w:lang w:val="en-GB"/>
        </w:rPr>
        <w:t>Meteolakes</w:t>
      </w:r>
      <w:proofErr w:type="spellEnd"/>
      <w:r w:rsidRPr="00C05382">
        <w:rPr>
          <w:rFonts w:ascii="Times New Roman" w:eastAsia="Times New Roman" w:hAnsi="Times New Roman" w:cs="Times New Roman"/>
          <w:sz w:val="24"/>
          <w:szCs w:val="24"/>
          <w:lang w:val="en-GB"/>
        </w:rPr>
        <w:t xml:space="preserve">: An operational online three-dimensional </w:t>
      </w:r>
    </w:p>
    <w:p w14:paraId="68F420D4"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forecasting platform for lake hydrodynamics.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2020</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Water Research, 172, 115529</w:t>
      </w:r>
      <w:r>
        <w:rPr>
          <w:rFonts w:ascii="Times New Roman" w:eastAsia="Times New Roman" w:hAnsi="Times New Roman" w:cs="Times New Roman"/>
          <w:sz w:val="24"/>
          <w:szCs w:val="24"/>
          <w:lang w:val="en-GB"/>
        </w:rPr>
        <w:t>.</w:t>
      </w:r>
    </w:p>
    <w:p w14:paraId="789C47FE"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Beaulieu, J. J., McManus, M. G., &amp; </w:t>
      </w:r>
      <w:proofErr w:type="spellStart"/>
      <w:r w:rsidRPr="00C05382">
        <w:rPr>
          <w:rFonts w:ascii="Times New Roman" w:eastAsia="Times New Roman" w:hAnsi="Times New Roman" w:cs="Times New Roman"/>
          <w:sz w:val="24"/>
          <w:szCs w:val="24"/>
          <w:lang w:val="en-GB"/>
        </w:rPr>
        <w:t>Nietch</w:t>
      </w:r>
      <w:proofErr w:type="spellEnd"/>
      <w:r w:rsidRPr="00C05382">
        <w:rPr>
          <w:rFonts w:ascii="Times New Roman" w:eastAsia="Times New Roman" w:hAnsi="Times New Roman" w:cs="Times New Roman"/>
          <w:sz w:val="24"/>
          <w:szCs w:val="24"/>
          <w:lang w:val="en-GB"/>
        </w:rPr>
        <w:t xml:space="preserve">, C. T. </w:t>
      </w:r>
      <w:r>
        <w:rPr>
          <w:rFonts w:ascii="Times New Roman" w:eastAsia="Times New Roman" w:hAnsi="Times New Roman" w:cs="Times New Roman"/>
          <w:sz w:val="24"/>
          <w:szCs w:val="24"/>
          <w:lang w:val="en-GB"/>
        </w:rPr>
        <w:t xml:space="preserve">(2016). </w:t>
      </w:r>
      <w:r w:rsidRPr="00C05382">
        <w:rPr>
          <w:rFonts w:ascii="Times New Roman" w:eastAsia="Times New Roman" w:hAnsi="Times New Roman" w:cs="Times New Roman"/>
          <w:sz w:val="24"/>
          <w:szCs w:val="24"/>
          <w:lang w:val="en-GB"/>
        </w:rPr>
        <w:t xml:space="preserve">Estimates of reservoir methane </w:t>
      </w:r>
    </w:p>
    <w:p w14:paraId="1E82D974"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emissions based on a spatially balanced probabilistic‐survey. Limnology and Oceanography, 61, 27-40</w:t>
      </w:r>
      <w:r>
        <w:rPr>
          <w:rFonts w:ascii="Times New Roman" w:eastAsia="Times New Roman" w:hAnsi="Times New Roman" w:cs="Times New Roman"/>
          <w:sz w:val="24"/>
          <w:szCs w:val="24"/>
          <w:lang w:val="en-GB"/>
        </w:rPr>
        <w:t>.</w:t>
      </w:r>
    </w:p>
    <w:p w14:paraId="1CDD0C7D" w14:textId="77777777" w:rsidR="00D512D8" w:rsidRDefault="00D512D8" w:rsidP="00D512D8">
      <w:pPr>
        <w:spacing w:after="0" w:line="480" w:lineRule="auto"/>
        <w:rPr>
          <w:rFonts w:ascii="Times New Roman" w:eastAsia="Times New Roman" w:hAnsi="Times New Roman" w:cs="Times New Roman"/>
          <w:sz w:val="24"/>
          <w:szCs w:val="24"/>
          <w:lang w:val="en-GB"/>
        </w:rPr>
      </w:pPr>
      <w:r w:rsidRPr="00147A6A">
        <w:rPr>
          <w:rFonts w:ascii="Times New Roman" w:eastAsia="Times New Roman" w:hAnsi="Times New Roman" w:cs="Times New Roman"/>
          <w:sz w:val="24"/>
          <w:szCs w:val="24"/>
          <w:lang w:val="en-GB"/>
        </w:rPr>
        <w:t xml:space="preserve">Beaulieu, J. J., </w:t>
      </w:r>
      <w:proofErr w:type="spellStart"/>
      <w:r w:rsidRPr="00147A6A">
        <w:rPr>
          <w:rFonts w:ascii="Times New Roman" w:eastAsia="Times New Roman" w:hAnsi="Times New Roman" w:cs="Times New Roman"/>
          <w:sz w:val="24"/>
          <w:szCs w:val="24"/>
          <w:lang w:val="en-GB"/>
        </w:rPr>
        <w:t>Balz</w:t>
      </w:r>
      <w:proofErr w:type="spellEnd"/>
      <w:r w:rsidRPr="00147A6A">
        <w:rPr>
          <w:rFonts w:ascii="Times New Roman" w:eastAsia="Times New Roman" w:hAnsi="Times New Roman" w:cs="Times New Roman"/>
          <w:sz w:val="24"/>
          <w:szCs w:val="24"/>
          <w:lang w:val="en-GB"/>
        </w:rPr>
        <w:t xml:space="preserve">, D. A., Birchfield, M. K., Harrison, J. A., </w:t>
      </w:r>
      <w:proofErr w:type="spellStart"/>
      <w:r w:rsidRPr="00147A6A">
        <w:rPr>
          <w:rFonts w:ascii="Times New Roman" w:eastAsia="Times New Roman" w:hAnsi="Times New Roman" w:cs="Times New Roman"/>
          <w:sz w:val="24"/>
          <w:szCs w:val="24"/>
          <w:lang w:val="en-GB"/>
        </w:rPr>
        <w:t>Nietch</w:t>
      </w:r>
      <w:proofErr w:type="spellEnd"/>
      <w:r w:rsidRPr="00147A6A">
        <w:rPr>
          <w:rFonts w:ascii="Times New Roman" w:eastAsia="Times New Roman" w:hAnsi="Times New Roman" w:cs="Times New Roman"/>
          <w:sz w:val="24"/>
          <w:szCs w:val="24"/>
          <w:lang w:val="en-GB"/>
        </w:rPr>
        <w:t xml:space="preserve">, C. T., Platz, M. C., </w:t>
      </w:r>
      <w:r>
        <w:rPr>
          <w:rFonts w:ascii="Times New Roman" w:eastAsia="Times New Roman" w:hAnsi="Times New Roman" w:cs="Times New Roman"/>
          <w:sz w:val="24"/>
          <w:szCs w:val="24"/>
          <w:lang w:val="en-GB"/>
        </w:rPr>
        <w:t>et al</w:t>
      </w:r>
      <w:r w:rsidRPr="00147A6A">
        <w:rPr>
          <w:rFonts w:ascii="Times New Roman" w:eastAsia="Times New Roman" w:hAnsi="Times New Roman" w:cs="Times New Roman"/>
          <w:sz w:val="24"/>
          <w:szCs w:val="24"/>
          <w:lang w:val="en-GB"/>
        </w:rPr>
        <w:t xml:space="preserve">. </w:t>
      </w:r>
    </w:p>
    <w:p w14:paraId="6734C69D"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147A6A">
        <w:rPr>
          <w:rFonts w:ascii="Times New Roman" w:eastAsia="Times New Roman" w:hAnsi="Times New Roman" w:cs="Times New Roman"/>
          <w:sz w:val="24"/>
          <w:szCs w:val="24"/>
          <w:lang w:val="en-GB"/>
        </w:rPr>
        <w:t>(2018). Effects of an experimental water-level drawdown on methane emissions from a eutrophic reservoir. Ecosystems, 21(4), 657-674.</w:t>
      </w:r>
    </w:p>
    <w:p w14:paraId="6EB45F81"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Bezerra</w:t>
      </w:r>
      <w:proofErr w:type="spellEnd"/>
      <w:r w:rsidRPr="00C05382">
        <w:rPr>
          <w:rFonts w:ascii="Times New Roman" w:eastAsia="Times New Roman" w:hAnsi="Times New Roman" w:cs="Times New Roman"/>
          <w:sz w:val="24"/>
          <w:szCs w:val="24"/>
          <w:lang w:val="en-GB"/>
        </w:rPr>
        <w:t xml:space="preserve">, M. P., McGinnis, D. F., </w:t>
      </w:r>
      <w:proofErr w:type="spellStart"/>
      <w:r w:rsidRPr="00C05382">
        <w:rPr>
          <w:rFonts w:ascii="Times New Roman" w:eastAsia="Times New Roman" w:hAnsi="Times New Roman" w:cs="Times New Roman"/>
          <w:sz w:val="24"/>
          <w:szCs w:val="24"/>
          <w:lang w:val="en-GB"/>
        </w:rPr>
        <w:t>Bezerra</w:t>
      </w:r>
      <w:proofErr w:type="spellEnd"/>
      <w:r w:rsidRPr="00C05382">
        <w:rPr>
          <w:rFonts w:ascii="Times New Roman" w:eastAsia="Times New Roman" w:hAnsi="Times New Roman" w:cs="Times New Roman"/>
          <w:sz w:val="24"/>
          <w:szCs w:val="24"/>
          <w:lang w:val="en-GB"/>
        </w:rPr>
        <w:t xml:space="preserve">-Neto, J. F., &amp; Barbosa, F. A. R. Is it stochastic? </w:t>
      </w:r>
    </w:p>
    <w:p w14:paraId="18C0DC57"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Chaoborus</w:t>
      </w:r>
      <w:proofErr w:type="spellEnd"/>
      <w:r w:rsidRPr="00C05382">
        <w:rPr>
          <w:rFonts w:ascii="Times New Roman" w:eastAsia="Times New Roman" w:hAnsi="Times New Roman" w:cs="Times New Roman"/>
          <w:sz w:val="24"/>
          <w:szCs w:val="24"/>
          <w:lang w:val="en-GB"/>
        </w:rPr>
        <w:t xml:space="preserve"> larvae bioturbation likely affect the timing of daily methane (CH</w:t>
      </w:r>
      <w:r w:rsidRPr="00C05382">
        <w:rPr>
          <w:rFonts w:ascii="Times New Roman" w:eastAsia="Times New Roman" w:hAnsi="Times New Roman" w:cs="Times New Roman"/>
          <w:sz w:val="24"/>
          <w:szCs w:val="24"/>
          <w:vertAlign w:val="subscript"/>
          <w:lang w:val="en-GB"/>
        </w:rPr>
        <w:t>4</w:t>
      </w:r>
      <w:r w:rsidRPr="00C05382">
        <w:rPr>
          <w:rFonts w:ascii="Times New Roman" w:eastAsia="Times New Roman" w:hAnsi="Times New Roman" w:cs="Times New Roman"/>
          <w:sz w:val="24"/>
          <w:szCs w:val="24"/>
          <w:lang w:val="en-GB"/>
        </w:rPr>
        <w:t>) ebullitive flux in a tropical reservoir.</w:t>
      </w:r>
      <w:r>
        <w:rPr>
          <w:rFonts w:ascii="Times New Roman" w:eastAsia="Times New Roman" w:hAnsi="Times New Roman" w:cs="Times New Roman"/>
          <w:sz w:val="24"/>
          <w:szCs w:val="24"/>
          <w:lang w:val="en-GB"/>
        </w:rPr>
        <w:t xml:space="preserve"> (2020).</w:t>
      </w:r>
      <w:r w:rsidRPr="00C05382">
        <w:rPr>
          <w:rFonts w:ascii="Times New Roman" w:eastAsia="Times New Roman" w:hAnsi="Times New Roman" w:cs="Times New Roman"/>
          <w:sz w:val="24"/>
          <w:szCs w:val="24"/>
          <w:lang w:val="en-GB"/>
        </w:rPr>
        <w:t xml:space="preserve"> </w:t>
      </w:r>
      <w:proofErr w:type="spellStart"/>
      <w:r w:rsidRPr="00C05382">
        <w:rPr>
          <w:rFonts w:ascii="Times New Roman" w:eastAsia="Times New Roman" w:hAnsi="Times New Roman" w:cs="Times New Roman"/>
          <w:sz w:val="24"/>
          <w:szCs w:val="24"/>
          <w:lang w:val="en-GB"/>
        </w:rPr>
        <w:t>Hydrobiologia</w:t>
      </w:r>
      <w:proofErr w:type="spellEnd"/>
      <w:r w:rsidRPr="00C05382">
        <w:rPr>
          <w:rFonts w:ascii="Times New Roman" w:eastAsia="Times New Roman" w:hAnsi="Times New Roman" w:cs="Times New Roman"/>
          <w:sz w:val="24"/>
          <w:szCs w:val="24"/>
          <w:lang w:val="en-GB"/>
        </w:rPr>
        <w:t>, 1-18</w:t>
      </w:r>
      <w:r>
        <w:rPr>
          <w:rFonts w:ascii="Times New Roman" w:eastAsia="Times New Roman" w:hAnsi="Times New Roman" w:cs="Times New Roman"/>
          <w:sz w:val="24"/>
          <w:szCs w:val="24"/>
          <w:lang w:val="en-GB"/>
        </w:rPr>
        <w:t>.</w:t>
      </w:r>
    </w:p>
    <w:p w14:paraId="39D1AE7A"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Butman</w:t>
      </w:r>
      <w:proofErr w:type="spellEnd"/>
      <w:r w:rsidRPr="00C05382">
        <w:rPr>
          <w:rFonts w:ascii="Times New Roman" w:eastAsia="Times New Roman" w:hAnsi="Times New Roman" w:cs="Times New Roman"/>
          <w:sz w:val="24"/>
          <w:szCs w:val="24"/>
          <w:lang w:val="en-GB"/>
        </w:rPr>
        <w:t xml:space="preserve">, D. E., </w:t>
      </w:r>
      <w:proofErr w:type="spellStart"/>
      <w:r w:rsidRPr="00C05382">
        <w:rPr>
          <w:rFonts w:ascii="Times New Roman" w:eastAsia="Times New Roman" w:hAnsi="Times New Roman" w:cs="Times New Roman"/>
          <w:sz w:val="24"/>
          <w:szCs w:val="24"/>
          <w:lang w:val="en-GB"/>
        </w:rPr>
        <w:t>Streigel</w:t>
      </w:r>
      <w:proofErr w:type="spellEnd"/>
      <w:r w:rsidRPr="00C05382">
        <w:rPr>
          <w:rFonts w:ascii="Times New Roman" w:eastAsia="Times New Roman" w:hAnsi="Times New Roman" w:cs="Times New Roman"/>
          <w:sz w:val="24"/>
          <w:szCs w:val="24"/>
          <w:lang w:val="en-GB"/>
        </w:rPr>
        <w:t xml:space="preserve">, R. G., </w:t>
      </w:r>
      <w:proofErr w:type="spellStart"/>
      <w:r w:rsidRPr="00C05382">
        <w:rPr>
          <w:rFonts w:ascii="Times New Roman" w:eastAsia="Times New Roman" w:hAnsi="Times New Roman" w:cs="Times New Roman"/>
          <w:sz w:val="24"/>
          <w:szCs w:val="24"/>
          <w:lang w:val="en-GB"/>
        </w:rPr>
        <w:t>Stackpoole</w:t>
      </w:r>
      <w:proofErr w:type="spellEnd"/>
      <w:r w:rsidRPr="00C05382">
        <w:rPr>
          <w:rFonts w:ascii="Times New Roman" w:eastAsia="Times New Roman" w:hAnsi="Times New Roman" w:cs="Times New Roman"/>
          <w:sz w:val="24"/>
          <w:szCs w:val="24"/>
          <w:lang w:val="en-GB"/>
        </w:rPr>
        <w:t xml:space="preserve">, S. M., Del Giorgio, P., Prairie, Y., Pilcher, D., </w:t>
      </w:r>
    </w:p>
    <w:p w14:paraId="3C1F52FD"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Raymond, P., Paz Pellet, F., </w:t>
      </w:r>
      <w:proofErr w:type="spellStart"/>
      <w:r w:rsidRPr="00C05382">
        <w:rPr>
          <w:rFonts w:ascii="Times New Roman" w:eastAsia="Times New Roman" w:hAnsi="Times New Roman" w:cs="Times New Roman"/>
          <w:sz w:val="24"/>
          <w:szCs w:val="24"/>
          <w:lang w:val="en-GB"/>
        </w:rPr>
        <w:t>Alcocer</w:t>
      </w:r>
      <w:proofErr w:type="spellEnd"/>
      <w:r w:rsidRPr="00C05382">
        <w:rPr>
          <w:rFonts w:ascii="Times New Roman" w:eastAsia="Times New Roman" w:hAnsi="Times New Roman" w:cs="Times New Roman"/>
          <w:sz w:val="24"/>
          <w:szCs w:val="24"/>
          <w:lang w:val="en-GB"/>
        </w:rPr>
        <w:t>, J.</w:t>
      </w:r>
      <w:r>
        <w:rPr>
          <w:rFonts w:ascii="Times New Roman" w:eastAsia="Times New Roman" w:hAnsi="Times New Roman" w:cs="Times New Roman"/>
          <w:sz w:val="24"/>
          <w:szCs w:val="24"/>
          <w:lang w:val="en-GB"/>
        </w:rPr>
        <w:t xml:space="preserve"> (2018).</w:t>
      </w:r>
      <w:r w:rsidRPr="00C05382">
        <w:rPr>
          <w:rFonts w:ascii="Times New Roman" w:eastAsia="Times New Roman" w:hAnsi="Times New Roman" w:cs="Times New Roman"/>
          <w:sz w:val="24"/>
          <w:szCs w:val="24"/>
          <w:lang w:val="en-GB"/>
        </w:rPr>
        <w:t xml:space="preserve"> Inland Waters: Second State of the Carbon Cycle Report (SOCCR2): A Sustained Assessment Report, 28 pp. </w:t>
      </w:r>
    </w:p>
    <w:p w14:paraId="18BF977E"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Carey, C.C., A.G. </w:t>
      </w:r>
      <w:proofErr w:type="spellStart"/>
      <w:r w:rsidRPr="00C05382">
        <w:rPr>
          <w:rFonts w:ascii="Times New Roman" w:eastAsia="Times New Roman" w:hAnsi="Times New Roman" w:cs="Times New Roman"/>
          <w:sz w:val="24"/>
          <w:szCs w:val="24"/>
          <w:lang w:val="en-GB"/>
        </w:rPr>
        <w:t>Hounshell</w:t>
      </w:r>
      <w:proofErr w:type="spellEnd"/>
      <w:r w:rsidRPr="00C05382">
        <w:rPr>
          <w:rFonts w:ascii="Times New Roman" w:eastAsia="Times New Roman" w:hAnsi="Times New Roman" w:cs="Times New Roman"/>
          <w:sz w:val="24"/>
          <w:szCs w:val="24"/>
          <w:lang w:val="en-GB"/>
        </w:rPr>
        <w:t xml:space="preserve">, M.E. Lofton, B.J. </w:t>
      </w:r>
      <w:proofErr w:type="spellStart"/>
      <w:r w:rsidRPr="00C05382">
        <w:rPr>
          <w:rFonts w:ascii="Times New Roman" w:eastAsia="Times New Roman" w:hAnsi="Times New Roman" w:cs="Times New Roman"/>
          <w:sz w:val="24"/>
          <w:szCs w:val="24"/>
          <w:lang w:val="en-GB"/>
        </w:rPr>
        <w:t>Bookout</w:t>
      </w:r>
      <w:proofErr w:type="spellEnd"/>
      <w:r w:rsidRPr="00C05382">
        <w:rPr>
          <w:rFonts w:ascii="Times New Roman" w:eastAsia="Times New Roman" w:hAnsi="Times New Roman" w:cs="Times New Roman"/>
          <w:sz w:val="24"/>
          <w:szCs w:val="24"/>
          <w:lang w:val="en-GB"/>
        </w:rPr>
        <w:t xml:space="preserve">, R.S. Corrigan, A.B. Gerling, R.P. </w:t>
      </w:r>
    </w:p>
    <w:p w14:paraId="09237F9D"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McClure, and W.M. </w:t>
      </w:r>
      <w:proofErr w:type="spellStart"/>
      <w:r w:rsidRPr="00C05382">
        <w:rPr>
          <w:rFonts w:ascii="Times New Roman" w:eastAsia="Times New Roman" w:hAnsi="Times New Roman" w:cs="Times New Roman"/>
          <w:sz w:val="24"/>
          <w:szCs w:val="24"/>
          <w:lang w:val="en-GB"/>
        </w:rPr>
        <w:t>Woelmer</w:t>
      </w:r>
      <w:proofErr w:type="spellEnd"/>
      <w:r w:rsidRPr="00C05382">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2020</w:t>
      </w:r>
      <w:r>
        <w:rPr>
          <w:rFonts w:ascii="Times New Roman" w:eastAsia="Times New Roman" w:hAnsi="Times New Roman" w:cs="Times New Roman"/>
          <w:sz w:val="24"/>
          <w:szCs w:val="24"/>
          <w:lang w:val="en-GB"/>
        </w:rPr>
        <w:t>a)</w:t>
      </w:r>
      <w:r w:rsidRPr="00C05382">
        <w:rPr>
          <w:rFonts w:ascii="Times New Roman" w:eastAsia="Times New Roman" w:hAnsi="Times New Roman" w:cs="Times New Roman"/>
          <w:sz w:val="24"/>
          <w:szCs w:val="24"/>
          <w:lang w:val="en-GB"/>
        </w:rPr>
        <w:t>. Discharge time series for the primary inflow tributary entering Falling Creek Reservoir, Vinton, Virginia, USA 2013-2020 Environmental Data Initiative</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31E35E69" w14:textId="77777777" w:rsidR="00D512D8" w:rsidRDefault="00D512D8" w:rsidP="00D512D8">
      <w:pPr>
        <w:spacing w:after="0" w:line="480" w:lineRule="auto"/>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Carey, C.C., B.J. </w:t>
      </w:r>
      <w:proofErr w:type="spellStart"/>
      <w:r w:rsidRPr="000B47E2">
        <w:rPr>
          <w:rFonts w:ascii="Times New Roman" w:eastAsia="Times New Roman" w:hAnsi="Times New Roman" w:cs="Times New Roman"/>
          <w:bCs/>
          <w:sz w:val="24"/>
          <w:szCs w:val="24"/>
        </w:rPr>
        <w:t>Bookout</w:t>
      </w:r>
      <w:proofErr w:type="spellEnd"/>
      <w:r w:rsidRPr="000B47E2">
        <w:rPr>
          <w:rFonts w:ascii="Times New Roman" w:eastAsia="Times New Roman" w:hAnsi="Times New Roman" w:cs="Times New Roman"/>
          <w:bCs/>
          <w:sz w:val="24"/>
          <w:szCs w:val="24"/>
        </w:rPr>
        <w:t xml:space="preserve">, W.M. </w:t>
      </w:r>
      <w:proofErr w:type="spellStart"/>
      <w:r w:rsidRPr="000B47E2">
        <w:rPr>
          <w:rFonts w:ascii="Times New Roman" w:eastAsia="Times New Roman" w:hAnsi="Times New Roman" w:cs="Times New Roman"/>
          <w:bCs/>
          <w:sz w:val="24"/>
          <w:szCs w:val="24"/>
        </w:rPr>
        <w:t>Woelmer</w:t>
      </w:r>
      <w:proofErr w:type="spellEnd"/>
      <w:r w:rsidRPr="000B47E2">
        <w:rPr>
          <w:rFonts w:ascii="Times New Roman" w:eastAsia="Times New Roman" w:hAnsi="Times New Roman" w:cs="Times New Roman"/>
          <w:bCs/>
          <w:sz w:val="24"/>
          <w:szCs w:val="24"/>
        </w:rPr>
        <w:t xml:space="preserve">, and A.S. Lewis. </w:t>
      </w:r>
      <w:r>
        <w:rPr>
          <w:rFonts w:ascii="Times New Roman" w:eastAsia="Times New Roman" w:hAnsi="Times New Roman" w:cs="Times New Roman"/>
          <w:bCs/>
          <w:sz w:val="24"/>
          <w:szCs w:val="24"/>
        </w:rPr>
        <w:t>(</w:t>
      </w:r>
      <w:r w:rsidRPr="000B47E2">
        <w:rPr>
          <w:rFonts w:ascii="Times New Roman" w:eastAsia="Times New Roman" w:hAnsi="Times New Roman" w:cs="Times New Roman"/>
          <w:bCs/>
          <w:sz w:val="24"/>
          <w:szCs w:val="24"/>
        </w:rPr>
        <w:t>2020</w:t>
      </w:r>
      <w:r>
        <w:rPr>
          <w:rFonts w:ascii="Times New Roman" w:eastAsia="Times New Roman" w:hAnsi="Times New Roman" w:cs="Times New Roman"/>
          <w:bCs/>
          <w:sz w:val="24"/>
          <w:szCs w:val="24"/>
        </w:rPr>
        <w:t>b)</w:t>
      </w:r>
      <w:r w:rsidRPr="000B47E2">
        <w:rPr>
          <w:rFonts w:ascii="Times New Roman" w:eastAsia="Times New Roman" w:hAnsi="Times New Roman" w:cs="Times New Roman"/>
          <w:bCs/>
          <w:sz w:val="24"/>
          <w:szCs w:val="24"/>
        </w:rPr>
        <w:t>. Time series of high-</w:t>
      </w:r>
    </w:p>
    <w:p w14:paraId="7AA9BAB5" w14:textId="77777777" w:rsidR="00D512D8" w:rsidRPr="00C06FF4" w:rsidRDefault="00D512D8" w:rsidP="00D512D8">
      <w:pPr>
        <w:spacing w:after="0" w:line="480" w:lineRule="auto"/>
        <w:ind w:left="720"/>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lastRenderedPageBreak/>
        <w:t xml:space="preserve">frequency sensor data measuring water temperature, dissolved oxygen, conductivity, specific conductivity, total dissolved solids, chlorophyll a, phycocyanin, and fluorescent dissolved organic matter at discrete depths in Falling Creek Reservoir, Virginia, USA in 2018-2019 </w:t>
      </w:r>
      <w:proofErr w:type="spellStart"/>
      <w:r w:rsidRPr="000B47E2">
        <w:rPr>
          <w:rFonts w:ascii="Times New Roman" w:eastAsia="Times New Roman" w:hAnsi="Times New Roman" w:cs="Times New Roman"/>
          <w:bCs/>
          <w:sz w:val="24"/>
          <w:szCs w:val="24"/>
        </w:rPr>
        <w:t>ver</w:t>
      </w:r>
      <w:proofErr w:type="spellEnd"/>
      <w:r w:rsidRPr="000B47E2">
        <w:rPr>
          <w:rFonts w:ascii="Times New Roman" w:eastAsia="Times New Roman" w:hAnsi="Times New Roman" w:cs="Times New Roman"/>
          <w:bCs/>
          <w:sz w:val="24"/>
          <w:szCs w:val="24"/>
        </w:rPr>
        <w:t xml:space="preserve"> 4. Environmental Data Initiative. </w:t>
      </w:r>
    </w:p>
    <w:p w14:paraId="5C6CA66A"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Clark, J. S., Carpenter, S. R., Barber, M., Collins, S., Dobson, A., Foley, J. A., Lodge, D. M., </w:t>
      </w:r>
    </w:p>
    <w:p w14:paraId="4F3929AB"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Pascual, M., Pielke, R., </w:t>
      </w:r>
      <w:proofErr w:type="spellStart"/>
      <w:r w:rsidRPr="00C05382">
        <w:rPr>
          <w:rFonts w:ascii="Times New Roman" w:eastAsia="Times New Roman" w:hAnsi="Times New Roman" w:cs="Times New Roman"/>
          <w:sz w:val="24"/>
          <w:szCs w:val="24"/>
          <w:lang w:val="en-GB"/>
        </w:rPr>
        <w:t>Pizer</w:t>
      </w:r>
      <w:proofErr w:type="spellEnd"/>
      <w:r w:rsidRPr="00C05382">
        <w:rPr>
          <w:rFonts w:ascii="Times New Roman" w:eastAsia="Times New Roman" w:hAnsi="Times New Roman" w:cs="Times New Roman"/>
          <w:sz w:val="24"/>
          <w:szCs w:val="24"/>
          <w:lang w:val="en-GB"/>
        </w:rPr>
        <w:t>, M., Pringle, C., Reid, W. V., Rose, K. A., Sala, O., Schlesinger, W. H., Wall, D. H., Wear, D.</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2001</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Ecological forecasts: an emerging imperative. Science, 293, 657-660</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5F0053F2" w14:textId="77777777" w:rsidR="00D512D8" w:rsidRDefault="00D512D8" w:rsidP="00D512D8">
      <w:pPr>
        <w:spacing w:after="0" w:line="480" w:lineRule="auto"/>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Davidson, T. A., </w:t>
      </w:r>
      <w:proofErr w:type="spellStart"/>
      <w:r w:rsidRPr="007852B6">
        <w:rPr>
          <w:rFonts w:ascii="Times New Roman" w:eastAsia="Times New Roman" w:hAnsi="Times New Roman" w:cs="Times New Roman"/>
          <w:bCs/>
          <w:sz w:val="24"/>
          <w:szCs w:val="24"/>
        </w:rPr>
        <w:t>Audet</w:t>
      </w:r>
      <w:proofErr w:type="spellEnd"/>
      <w:r w:rsidRPr="007852B6">
        <w:rPr>
          <w:rFonts w:ascii="Times New Roman" w:eastAsia="Times New Roman" w:hAnsi="Times New Roman" w:cs="Times New Roman"/>
          <w:bCs/>
          <w:sz w:val="24"/>
          <w:szCs w:val="24"/>
        </w:rPr>
        <w:t xml:space="preserve">, J., Jeppesen, E., </w:t>
      </w:r>
      <w:proofErr w:type="spellStart"/>
      <w:r w:rsidRPr="007852B6">
        <w:rPr>
          <w:rFonts w:ascii="Times New Roman" w:eastAsia="Times New Roman" w:hAnsi="Times New Roman" w:cs="Times New Roman"/>
          <w:bCs/>
          <w:sz w:val="24"/>
          <w:szCs w:val="24"/>
        </w:rPr>
        <w:t>Landkildehus</w:t>
      </w:r>
      <w:proofErr w:type="spellEnd"/>
      <w:r w:rsidRPr="007852B6">
        <w:rPr>
          <w:rFonts w:ascii="Times New Roman" w:eastAsia="Times New Roman" w:hAnsi="Times New Roman" w:cs="Times New Roman"/>
          <w:bCs/>
          <w:sz w:val="24"/>
          <w:szCs w:val="24"/>
        </w:rPr>
        <w:t xml:space="preserve">, F., </w:t>
      </w:r>
      <w:proofErr w:type="spellStart"/>
      <w:r w:rsidRPr="007852B6">
        <w:rPr>
          <w:rFonts w:ascii="Times New Roman" w:eastAsia="Times New Roman" w:hAnsi="Times New Roman" w:cs="Times New Roman"/>
          <w:bCs/>
          <w:sz w:val="24"/>
          <w:szCs w:val="24"/>
        </w:rPr>
        <w:t>Lauridsen</w:t>
      </w:r>
      <w:proofErr w:type="spellEnd"/>
      <w:r w:rsidRPr="007852B6">
        <w:rPr>
          <w:rFonts w:ascii="Times New Roman" w:eastAsia="Times New Roman" w:hAnsi="Times New Roman" w:cs="Times New Roman"/>
          <w:bCs/>
          <w:sz w:val="24"/>
          <w:szCs w:val="24"/>
        </w:rPr>
        <w:t xml:space="preserve">, T. L., </w:t>
      </w:r>
      <w:proofErr w:type="spellStart"/>
      <w:r w:rsidRPr="007852B6">
        <w:rPr>
          <w:rFonts w:ascii="Times New Roman" w:eastAsia="Times New Roman" w:hAnsi="Times New Roman" w:cs="Times New Roman"/>
          <w:bCs/>
          <w:sz w:val="24"/>
          <w:szCs w:val="24"/>
        </w:rPr>
        <w:t>Søndergaard</w:t>
      </w:r>
      <w:proofErr w:type="spellEnd"/>
      <w:r w:rsidRPr="007852B6">
        <w:rPr>
          <w:rFonts w:ascii="Times New Roman" w:eastAsia="Times New Roman" w:hAnsi="Times New Roman" w:cs="Times New Roman"/>
          <w:bCs/>
          <w:sz w:val="24"/>
          <w:szCs w:val="24"/>
        </w:rPr>
        <w:t xml:space="preserve">, M., &amp; </w:t>
      </w:r>
    </w:p>
    <w:p w14:paraId="2AA1480D" w14:textId="77777777" w:rsidR="00D512D8" w:rsidRPr="003C50B9" w:rsidRDefault="00D512D8" w:rsidP="00D512D8">
      <w:pPr>
        <w:spacing w:after="0" w:line="480" w:lineRule="auto"/>
        <w:ind w:left="720"/>
        <w:rPr>
          <w:rFonts w:ascii="Times New Roman" w:eastAsia="Times New Roman" w:hAnsi="Times New Roman" w:cs="Times New Roman"/>
          <w:bCs/>
          <w:sz w:val="24"/>
          <w:szCs w:val="24"/>
        </w:rPr>
      </w:pPr>
      <w:proofErr w:type="spellStart"/>
      <w:r w:rsidRPr="007852B6">
        <w:rPr>
          <w:rFonts w:ascii="Times New Roman" w:eastAsia="Times New Roman" w:hAnsi="Times New Roman" w:cs="Times New Roman"/>
          <w:bCs/>
          <w:sz w:val="24"/>
          <w:szCs w:val="24"/>
        </w:rPr>
        <w:t>Syväranta</w:t>
      </w:r>
      <w:proofErr w:type="spellEnd"/>
      <w:r w:rsidRPr="007852B6">
        <w:rPr>
          <w:rFonts w:ascii="Times New Roman" w:eastAsia="Times New Roman" w:hAnsi="Times New Roman" w:cs="Times New Roman"/>
          <w:bCs/>
          <w:sz w:val="24"/>
          <w:szCs w:val="24"/>
        </w:rPr>
        <w:t xml:space="preserve">, J. (2018). Synergy between nutrients and warming enhances methane ebullition from experimental lakes. Nat. </w:t>
      </w:r>
      <w:proofErr w:type="spellStart"/>
      <w:r w:rsidRPr="007852B6">
        <w:rPr>
          <w:rFonts w:ascii="Times New Roman" w:eastAsia="Times New Roman" w:hAnsi="Times New Roman" w:cs="Times New Roman"/>
          <w:bCs/>
          <w:sz w:val="24"/>
          <w:szCs w:val="24"/>
        </w:rPr>
        <w:t>Clim</w:t>
      </w:r>
      <w:proofErr w:type="spellEnd"/>
      <w:r w:rsidRPr="007852B6">
        <w:rPr>
          <w:rFonts w:ascii="Times New Roman" w:eastAsia="Times New Roman" w:hAnsi="Times New Roman" w:cs="Times New Roman"/>
          <w:bCs/>
          <w:sz w:val="24"/>
          <w:szCs w:val="24"/>
        </w:rPr>
        <w:t xml:space="preserve">. Change, 8(2), 156-160. </w:t>
      </w:r>
    </w:p>
    <w:p w14:paraId="0855EC19"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Deemer</w:t>
      </w:r>
      <w:proofErr w:type="spellEnd"/>
      <w:r w:rsidRPr="00C05382">
        <w:rPr>
          <w:rFonts w:ascii="Times New Roman" w:eastAsia="Times New Roman" w:hAnsi="Times New Roman" w:cs="Times New Roman"/>
          <w:sz w:val="24"/>
          <w:szCs w:val="24"/>
          <w:lang w:val="en-GB"/>
        </w:rPr>
        <w:t xml:space="preserve">, B. R., Harrison, J. A., Li, S., Beaulieu, J. J., </w:t>
      </w:r>
      <w:proofErr w:type="spellStart"/>
      <w:r w:rsidRPr="00C05382">
        <w:rPr>
          <w:rFonts w:ascii="Times New Roman" w:eastAsia="Times New Roman" w:hAnsi="Times New Roman" w:cs="Times New Roman"/>
          <w:sz w:val="24"/>
          <w:szCs w:val="24"/>
          <w:lang w:val="en-GB"/>
        </w:rPr>
        <w:t>DelSontro</w:t>
      </w:r>
      <w:proofErr w:type="spellEnd"/>
      <w:r w:rsidRPr="00C05382">
        <w:rPr>
          <w:rFonts w:ascii="Times New Roman" w:eastAsia="Times New Roman" w:hAnsi="Times New Roman" w:cs="Times New Roman"/>
          <w:sz w:val="24"/>
          <w:szCs w:val="24"/>
          <w:lang w:val="en-GB"/>
        </w:rPr>
        <w:t xml:space="preserve">, T., Barros, N., </w:t>
      </w:r>
      <w:r>
        <w:rPr>
          <w:rFonts w:ascii="Times New Roman" w:eastAsia="Times New Roman" w:hAnsi="Times New Roman" w:cs="Times New Roman"/>
          <w:sz w:val="24"/>
          <w:szCs w:val="24"/>
          <w:lang w:val="en-GB"/>
        </w:rPr>
        <w:t>et al. (2016)</w:t>
      </w:r>
      <w:r w:rsidRPr="00C05382">
        <w:rPr>
          <w:rFonts w:ascii="Times New Roman" w:eastAsia="Times New Roman" w:hAnsi="Times New Roman" w:cs="Times New Roman"/>
          <w:sz w:val="24"/>
          <w:szCs w:val="24"/>
          <w:lang w:val="en-GB"/>
        </w:rPr>
        <w:t xml:space="preserve">. </w:t>
      </w:r>
    </w:p>
    <w:p w14:paraId="634F3899"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Greenhouse gas emissions from reservoir water surfaces: a new global synthesis. </w:t>
      </w:r>
      <w:proofErr w:type="spellStart"/>
      <w:r w:rsidRPr="00C05382">
        <w:rPr>
          <w:rFonts w:ascii="Times New Roman" w:eastAsia="Times New Roman" w:hAnsi="Times New Roman" w:cs="Times New Roman"/>
          <w:sz w:val="24"/>
          <w:szCs w:val="24"/>
          <w:lang w:val="en-GB"/>
        </w:rPr>
        <w:t>BioScience</w:t>
      </w:r>
      <w:proofErr w:type="spellEnd"/>
      <w:r w:rsidRPr="00C05382">
        <w:rPr>
          <w:rFonts w:ascii="Times New Roman" w:eastAsia="Times New Roman" w:hAnsi="Times New Roman" w:cs="Times New Roman"/>
          <w:sz w:val="24"/>
          <w:szCs w:val="24"/>
          <w:lang w:val="en-GB"/>
        </w:rPr>
        <w:t>, 66, 949-964</w:t>
      </w:r>
      <w:r>
        <w:rPr>
          <w:rFonts w:ascii="Times New Roman" w:eastAsia="Times New Roman" w:hAnsi="Times New Roman" w:cs="Times New Roman"/>
          <w:sz w:val="24"/>
          <w:szCs w:val="24"/>
          <w:lang w:val="en-GB"/>
        </w:rPr>
        <w:t>.</w:t>
      </w:r>
    </w:p>
    <w:p w14:paraId="713B244A"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DelSontro</w:t>
      </w:r>
      <w:proofErr w:type="spellEnd"/>
      <w:r w:rsidRPr="00C05382">
        <w:rPr>
          <w:rFonts w:ascii="Times New Roman" w:eastAsia="Times New Roman" w:hAnsi="Times New Roman" w:cs="Times New Roman"/>
          <w:sz w:val="24"/>
          <w:szCs w:val="24"/>
          <w:lang w:val="en-GB"/>
        </w:rPr>
        <w:t xml:space="preserve">, T., </w:t>
      </w:r>
      <w:proofErr w:type="spellStart"/>
      <w:r w:rsidRPr="00C05382">
        <w:rPr>
          <w:rFonts w:ascii="Times New Roman" w:eastAsia="Times New Roman" w:hAnsi="Times New Roman" w:cs="Times New Roman"/>
          <w:sz w:val="24"/>
          <w:szCs w:val="24"/>
          <w:lang w:val="en-GB"/>
        </w:rPr>
        <w:t>Boutet</w:t>
      </w:r>
      <w:proofErr w:type="spellEnd"/>
      <w:r w:rsidRPr="00C05382">
        <w:rPr>
          <w:rFonts w:ascii="Times New Roman" w:eastAsia="Times New Roman" w:hAnsi="Times New Roman" w:cs="Times New Roman"/>
          <w:sz w:val="24"/>
          <w:szCs w:val="24"/>
          <w:lang w:val="en-GB"/>
        </w:rPr>
        <w:t>, L., St-Pierre, A., del Giorgio, P. A., &amp; Prairie, Y. T.</w:t>
      </w:r>
      <w:r>
        <w:rPr>
          <w:rFonts w:ascii="Times New Roman" w:eastAsia="Times New Roman" w:hAnsi="Times New Roman" w:cs="Times New Roman"/>
          <w:sz w:val="24"/>
          <w:szCs w:val="24"/>
          <w:lang w:val="en-GB"/>
        </w:rPr>
        <w:t xml:space="preserve"> (2016).</w:t>
      </w:r>
      <w:r w:rsidRPr="00C05382">
        <w:rPr>
          <w:rFonts w:ascii="Times New Roman" w:eastAsia="Times New Roman" w:hAnsi="Times New Roman" w:cs="Times New Roman"/>
          <w:sz w:val="24"/>
          <w:szCs w:val="24"/>
          <w:lang w:val="en-GB"/>
        </w:rPr>
        <w:t xml:space="preserve"> Methane </w:t>
      </w:r>
    </w:p>
    <w:p w14:paraId="04EC1B81"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ebullition and diffusion from northern ponds and lakes regulated by the interaction between temperature and system productivity. </w:t>
      </w:r>
      <w:proofErr w:type="spellStart"/>
      <w:r w:rsidRPr="00C05382">
        <w:rPr>
          <w:rFonts w:ascii="Times New Roman" w:eastAsia="Times New Roman" w:hAnsi="Times New Roman" w:cs="Times New Roman"/>
          <w:sz w:val="24"/>
          <w:szCs w:val="24"/>
          <w:lang w:val="en-GB"/>
        </w:rPr>
        <w:t>Limnol</w:t>
      </w:r>
      <w:proofErr w:type="spellEnd"/>
      <w:r w:rsidRPr="00C05382">
        <w:rPr>
          <w:rFonts w:ascii="Times New Roman" w:eastAsia="Times New Roman" w:hAnsi="Times New Roman" w:cs="Times New Roman"/>
          <w:sz w:val="24"/>
          <w:szCs w:val="24"/>
          <w:lang w:val="en-GB"/>
        </w:rPr>
        <w:t xml:space="preserve">. </w:t>
      </w:r>
      <w:proofErr w:type="spellStart"/>
      <w:r w:rsidRPr="00C05382">
        <w:rPr>
          <w:rFonts w:ascii="Times New Roman" w:eastAsia="Times New Roman" w:hAnsi="Times New Roman" w:cs="Times New Roman"/>
          <w:sz w:val="24"/>
          <w:szCs w:val="24"/>
          <w:lang w:val="en-GB"/>
        </w:rPr>
        <w:t>Oceanogr</w:t>
      </w:r>
      <w:proofErr w:type="spellEnd"/>
      <w:r w:rsidRPr="00C05382">
        <w:rPr>
          <w:rFonts w:ascii="Times New Roman" w:eastAsia="Times New Roman" w:hAnsi="Times New Roman" w:cs="Times New Roman"/>
          <w:sz w:val="24"/>
          <w:szCs w:val="24"/>
          <w:lang w:val="en-GB"/>
        </w:rPr>
        <w:t>., 61, 62-77</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70E7D7A3"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Delwiche</w:t>
      </w:r>
      <w:proofErr w:type="spellEnd"/>
      <w:r w:rsidRPr="00C05382">
        <w:rPr>
          <w:rFonts w:ascii="Times New Roman" w:eastAsia="Times New Roman" w:hAnsi="Times New Roman" w:cs="Times New Roman"/>
          <w:sz w:val="24"/>
          <w:szCs w:val="24"/>
          <w:lang w:val="en-GB"/>
        </w:rPr>
        <w:t xml:space="preserve">, K., &amp; </w:t>
      </w:r>
      <w:proofErr w:type="spellStart"/>
      <w:r w:rsidRPr="00C05382">
        <w:rPr>
          <w:rFonts w:ascii="Times New Roman" w:eastAsia="Times New Roman" w:hAnsi="Times New Roman" w:cs="Times New Roman"/>
          <w:sz w:val="24"/>
          <w:szCs w:val="24"/>
          <w:lang w:val="en-GB"/>
        </w:rPr>
        <w:t>Hemond</w:t>
      </w:r>
      <w:proofErr w:type="spellEnd"/>
      <w:r w:rsidRPr="00C05382">
        <w:rPr>
          <w:rFonts w:ascii="Times New Roman" w:eastAsia="Times New Roman" w:hAnsi="Times New Roman" w:cs="Times New Roman"/>
          <w:sz w:val="24"/>
          <w:szCs w:val="24"/>
          <w:lang w:val="en-GB"/>
        </w:rPr>
        <w:t xml:space="preserve">, H. F. An enhanced bubble size sensor for long‐term ebullition studies. </w:t>
      </w:r>
    </w:p>
    <w:p w14:paraId="094875C4"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(2017). </w:t>
      </w:r>
      <w:r w:rsidRPr="00C05382">
        <w:rPr>
          <w:rFonts w:ascii="Times New Roman" w:eastAsia="Times New Roman" w:hAnsi="Times New Roman" w:cs="Times New Roman"/>
          <w:sz w:val="24"/>
          <w:szCs w:val="24"/>
          <w:lang w:val="en-GB"/>
        </w:rPr>
        <w:t>Limnology and Oceanography: Methods, 15, 821-835</w:t>
      </w:r>
      <w:r>
        <w:rPr>
          <w:rFonts w:ascii="Times New Roman" w:eastAsia="Times New Roman" w:hAnsi="Times New Roman" w:cs="Times New Roman"/>
          <w:sz w:val="24"/>
          <w:szCs w:val="24"/>
          <w:lang w:val="en-GB"/>
        </w:rPr>
        <w:t>.</w:t>
      </w:r>
    </w:p>
    <w:p w14:paraId="3BDA82E5"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Dietze</w:t>
      </w:r>
      <w:proofErr w:type="spellEnd"/>
      <w:r w:rsidRPr="00C05382">
        <w:rPr>
          <w:rFonts w:ascii="Times New Roman" w:eastAsia="Times New Roman" w:hAnsi="Times New Roman" w:cs="Times New Roman"/>
          <w:sz w:val="24"/>
          <w:szCs w:val="24"/>
          <w:lang w:val="en-GB"/>
        </w:rPr>
        <w:t xml:space="preserve"> M. C.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2017a</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Ecological Forecasting. Princeton University Press. 288 pp. ISBN </w:t>
      </w:r>
    </w:p>
    <w:p w14:paraId="48DC68DA"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9781400885459</w:t>
      </w:r>
    </w:p>
    <w:p w14:paraId="4AAF4EFB" w14:textId="2BF975FC"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Dietze</w:t>
      </w:r>
      <w:proofErr w:type="spellEnd"/>
      <w:r w:rsidRPr="00C05382">
        <w:rPr>
          <w:rFonts w:ascii="Times New Roman" w:eastAsia="Times New Roman" w:hAnsi="Times New Roman" w:cs="Times New Roman"/>
          <w:sz w:val="24"/>
          <w:szCs w:val="24"/>
          <w:lang w:val="en-GB"/>
        </w:rPr>
        <w:t>, M. C. Prediction in ecology: a first-principles framework.</w:t>
      </w:r>
      <w:r>
        <w:rPr>
          <w:rFonts w:ascii="Times New Roman" w:eastAsia="Times New Roman" w:hAnsi="Times New Roman" w:cs="Times New Roman"/>
          <w:sz w:val="24"/>
          <w:szCs w:val="24"/>
          <w:lang w:val="en-GB"/>
        </w:rPr>
        <w:t xml:space="preserve"> (2017</w:t>
      </w:r>
      <w:ins w:id="1091" w:author="McClure, Ryan" w:date="2020-11-18T10:28:00Z">
        <w:r w:rsidR="00E054E9">
          <w:rPr>
            <w:rFonts w:ascii="Times New Roman" w:eastAsia="Times New Roman" w:hAnsi="Times New Roman" w:cs="Times New Roman"/>
            <w:sz w:val="24"/>
            <w:szCs w:val="24"/>
            <w:lang w:val="en-GB"/>
          </w:rPr>
          <w:t>b</w:t>
        </w:r>
      </w:ins>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Ecological </w:t>
      </w:r>
    </w:p>
    <w:p w14:paraId="4275E094"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Applications, 27: 2048-2060</w:t>
      </w:r>
      <w:r>
        <w:rPr>
          <w:rFonts w:ascii="Times New Roman" w:eastAsia="Times New Roman" w:hAnsi="Times New Roman" w:cs="Times New Roman"/>
          <w:sz w:val="24"/>
          <w:szCs w:val="24"/>
          <w:lang w:val="en-GB"/>
        </w:rPr>
        <w:t>.</w:t>
      </w:r>
    </w:p>
    <w:p w14:paraId="3F356F19"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lastRenderedPageBreak/>
        <w:t>Dietze</w:t>
      </w:r>
      <w:proofErr w:type="spellEnd"/>
      <w:r w:rsidRPr="00C05382">
        <w:rPr>
          <w:rFonts w:ascii="Times New Roman" w:eastAsia="Times New Roman" w:hAnsi="Times New Roman" w:cs="Times New Roman"/>
          <w:sz w:val="24"/>
          <w:szCs w:val="24"/>
          <w:lang w:val="en-GB"/>
        </w:rPr>
        <w:t xml:space="preserve">, M. C., Fox, A., Beck-Johnson, L. M., Betancourt, J. L., Hooten, M. B., </w:t>
      </w:r>
      <w:proofErr w:type="spellStart"/>
      <w:r w:rsidRPr="00C05382">
        <w:rPr>
          <w:rFonts w:ascii="Times New Roman" w:eastAsia="Times New Roman" w:hAnsi="Times New Roman" w:cs="Times New Roman"/>
          <w:sz w:val="24"/>
          <w:szCs w:val="24"/>
          <w:lang w:val="en-GB"/>
        </w:rPr>
        <w:t>Jarnevich</w:t>
      </w:r>
      <w:proofErr w:type="spellEnd"/>
      <w:r w:rsidRPr="00C05382">
        <w:rPr>
          <w:rFonts w:ascii="Times New Roman" w:eastAsia="Times New Roman" w:hAnsi="Times New Roman" w:cs="Times New Roman"/>
          <w:sz w:val="24"/>
          <w:szCs w:val="24"/>
          <w:lang w:val="en-GB"/>
        </w:rPr>
        <w:t xml:space="preserve">, C. S., </w:t>
      </w:r>
    </w:p>
    <w:p w14:paraId="7FF3EA0B"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Keitt</w:t>
      </w:r>
      <w:proofErr w:type="spellEnd"/>
      <w:r w:rsidRPr="00C05382">
        <w:rPr>
          <w:rFonts w:ascii="Times New Roman" w:eastAsia="Times New Roman" w:hAnsi="Times New Roman" w:cs="Times New Roman"/>
          <w:sz w:val="24"/>
          <w:szCs w:val="24"/>
          <w:lang w:val="en-GB"/>
        </w:rPr>
        <w:t>, T. H., Kenney, M. A., Laney, C. M., Larsen, L. G., et al.</w:t>
      </w:r>
      <w:r>
        <w:rPr>
          <w:rFonts w:ascii="Times New Roman" w:eastAsia="Times New Roman" w:hAnsi="Times New Roman" w:cs="Times New Roman"/>
          <w:sz w:val="24"/>
          <w:szCs w:val="24"/>
          <w:lang w:val="en-GB"/>
        </w:rPr>
        <w:t xml:space="preserve"> (2018).</w:t>
      </w:r>
      <w:r w:rsidRPr="00C05382">
        <w:rPr>
          <w:rFonts w:ascii="Times New Roman" w:eastAsia="Times New Roman" w:hAnsi="Times New Roman" w:cs="Times New Roman"/>
          <w:sz w:val="24"/>
          <w:szCs w:val="24"/>
          <w:lang w:val="en-GB"/>
        </w:rPr>
        <w:t xml:space="preserve"> Iterative near-term ecological forecasting: Needs, opportunities, and challenges. PNAS, 115, 1424-1432</w:t>
      </w:r>
      <w:r>
        <w:rPr>
          <w:rFonts w:ascii="Times New Roman" w:eastAsia="Times New Roman" w:hAnsi="Times New Roman" w:cs="Times New Roman"/>
          <w:sz w:val="24"/>
          <w:szCs w:val="24"/>
          <w:lang w:val="en-GB"/>
        </w:rPr>
        <w:t>.</w:t>
      </w:r>
    </w:p>
    <w:p w14:paraId="4B66B1A4"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Engram, M., Walter Anthony, K. M., Sachs, T. et al.</w:t>
      </w:r>
      <w:r>
        <w:rPr>
          <w:rFonts w:ascii="Times New Roman" w:eastAsia="Times New Roman" w:hAnsi="Times New Roman" w:cs="Times New Roman"/>
          <w:sz w:val="24"/>
          <w:szCs w:val="24"/>
          <w:lang w:val="en-GB"/>
        </w:rPr>
        <w:t xml:space="preserve"> (2020).</w:t>
      </w:r>
      <w:r w:rsidRPr="00C05382">
        <w:rPr>
          <w:rFonts w:ascii="Times New Roman" w:eastAsia="Times New Roman" w:hAnsi="Times New Roman" w:cs="Times New Roman"/>
          <w:sz w:val="24"/>
          <w:szCs w:val="24"/>
          <w:lang w:val="en-GB"/>
        </w:rPr>
        <w:t xml:space="preserve"> Remote sensing northern lake </w:t>
      </w:r>
    </w:p>
    <w:p w14:paraId="3DB9ADFB"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methane ebullition. Nat. </w:t>
      </w:r>
      <w:proofErr w:type="spellStart"/>
      <w:r w:rsidRPr="00C05382">
        <w:rPr>
          <w:rFonts w:ascii="Times New Roman" w:eastAsia="Times New Roman" w:hAnsi="Times New Roman" w:cs="Times New Roman"/>
          <w:sz w:val="24"/>
          <w:szCs w:val="24"/>
          <w:lang w:val="en-GB"/>
        </w:rPr>
        <w:t>Clim</w:t>
      </w:r>
      <w:proofErr w:type="spellEnd"/>
      <w:r w:rsidRPr="00C05382">
        <w:rPr>
          <w:rFonts w:ascii="Times New Roman" w:eastAsia="Times New Roman" w:hAnsi="Times New Roman" w:cs="Times New Roman"/>
          <w:sz w:val="24"/>
          <w:szCs w:val="24"/>
          <w:lang w:val="en-GB"/>
        </w:rPr>
        <w:t>. Chang. 10, 511–517, doi:10.1038/s41558-020-0762-8</w:t>
      </w:r>
      <w:r>
        <w:rPr>
          <w:rFonts w:ascii="Times New Roman" w:eastAsia="Times New Roman" w:hAnsi="Times New Roman" w:cs="Times New Roman"/>
          <w:sz w:val="24"/>
          <w:szCs w:val="24"/>
          <w:lang w:val="en-GB"/>
        </w:rPr>
        <w:t>.</w:t>
      </w:r>
    </w:p>
    <w:p w14:paraId="17544204"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Gerling, A. B., Munger, Z. W., </w:t>
      </w:r>
      <w:proofErr w:type="spellStart"/>
      <w:r w:rsidRPr="00C05382">
        <w:rPr>
          <w:rFonts w:ascii="Times New Roman" w:eastAsia="Times New Roman" w:hAnsi="Times New Roman" w:cs="Times New Roman"/>
          <w:sz w:val="24"/>
          <w:szCs w:val="24"/>
          <w:lang w:val="en-GB"/>
        </w:rPr>
        <w:t>Doubek</w:t>
      </w:r>
      <w:proofErr w:type="spellEnd"/>
      <w:r w:rsidRPr="00C05382">
        <w:rPr>
          <w:rFonts w:ascii="Times New Roman" w:eastAsia="Times New Roman" w:hAnsi="Times New Roman" w:cs="Times New Roman"/>
          <w:sz w:val="24"/>
          <w:szCs w:val="24"/>
          <w:lang w:val="en-GB"/>
        </w:rPr>
        <w:t xml:space="preserve">, J. P., Hamre, K. D., </w:t>
      </w:r>
      <w:proofErr w:type="spellStart"/>
      <w:r w:rsidRPr="00C05382">
        <w:rPr>
          <w:rFonts w:ascii="Times New Roman" w:eastAsia="Times New Roman" w:hAnsi="Times New Roman" w:cs="Times New Roman"/>
          <w:sz w:val="24"/>
          <w:szCs w:val="24"/>
          <w:lang w:val="en-GB"/>
        </w:rPr>
        <w:t>Gantzer</w:t>
      </w:r>
      <w:proofErr w:type="spellEnd"/>
      <w:r w:rsidRPr="00C05382">
        <w:rPr>
          <w:rFonts w:ascii="Times New Roman" w:eastAsia="Times New Roman" w:hAnsi="Times New Roman" w:cs="Times New Roman"/>
          <w:sz w:val="24"/>
          <w:szCs w:val="24"/>
          <w:lang w:val="en-GB"/>
        </w:rPr>
        <w:t xml:space="preserve">, P. A., Little, J. C., and </w:t>
      </w:r>
    </w:p>
    <w:p w14:paraId="1675400A"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Carey, C. C.</w:t>
      </w:r>
      <w:r>
        <w:rPr>
          <w:rFonts w:ascii="Times New Roman" w:eastAsia="Times New Roman" w:hAnsi="Times New Roman" w:cs="Times New Roman"/>
          <w:sz w:val="24"/>
          <w:szCs w:val="24"/>
          <w:lang w:val="en-GB"/>
        </w:rPr>
        <w:t xml:space="preserve"> (2020).</w:t>
      </w:r>
      <w:r w:rsidRPr="00C05382">
        <w:rPr>
          <w:rFonts w:ascii="Times New Roman" w:eastAsia="Times New Roman" w:hAnsi="Times New Roman" w:cs="Times New Roman"/>
          <w:sz w:val="24"/>
          <w:szCs w:val="24"/>
          <w:lang w:val="en-GB"/>
        </w:rPr>
        <w:t xml:space="preserve"> Whole-catchment manipulations of internal and external loading reveal the sensitivity of a century-old reservoir to hypoxia. Ecosystems, 19, 555-571</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2B267608"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Harrison, J. A., </w:t>
      </w:r>
      <w:proofErr w:type="spellStart"/>
      <w:r w:rsidRPr="00C05382">
        <w:rPr>
          <w:rFonts w:ascii="Times New Roman" w:eastAsia="Times New Roman" w:hAnsi="Times New Roman" w:cs="Times New Roman"/>
          <w:sz w:val="24"/>
          <w:szCs w:val="24"/>
          <w:lang w:val="en-GB"/>
        </w:rPr>
        <w:t>Deemer</w:t>
      </w:r>
      <w:proofErr w:type="spellEnd"/>
      <w:r w:rsidRPr="00C05382">
        <w:rPr>
          <w:rFonts w:ascii="Times New Roman" w:eastAsia="Times New Roman" w:hAnsi="Times New Roman" w:cs="Times New Roman"/>
          <w:sz w:val="24"/>
          <w:szCs w:val="24"/>
          <w:lang w:val="en-GB"/>
        </w:rPr>
        <w:t>, B. R., Birchfield, M. K., &amp; O’Malley, M. T.</w:t>
      </w:r>
      <w:r>
        <w:rPr>
          <w:rFonts w:ascii="Times New Roman" w:eastAsia="Times New Roman" w:hAnsi="Times New Roman" w:cs="Times New Roman"/>
          <w:sz w:val="24"/>
          <w:szCs w:val="24"/>
          <w:lang w:val="en-GB"/>
        </w:rPr>
        <w:t xml:space="preserve"> (2017).</w:t>
      </w:r>
      <w:r w:rsidRPr="00C05382">
        <w:rPr>
          <w:rFonts w:ascii="Times New Roman" w:eastAsia="Times New Roman" w:hAnsi="Times New Roman" w:cs="Times New Roman"/>
          <w:sz w:val="24"/>
          <w:szCs w:val="24"/>
          <w:lang w:val="en-GB"/>
        </w:rPr>
        <w:t xml:space="preserve"> Reservoir water-</w:t>
      </w:r>
    </w:p>
    <w:p w14:paraId="7D8AE5CC"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level drawdowns accelerate and amplify methane emission. Environmental science &amp; technology, 51, 1267-1277</w:t>
      </w:r>
      <w:r>
        <w:rPr>
          <w:rFonts w:ascii="Times New Roman" w:eastAsia="Times New Roman" w:hAnsi="Times New Roman" w:cs="Times New Roman"/>
          <w:sz w:val="24"/>
          <w:szCs w:val="24"/>
          <w:lang w:val="en-GB"/>
        </w:rPr>
        <w:t>.</w:t>
      </w:r>
    </w:p>
    <w:p w14:paraId="549EBB98" w14:textId="77777777" w:rsidR="00D512D8" w:rsidRDefault="00D512D8" w:rsidP="00D512D8">
      <w:pPr>
        <w:spacing w:after="0" w:line="480" w:lineRule="auto"/>
        <w:rPr>
          <w:rFonts w:ascii="Times New Roman" w:eastAsia="Times New Roman" w:hAnsi="Times New Roman" w:cs="Times New Roman"/>
          <w:sz w:val="24"/>
          <w:szCs w:val="24"/>
        </w:rPr>
      </w:pPr>
      <w:proofErr w:type="spellStart"/>
      <w:r w:rsidRPr="003C18D1">
        <w:rPr>
          <w:rFonts w:ascii="Times New Roman" w:eastAsia="Times New Roman" w:hAnsi="Times New Roman" w:cs="Times New Roman"/>
          <w:sz w:val="24"/>
          <w:szCs w:val="24"/>
        </w:rPr>
        <w:t>Hipsey</w:t>
      </w:r>
      <w:proofErr w:type="spellEnd"/>
      <w:r w:rsidRPr="003C18D1">
        <w:rPr>
          <w:rFonts w:ascii="Times New Roman" w:eastAsia="Times New Roman" w:hAnsi="Times New Roman" w:cs="Times New Roman"/>
          <w:sz w:val="24"/>
          <w:szCs w:val="24"/>
        </w:rPr>
        <w:t xml:space="preserve">, M. R., Bruce, L. C., Boon, C., Busch, B., Carey, C. C., Hamilton, D. P., </w:t>
      </w:r>
      <w:r>
        <w:rPr>
          <w:rFonts w:ascii="Times New Roman" w:eastAsia="Times New Roman" w:hAnsi="Times New Roman" w:cs="Times New Roman"/>
          <w:sz w:val="24"/>
          <w:szCs w:val="24"/>
        </w:rPr>
        <w:t>et al</w:t>
      </w:r>
      <w:r w:rsidRPr="003C18D1">
        <w:rPr>
          <w:rFonts w:ascii="Times New Roman" w:eastAsia="Times New Roman" w:hAnsi="Times New Roman" w:cs="Times New Roman"/>
          <w:sz w:val="24"/>
          <w:szCs w:val="24"/>
        </w:rPr>
        <w:t xml:space="preserve">. (2019). A </w:t>
      </w:r>
    </w:p>
    <w:p w14:paraId="688F930E" w14:textId="77777777" w:rsidR="00D512D8" w:rsidRDefault="00D512D8" w:rsidP="00D512D8">
      <w:pPr>
        <w:spacing w:after="0" w:line="480" w:lineRule="auto"/>
        <w:ind w:left="720"/>
        <w:rPr>
          <w:rFonts w:ascii="Times New Roman" w:eastAsia="Times New Roman" w:hAnsi="Times New Roman" w:cs="Times New Roman"/>
          <w:sz w:val="24"/>
          <w:szCs w:val="24"/>
        </w:rPr>
      </w:pPr>
      <w:r w:rsidRPr="003C18D1">
        <w:rPr>
          <w:rFonts w:ascii="Times New Roman" w:eastAsia="Times New Roman" w:hAnsi="Times New Roman" w:cs="Times New Roman"/>
          <w:sz w:val="24"/>
          <w:szCs w:val="24"/>
        </w:rPr>
        <w:t>General Lake Model (GLM 3.0) for linking with high-frequency sensor data from the Global Lake Ecological Observatory Network (GLEON). Geoscientific Model Development, 12(1), 473-523.</w:t>
      </w:r>
    </w:p>
    <w:p w14:paraId="67095BF2" w14:textId="77777777" w:rsidR="00D512D8" w:rsidRDefault="00D512D8" w:rsidP="00D512D8">
      <w:pPr>
        <w:spacing w:after="0" w:line="480" w:lineRule="auto"/>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Joyce, J., &amp; Jewell, P. W. (2003). Physical controls on methane ebullition from reservoirs and </w:t>
      </w:r>
    </w:p>
    <w:p w14:paraId="6D194746" w14:textId="77777777" w:rsidR="00D512D8" w:rsidRDefault="00D512D8" w:rsidP="00D512D8">
      <w:pPr>
        <w:spacing w:after="0" w:line="480" w:lineRule="auto"/>
        <w:ind w:left="720"/>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lakes. Environ. Eng. </w:t>
      </w:r>
      <w:proofErr w:type="spellStart"/>
      <w:r w:rsidRPr="007852B6">
        <w:rPr>
          <w:rFonts w:ascii="Times New Roman" w:eastAsia="Times New Roman" w:hAnsi="Times New Roman" w:cs="Times New Roman"/>
          <w:bCs/>
          <w:sz w:val="24"/>
          <w:szCs w:val="24"/>
        </w:rPr>
        <w:t>Geosci</w:t>
      </w:r>
      <w:proofErr w:type="spellEnd"/>
      <w:r w:rsidRPr="007852B6">
        <w:rPr>
          <w:rFonts w:ascii="Times New Roman" w:eastAsia="Times New Roman" w:hAnsi="Times New Roman" w:cs="Times New Roman"/>
          <w:bCs/>
          <w:sz w:val="24"/>
          <w:szCs w:val="24"/>
        </w:rPr>
        <w:t>., 9(2), 167-178</w:t>
      </w:r>
      <w:r>
        <w:rPr>
          <w:rFonts w:ascii="Times New Roman" w:eastAsia="Times New Roman" w:hAnsi="Times New Roman" w:cs="Times New Roman"/>
          <w:bCs/>
          <w:sz w:val="24"/>
          <w:szCs w:val="24"/>
        </w:rPr>
        <w:t>.</w:t>
      </w:r>
    </w:p>
    <w:p w14:paraId="7DD04C00"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Klapstein</w:t>
      </w:r>
      <w:proofErr w:type="spellEnd"/>
      <w:r w:rsidRPr="00C05382">
        <w:rPr>
          <w:rFonts w:ascii="Times New Roman" w:eastAsia="Times New Roman" w:hAnsi="Times New Roman" w:cs="Times New Roman"/>
          <w:sz w:val="24"/>
          <w:szCs w:val="24"/>
          <w:lang w:val="en-GB"/>
        </w:rPr>
        <w:t xml:space="preserve">, S. J., Turetsky, M. R., McGuire, A. D., Harden, J. W., </w:t>
      </w:r>
      <w:proofErr w:type="spellStart"/>
      <w:r w:rsidRPr="00C05382">
        <w:rPr>
          <w:rFonts w:ascii="Times New Roman" w:eastAsia="Times New Roman" w:hAnsi="Times New Roman" w:cs="Times New Roman"/>
          <w:sz w:val="24"/>
          <w:szCs w:val="24"/>
          <w:lang w:val="en-GB"/>
        </w:rPr>
        <w:t>Czimczik</w:t>
      </w:r>
      <w:proofErr w:type="spellEnd"/>
      <w:r w:rsidRPr="00C05382">
        <w:rPr>
          <w:rFonts w:ascii="Times New Roman" w:eastAsia="Times New Roman" w:hAnsi="Times New Roman" w:cs="Times New Roman"/>
          <w:sz w:val="24"/>
          <w:szCs w:val="24"/>
          <w:lang w:val="en-GB"/>
        </w:rPr>
        <w:t xml:space="preserve">, C. I., Xu, X., </w:t>
      </w:r>
      <w:r>
        <w:rPr>
          <w:rFonts w:ascii="Times New Roman" w:eastAsia="Times New Roman" w:hAnsi="Times New Roman" w:cs="Times New Roman"/>
          <w:sz w:val="24"/>
          <w:szCs w:val="24"/>
          <w:lang w:val="en-GB"/>
        </w:rPr>
        <w:t xml:space="preserve">et al. </w:t>
      </w:r>
    </w:p>
    <w:p w14:paraId="3B009AB4"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2014</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Controls on methane released through ebullition in peatlands affected by </w:t>
      </w:r>
    </w:p>
    <w:p w14:paraId="213BCB3A"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permafrost degradation. Journal of Geophysical Research: </w:t>
      </w:r>
      <w:proofErr w:type="spellStart"/>
      <w:r w:rsidRPr="00C05382">
        <w:rPr>
          <w:rFonts w:ascii="Times New Roman" w:eastAsia="Times New Roman" w:hAnsi="Times New Roman" w:cs="Times New Roman"/>
          <w:sz w:val="24"/>
          <w:szCs w:val="24"/>
          <w:lang w:val="en-GB"/>
        </w:rPr>
        <w:t>Biogeosciences</w:t>
      </w:r>
      <w:proofErr w:type="spellEnd"/>
      <w:r w:rsidRPr="00C05382">
        <w:rPr>
          <w:rFonts w:ascii="Times New Roman" w:eastAsia="Times New Roman" w:hAnsi="Times New Roman" w:cs="Times New Roman"/>
          <w:sz w:val="24"/>
          <w:szCs w:val="24"/>
          <w:lang w:val="en-GB"/>
        </w:rPr>
        <w:t>, 119, 418-431</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0DF02FC3" w14:textId="77777777" w:rsidR="00D512D8" w:rsidRDefault="00D512D8" w:rsidP="00D512D8">
      <w:pPr>
        <w:spacing w:after="0" w:line="480" w:lineRule="auto"/>
        <w:rPr>
          <w:rFonts w:ascii="Times New Roman" w:hAnsi="Times New Roman" w:cs="Times New Roman"/>
          <w:color w:val="222222"/>
          <w:sz w:val="24"/>
          <w:szCs w:val="24"/>
          <w:shd w:val="clear" w:color="auto" w:fill="FFFFFF"/>
        </w:rPr>
      </w:pPr>
      <w:proofErr w:type="spellStart"/>
      <w:r w:rsidRPr="00C84427">
        <w:rPr>
          <w:rFonts w:ascii="Times New Roman" w:hAnsi="Times New Roman" w:cs="Times New Roman"/>
          <w:color w:val="222222"/>
          <w:sz w:val="24"/>
          <w:szCs w:val="24"/>
          <w:shd w:val="clear" w:color="auto" w:fill="FFFFFF"/>
        </w:rPr>
        <w:t>Linkhorst</w:t>
      </w:r>
      <w:proofErr w:type="spellEnd"/>
      <w:r w:rsidRPr="00C84427">
        <w:rPr>
          <w:rFonts w:ascii="Times New Roman" w:hAnsi="Times New Roman" w:cs="Times New Roman"/>
          <w:color w:val="222222"/>
          <w:sz w:val="24"/>
          <w:szCs w:val="24"/>
          <w:shd w:val="clear" w:color="auto" w:fill="FFFFFF"/>
        </w:rPr>
        <w:t xml:space="preserve">, A., Hiller, C., </w:t>
      </w:r>
      <w:proofErr w:type="spellStart"/>
      <w:r w:rsidRPr="00C84427">
        <w:rPr>
          <w:rFonts w:ascii="Times New Roman" w:hAnsi="Times New Roman" w:cs="Times New Roman"/>
          <w:color w:val="222222"/>
          <w:sz w:val="24"/>
          <w:szCs w:val="24"/>
          <w:shd w:val="clear" w:color="auto" w:fill="FFFFFF"/>
        </w:rPr>
        <w:t>DelSontro</w:t>
      </w:r>
      <w:proofErr w:type="spellEnd"/>
      <w:r w:rsidRPr="00C84427">
        <w:rPr>
          <w:rFonts w:ascii="Times New Roman" w:hAnsi="Times New Roman" w:cs="Times New Roman"/>
          <w:color w:val="222222"/>
          <w:sz w:val="24"/>
          <w:szCs w:val="24"/>
          <w:shd w:val="clear" w:color="auto" w:fill="FFFFFF"/>
        </w:rPr>
        <w:t xml:space="preserve">, T., M. Azevedo, G., Barros, N., </w:t>
      </w:r>
      <w:proofErr w:type="spellStart"/>
      <w:r w:rsidRPr="00C84427">
        <w:rPr>
          <w:rFonts w:ascii="Times New Roman" w:hAnsi="Times New Roman" w:cs="Times New Roman"/>
          <w:color w:val="222222"/>
          <w:sz w:val="24"/>
          <w:szCs w:val="24"/>
          <w:shd w:val="clear" w:color="auto" w:fill="FFFFFF"/>
        </w:rPr>
        <w:t>Mendonça</w:t>
      </w:r>
      <w:proofErr w:type="spellEnd"/>
      <w:r w:rsidRPr="00C84427">
        <w:rPr>
          <w:rFonts w:ascii="Times New Roman" w:hAnsi="Times New Roman" w:cs="Times New Roman"/>
          <w:color w:val="222222"/>
          <w:sz w:val="24"/>
          <w:szCs w:val="24"/>
          <w:shd w:val="clear" w:color="auto" w:fill="FFFFFF"/>
        </w:rPr>
        <w:t xml:space="preserve">, R., &amp; Sobek, S. </w:t>
      </w:r>
    </w:p>
    <w:p w14:paraId="52650E73" w14:textId="77777777" w:rsidR="00D512D8" w:rsidRDefault="00D512D8" w:rsidP="00D512D8">
      <w:pPr>
        <w:spacing w:after="0"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Pr="00C84427">
        <w:rPr>
          <w:rFonts w:ascii="Times New Roman" w:hAnsi="Times New Roman" w:cs="Times New Roman"/>
          <w:color w:val="222222"/>
          <w:sz w:val="24"/>
          <w:szCs w:val="24"/>
          <w:shd w:val="clear" w:color="auto" w:fill="FFFFFF"/>
        </w:rPr>
        <w:t>2020</w:t>
      </w:r>
      <w:r>
        <w:rPr>
          <w:rFonts w:ascii="Times New Roman" w:hAnsi="Times New Roman" w:cs="Times New Roman"/>
          <w:color w:val="222222"/>
          <w:sz w:val="24"/>
          <w:szCs w:val="24"/>
          <w:shd w:val="clear" w:color="auto" w:fill="FFFFFF"/>
        </w:rPr>
        <w:t>)</w:t>
      </w:r>
      <w:r w:rsidRPr="00C84427">
        <w:rPr>
          <w:rFonts w:ascii="Times New Roman" w:hAnsi="Times New Roman" w:cs="Times New Roman"/>
          <w:color w:val="222222"/>
          <w:sz w:val="24"/>
          <w:szCs w:val="24"/>
          <w:shd w:val="clear" w:color="auto" w:fill="FFFFFF"/>
        </w:rPr>
        <w:t>. Comparing methane ebullition variability across space and time in a Brazilian reservoir. Limnology and Oceanography, 65(7), 1623-1634.</w:t>
      </w:r>
    </w:p>
    <w:p w14:paraId="09E83DFA"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lastRenderedPageBreak/>
        <w:t xml:space="preserve">Liu, L., </w:t>
      </w:r>
      <w:proofErr w:type="spellStart"/>
      <w:r w:rsidRPr="00C05382">
        <w:rPr>
          <w:rFonts w:ascii="Times New Roman" w:eastAsia="Times New Roman" w:hAnsi="Times New Roman" w:cs="Times New Roman"/>
          <w:sz w:val="24"/>
          <w:szCs w:val="24"/>
          <w:lang w:val="en-GB"/>
        </w:rPr>
        <w:t>Sotiri</w:t>
      </w:r>
      <w:proofErr w:type="spellEnd"/>
      <w:r w:rsidRPr="00C05382">
        <w:rPr>
          <w:rFonts w:ascii="Times New Roman" w:eastAsia="Times New Roman" w:hAnsi="Times New Roman" w:cs="Times New Roman"/>
          <w:sz w:val="24"/>
          <w:szCs w:val="24"/>
          <w:lang w:val="en-GB"/>
        </w:rPr>
        <w:t xml:space="preserve">, K., </w:t>
      </w:r>
      <w:proofErr w:type="spellStart"/>
      <w:r w:rsidRPr="00C05382">
        <w:rPr>
          <w:rFonts w:ascii="Times New Roman" w:eastAsia="Times New Roman" w:hAnsi="Times New Roman" w:cs="Times New Roman"/>
          <w:sz w:val="24"/>
          <w:szCs w:val="24"/>
          <w:lang w:val="en-GB"/>
        </w:rPr>
        <w:t>Dück</w:t>
      </w:r>
      <w:proofErr w:type="spellEnd"/>
      <w:r w:rsidRPr="00C05382">
        <w:rPr>
          <w:rFonts w:ascii="Times New Roman" w:eastAsia="Times New Roman" w:hAnsi="Times New Roman" w:cs="Times New Roman"/>
          <w:sz w:val="24"/>
          <w:szCs w:val="24"/>
          <w:lang w:val="en-GB"/>
        </w:rPr>
        <w:t>, Y. et al.</w:t>
      </w:r>
      <w:r>
        <w:rPr>
          <w:rFonts w:ascii="Times New Roman" w:eastAsia="Times New Roman" w:hAnsi="Times New Roman" w:cs="Times New Roman"/>
          <w:sz w:val="24"/>
          <w:szCs w:val="24"/>
          <w:lang w:val="en-GB"/>
        </w:rPr>
        <w:t xml:space="preserve"> (2019).</w:t>
      </w:r>
      <w:r w:rsidRPr="00C05382">
        <w:rPr>
          <w:rFonts w:ascii="Times New Roman" w:eastAsia="Times New Roman" w:hAnsi="Times New Roman" w:cs="Times New Roman"/>
          <w:sz w:val="24"/>
          <w:szCs w:val="24"/>
          <w:lang w:val="en-GB"/>
        </w:rPr>
        <w:t xml:space="preserve"> The control of sediment gas accumulation on spatial </w:t>
      </w:r>
    </w:p>
    <w:p w14:paraId="2D9E5E63" w14:textId="77777777" w:rsidR="00D512D8" w:rsidRPr="003C50B9"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distribution of ebullition in Lake Kinneret. Geo-Mar Lett</w:t>
      </w:r>
      <w:r>
        <w:rPr>
          <w:rFonts w:ascii="Times New Roman" w:eastAsia="Times New Roman" w:hAnsi="Times New Roman" w:cs="Times New Roman"/>
          <w:sz w:val="24"/>
          <w:szCs w:val="24"/>
          <w:lang w:val="en-GB"/>
        </w:rPr>
        <w:t xml:space="preserve"> 40, 453-466.</w:t>
      </w:r>
    </w:p>
    <w:p w14:paraId="2F97C924"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Luo, Y., Ogle, K., Tucker, C., Fei, S., Gao, C., </w:t>
      </w:r>
      <w:proofErr w:type="spellStart"/>
      <w:r w:rsidRPr="00C05382">
        <w:rPr>
          <w:rFonts w:ascii="Times New Roman" w:eastAsia="Times New Roman" w:hAnsi="Times New Roman" w:cs="Times New Roman"/>
          <w:sz w:val="24"/>
          <w:szCs w:val="24"/>
          <w:lang w:val="en-GB"/>
        </w:rPr>
        <w:t>LaDeau</w:t>
      </w:r>
      <w:proofErr w:type="spellEnd"/>
      <w:r w:rsidRPr="00C05382">
        <w:rPr>
          <w:rFonts w:ascii="Times New Roman" w:eastAsia="Times New Roman" w:hAnsi="Times New Roman" w:cs="Times New Roman"/>
          <w:sz w:val="24"/>
          <w:szCs w:val="24"/>
          <w:lang w:val="en-GB"/>
        </w:rPr>
        <w:t xml:space="preserve">, S., </w:t>
      </w:r>
      <w:r>
        <w:rPr>
          <w:rFonts w:ascii="Times New Roman" w:eastAsia="Times New Roman" w:hAnsi="Times New Roman" w:cs="Times New Roman"/>
          <w:sz w:val="24"/>
          <w:szCs w:val="24"/>
          <w:lang w:val="en-GB"/>
        </w:rPr>
        <w:t>et al</w:t>
      </w:r>
      <w:r w:rsidRPr="00C05382">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(2011).</w:t>
      </w:r>
      <w:r w:rsidRPr="00C05382">
        <w:rPr>
          <w:rFonts w:ascii="Times New Roman" w:eastAsia="Times New Roman" w:hAnsi="Times New Roman" w:cs="Times New Roman"/>
          <w:sz w:val="24"/>
          <w:szCs w:val="24"/>
          <w:lang w:val="en-GB"/>
        </w:rPr>
        <w:t xml:space="preserve"> Ecological forecasting </w:t>
      </w:r>
    </w:p>
    <w:p w14:paraId="6D0C475D" w14:textId="77777777" w:rsidR="00D512D8" w:rsidRPr="003C50B9"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and data assimilation in a data‐rich era. Ecological Applications, 21, 1429-1442</w:t>
      </w:r>
      <w:r>
        <w:rPr>
          <w:rFonts w:ascii="Times New Roman" w:eastAsia="Times New Roman" w:hAnsi="Times New Roman" w:cs="Times New Roman"/>
          <w:sz w:val="24"/>
          <w:szCs w:val="24"/>
          <w:lang w:val="en-GB"/>
        </w:rPr>
        <w:t>.</w:t>
      </w:r>
    </w:p>
    <w:p w14:paraId="0B1A9A19"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Maavara</w:t>
      </w:r>
      <w:proofErr w:type="spellEnd"/>
      <w:r w:rsidRPr="00C05382">
        <w:rPr>
          <w:rFonts w:ascii="Times New Roman" w:eastAsia="Times New Roman" w:hAnsi="Times New Roman" w:cs="Times New Roman"/>
          <w:sz w:val="24"/>
          <w:szCs w:val="24"/>
          <w:lang w:val="en-GB"/>
        </w:rPr>
        <w:t xml:space="preserve">, T., Chen, Q., Van Meter, K., Brown, L. E., Zhang, J., Ni, J., &amp; </w:t>
      </w:r>
      <w:proofErr w:type="spellStart"/>
      <w:r w:rsidRPr="00C05382">
        <w:rPr>
          <w:rFonts w:ascii="Times New Roman" w:eastAsia="Times New Roman" w:hAnsi="Times New Roman" w:cs="Times New Roman"/>
          <w:sz w:val="24"/>
          <w:szCs w:val="24"/>
          <w:lang w:val="en-GB"/>
        </w:rPr>
        <w:t>Zarfl</w:t>
      </w:r>
      <w:proofErr w:type="spellEnd"/>
      <w:r w:rsidRPr="00C05382">
        <w:rPr>
          <w:rFonts w:ascii="Times New Roman" w:eastAsia="Times New Roman" w:hAnsi="Times New Roman" w:cs="Times New Roman"/>
          <w:sz w:val="24"/>
          <w:szCs w:val="24"/>
          <w:lang w:val="en-GB"/>
        </w:rPr>
        <w:t xml:space="preserve">, C. </w:t>
      </w:r>
      <w:r>
        <w:rPr>
          <w:rFonts w:ascii="Times New Roman" w:eastAsia="Times New Roman" w:hAnsi="Times New Roman" w:cs="Times New Roman"/>
          <w:sz w:val="24"/>
          <w:szCs w:val="24"/>
          <w:lang w:val="en-GB"/>
        </w:rPr>
        <w:t xml:space="preserve">(2020). </w:t>
      </w:r>
      <w:r w:rsidRPr="00C05382">
        <w:rPr>
          <w:rFonts w:ascii="Times New Roman" w:eastAsia="Times New Roman" w:hAnsi="Times New Roman" w:cs="Times New Roman"/>
          <w:sz w:val="24"/>
          <w:szCs w:val="24"/>
          <w:lang w:val="en-GB"/>
        </w:rPr>
        <w:t xml:space="preserve">River </w:t>
      </w:r>
    </w:p>
    <w:p w14:paraId="1696665C"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dam impacts on biogeochemical cycling. Nature Reviews Earth &amp; Environment, 1-14</w:t>
      </w:r>
      <w:r>
        <w:rPr>
          <w:rFonts w:ascii="Times New Roman" w:eastAsia="Times New Roman" w:hAnsi="Times New Roman" w:cs="Times New Roman"/>
          <w:sz w:val="24"/>
          <w:szCs w:val="24"/>
          <w:lang w:val="en-GB"/>
        </w:rPr>
        <w:t>.</w:t>
      </w:r>
    </w:p>
    <w:p w14:paraId="22E19085"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Maher, D. T., </w:t>
      </w:r>
      <w:proofErr w:type="spellStart"/>
      <w:r w:rsidRPr="00C05382">
        <w:rPr>
          <w:rFonts w:ascii="Times New Roman" w:eastAsia="Times New Roman" w:hAnsi="Times New Roman" w:cs="Times New Roman"/>
          <w:sz w:val="24"/>
          <w:szCs w:val="24"/>
          <w:lang w:val="en-GB"/>
        </w:rPr>
        <w:t>Drexl</w:t>
      </w:r>
      <w:proofErr w:type="spellEnd"/>
      <w:r w:rsidRPr="00C05382">
        <w:rPr>
          <w:rFonts w:ascii="Times New Roman" w:eastAsia="Times New Roman" w:hAnsi="Times New Roman" w:cs="Times New Roman"/>
          <w:sz w:val="24"/>
          <w:szCs w:val="24"/>
          <w:lang w:val="en-GB"/>
        </w:rPr>
        <w:t xml:space="preserve">, M., Tait, D. R., Johnston, S. G., &amp; Jeffrey, L. C.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w:t>
      </w:r>
      <w:r>
        <w:rPr>
          <w:rFonts w:ascii="Times New Roman" w:eastAsia="Times New Roman" w:hAnsi="Times New Roman" w:cs="Times New Roman"/>
          <w:sz w:val="24"/>
          <w:szCs w:val="24"/>
          <w:lang w:val="en-GB"/>
        </w:rPr>
        <w:t xml:space="preserve">9). </w:t>
      </w:r>
      <w:proofErr w:type="spellStart"/>
      <w:r w:rsidRPr="00C05382">
        <w:rPr>
          <w:rFonts w:ascii="Times New Roman" w:eastAsia="Times New Roman" w:hAnsi="Times New Roman" w:cs="Times New Roman"/>
          <w:sz w:val="24"/>
          <w:szCs w:val="24"/>
          <w:lang w:val="en-GB"/>
        </w:rPr>
        <w:t>iAMES</w:t>
      </w:r>
      <w:proofErr w:type="spellEnd"/>
      <w:r w:rsidRPr="00C05382">
        <w:rPr>
          <w:rFonts w:ascii="Times New Roman" w:eastAsia="Times New Roman" w:hAnsi="Times New Roman" w:cs="Times New Roman"/>
          <w:sz w:val="24"/>
          <w:szCs w:val="24"/>
          <w:lang w:val="en-GB"/>
        </w:rPr>
        <w:t xml:space="preserve">: An </w:t>
      </w:r>
    </w:p>
    <w:p w14:paraId="42720187"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inexpensive, Automated Methane Ebullition Sensor. Environ. Sci. Tech., 53, 6420-6426</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2AB16F43"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Männistö</w:t>
      </w:r>
      <w:proofErr w:type="spellEnd"/>
      <w:r w:rsidRPr="00C05382">
        <w:rPr>
          <w:rFonts w:ascii="Times New Roman" w:eastAsia="Times New Roman" w:hAnsi="Times New Roman" w:cs="Times New Roman"/>
          <w:sz w:val="24"/>
          <w:szCs w:val="24"/>
          <w:lang w:val="en-GB"/>
        </w:rPr>
        <w:t xml:space="preserve">, E., </w:t>
      </w:r>
      <w:proofErr w:type="spellStart"/>
      <w:r w:rsidRPr="00C05382">
        <w:rPr>
          <w:rFonts w:ascii="Times New Roman" w:eastAsia="Times New Roman" w:hAnsi="Times New Roman" w:cs="Times New Roman"/>
          <w:sz w:val="24"/>
          <w:szCs w:val="24"/>
          <w:lang w:val="en-GB"/>
        </w:rPr>
        <w:t>Korrensalo</w:t>
      </w:r>
      <w:proofErr w:type="spellEnd"/>
      <w:r w:rsidRPr="00C05382">
        <w:rPr>
          <w:rFonts w:ascii="Times New Roman" w:eastAsia="Times New Roman" w:hAnsi="Times New Roman" w:cs="Times New Roman"/>
          <w:sz w:val="24"/>
          <w:szCs w:val="24"/>
          <w:lang w:val="en-GB"/>
        </w:rPr>
        <w:t xml:space="preserve">, A., </w:t>
      </w:r>
      <w:proofErr w:type="spellStart"/>
      <w:r w:rsidRPr="00C05382">
        <w:rPr>
          <w:rFonts w:ascii="Times New Roman" w:eastAsia="Times New Roman" w:hAnsi="Times New Roman" w:cs="Times New Roman"/>
          <w:sz w:val="24"/>
          <w:szCs w:val="24"/>
          <w:lang w:val="en-GB"/>
        </w:rPr>
        <w:t>Alekseychik</w:t>
      </w:r>
      <w:proofErr w:type="spellEnd"/>
      <w:r w:rsidRPr="00C05382">
        <w:rPr>
          <w:rFonts w:ascii="Times New Roman" w:eastAsia="Times New Roman" w:hAnsi="Times New Roman" w:cs="Times New Roman"/>
          <w:sz w:val="24"/>
          <w:szCs w:val="24"/>
          <w:lang w:val="en-GB"/>
        </w:rPr>
        <w:t xml:space="preserve">, P., </w:t>
      </w:r>
      <w:proofErr w:type="spellStart"/>
      <w:r w:rsidRPr="00C05382">
        <w:rPr>
          <w:rFonts w:ascii="Times New Roman" w:eastAsia="Times New Roman" w:hAnsi="Times New Roman" w:cs="Times New Roman"/>
          <w:sz w:val="24"/>
          <w:szCs w:val="24"/>
          <w:lang w:val="en-GB"/>
        </w:rPr>
        <w:t>Mammarella</w:t>
      </w:r>
      <w:proofErr w:type="spellEnd"/>
      <w:r w:rsidRPr="00C05382">
        <w:rPr>
          <w:rFonts w:ascii="Times New Roman" w:eastAsia="Times New Roman" w:hAnsi="Times New Roman" w:cs="Times New Roman"/>
          <w:sz w:val="24"/>
          <w:szCs w:val="24"/>
          <w:lang w:val="en-GB"/>
        </w:rPr>
        <w:t xml:space="preserve">, I., </w:t>
      </w:r>
      <w:proofErr w:type="spellStart"/>
      <w:r w:rsidRPr="00C05382">
        <w:rPr>
          <w:rFonts w:ascii="Times New Roman" w:eastAsia="Times New Roman" w:hAnsi="Times New Roman" w:cs="Times New Roman"/>
          <w:sz w:val="24"/>
          <w:szCs w:val="24"/>
          <w:lang w:val="en-GB"/>
        </w:rPr>
        <w:t>Peltola</w:t>
      </w:r>
      <w:proofErr w:type="spellEnd"/>
      <w:r w:rsidRPr="00C05382">
        <w:rPr>
          <w:rFonts w:ascii="Times New Roman" w:eastAsia="Times New Roman" w:hAnsi="Times New Roman" w:cs="Times New Roman"/>
          <w:sz w:val="24"/>
          <w:szCs w:val="24"/>
          <w:lang w:val="en-GB"/>
        </w:rPr>
        <w:t xml:space="preserve">, O., </w:t>
      </w:r>
      <w:proofErr w:type="spellStart"/>
      <w:r w:rsidRPr="00C05382">
        <w:rPr>
          <w:rFonts w:ascii="Times New Roman" w:eastAsia="Times New Roman" w:hAnsi="Times New Roman" w:cs="Times New Roman"/>
          <w:sz w:val="24"/>
          <w:szCs w:val="24"/>
          <w:lang w:val="en-GB"/>
        </w:rPr>
        <w:t>Vesala</w:t>
      </w:r>
      <w:proofErr w:type="spellEnd"/>
      <w:r w:rsidRPr="00C05382">
        <w:rPr>
          <w:rFonts w:ascii="Times New Roman" w:eastAsia="Times New Roman" w:hAnsi="Times New Roman" w:cs="Times New Roman"/>
          <w:sz w:val="24"/>
          <w:szCs w:val="24"/>
          <w:lang w:val="en-GB"/>
        </w:rPr>
        <w:t xml:space="preserve">, T., &amp; </w:t>
      </w:r>
    </w:p>
    <w:p w14:paraId="7406214C"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Tuittila</w:t>
      </w:r>
      <w:proofErr w:type="spellEnd"/>
      <w:r w:rsidRPr="00C05382">
        <w:rPr>
          <w:rFonts w:ascii="Times New Roman" w:eastAsia="Times New Roman" w:hAnsi="Times New Roman" w:cs="Times New Roman"/>
          <w:sz w:val="24"/>
          <w:szCs w:val="24"/>
          <w:lang w:val="en-GB"/>
        </w:rPr>
        <w:t xml:space="preserve">, E. S.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2019</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 xml:space="preserve">Multi-year methane ebullition measurements from water and bare peat surfaces of a patterned boreal bog. </w:t>
      </w:r>
      <w:proofErr w:type="spellStart"/>
      <w:r w:rsidRPr="00C05382">
        <w:rPr>
          <w:rFonts w:ascii="Times New Roman" w:eastAsia="Times New Roman" w:hAnsi="Times New Roman" w:cs="Times New Roman"/>
          <w:sz w:val="24"/>
          <w:szCs w:val="24"/>
          <w:lang w:val="en-GB"/>
        </w:rPr>
        <w:t>Biogeosciences</w:t>
      </w:r>
      <w:proofErr w:type="spellEnd"/>
      <w:r w:rsidRPr="00C05382">
        <w:rPr>
          <w:rFonts w:ascii="Times New Roman" w:eastAsia="Times New Roman" w:hAnsi="Times New Roman" w:cs="Times New Roman"/>
          <w:sz w:val="24"/>
          <w:szCs w:val="24"/>
          <w:lang w:val="en-GB"/>
        </w:rPr>
        <w:t xml:space="preserve">, 16, 2409-2421. </w:t>
      </w:r>
    </w:p>
    <w:p w14:paraId="2A385726" w14:textId="77777777" w:rsidR="00D512D8" w:rsidRDefault="00D512D8" w:rsidP="00D512D8">
      <w:pPr>
        <w:spacing w:after="0" w:line="480" w:lineRule="auto"/>
        <w:rPr>
          <w:rFonts w:ascii="Times New Roman" w:hAnsi="Times New Roman" w:cs="Times New Roman"/>
          <w:color w:val="222222"/>
          <w:sz w:val="24"/>
          <w:szCs w:val="24"/>
          <w:shd w:val="clear" w:color="auto" w:fill="FFFFFF"/>
        </w:rPr>
      </w:pPr>
      <w:proofErr w:type="spellStart"/>
      <w:r w:rsidRPr="00686EA6">
        <w:rPr>
          <w:rFonts w:ascii="Times New Roman" w:hAnsi="Times New Roman" w:cs="Times New Roman"/>
          <w:color w:val="222222"/>
          <w:sz w:val="24"/>
          <w:szCs w:val="24"/>
          <w:shd w:val="clear" w:color="auto" w:fill="FFFFFF"/>
        </w:rPr>
        <w:t>Marcé</w:t>
      </w:r>
      <w:proofErr w:type="spellEnd"/>
      <w:r w:rsidRPr="00686EA6">
        <w:rPr>
          <w:rFonts w:ascii="Times New Roman" w:hAnsi="Times New Roman" w:cs="Times New Roman"/>
          <w:color w:val="222222"/>
          <w:sz w:val="24"/>
          <w:szCs w:val="24"/>
          <w:shd w:val="clear" w:color="auto" w:fill="FFFFFF"/>
        </w:rPr>
        <w:t xml:space="preserve">, R., George, G., </w:t>
      </w:r>
      <w:proofErr w:type="spellStart"/>
      <w:r w:rsidRPr="00686EA6">
        <w:rPr>
          <w:rFonts w:ascii="Times New Roman" w:hAnsi="Times New Roman" w:cs="Times New Roman"/>
          <w:color w:val="222222"/>
          <w:sz w:val="24"/>
          <w:szCs w:val="24"/>
          <w:shd w:val="clear" w:color="auto" w:fill="FFFFFF"/>
        </w:rPr>
        <w:t>Buscarinu</w:t>
      </w:r>
      <w:proofErr w:type="spellEnd"/>
      <w:r w:rsidRPr="00686EA6">
        <w:rPr>
          <w:rFonts w:ascii="Times New Roman" w:hAnsi="Times New Roman" w:cs="Times New Roman"/>
          <w:color w:val="222222"/>
          <w:sz w:val="24"/>
          <w:szCs w:val="24"/>
          <w:shd w:val="clear" w:color="auto" w:fill="FFFFFF"/>
        </w:rPr>
        <w:t xml:space="preserve">, P., </w:t>
      </w:r>
      <w:proofErr w:type="spellStart"/>
      <w:r w:rsidRPr="00686EA6">
        <w:rPr>
          <w:rFonts w:ascii="Times New Roman" w:hAnsi="Times New Roman" w:cs="Times New Roman"/>
          <w:color w:val="222222"/>
          <w:sz w:val="24"/>
          <w:szCs w:val="24"/>
          <w:shd w:val="clear" w:color="auto" w:fill="FFFFFF"/>
        </w:rPr>
        <w:t>Deidda</w:t>
      </w:r>
      <w:proofErr w:type="spellEnd"/>
      <w:r w:rsidRPr="00686EA6">
        <w:rPr>
          <w:rFonts w:ascii="Times New Roman" w:hAnsi="Times New Roman" w:cs="Times New Roman"/>
          <w:color w:val="222222"/>
          <w:sz w:val="24"/>
          <w:szCs w:val="24"/>
          <w:shd w:val="clear" w:color="auto" w:fill="FFFFFF"/>
        </w:rPr>
        <w:t xml:space="preserve">, M., </w:t>
      </w:r>
      <w:proofErr w:type="spellStart"/>
      <w:r w:rsidRPr="00686EA6">
        <w:rPr>
          <w:rFonts w:ascii="Times New Roman" w:hAnsi="Times New Roman" w:cs="Times New Roman"/>
          <w:color w:val="222222"/>
          <w:sz w:val="24"/>
          <w:szCs w:val="24"/>
          <w:shd w:val="clear" w:color="auto" w:fill="FFFFFF"/>
        </w:rPr>
        <w:t>Dunalska</w:t>
      </w:r>
      <w:proofErr w:type="spellEnd"/>
      <w:r w:rsidRPr="00686EA6">
        <w:rPr>
          <w:rFonts w:ascii="Times New Roman" w:hAnsi="Times New Roman" w:cs="Times New Roman"/>
          <w:color w:val="222222"/>
          <w:sz w:val="24"/>
          <w:szCs w:val="24"/>
          <w:shd w:val="clear" w:color="auto" w:fill="FFFFFF"/>
        </w:rPr>
        <w:t xml:space="preserve">, J., de </w:t>
      </w:r>
      <w:proofErr w:type="spellStart"/>
      <w:r w:rsidRPr="00686EA6">
        <w:rPr>
          <w:rFonts w:ascii="Times New Roman" w:hAnsi="Times New Roman" w:cs="Times New Roman"/>
          <w:color w:val="222222"/>
          <w:sz w:val="24"/>
          <w:szCs w:val="24"/>
          <w:shd w:val="clear" w:color="auto" w:fill="FFFFFF"/>
        </w:rPr>
        <w:t>Eyto</w:t>
      </w:r>
      <w:proofErr w:type="spellEnd"/>
      <w:r w:rsidRPr="00686EA6">
        <w:rPr>
          <w:rFonts w:ascii="Times New Roman" w:hAnsi="Times New Roman" w:cs="Times New Roman"/>
          <w:color w:val="222222"/>
          <w:sz w:val="24"/>
          <w:szCs w:val="24"/>
          <w:shd w:val="clear" w:color="auto" w:fill="FFFFFF"/>
        </w:rPr>
        <w:t xml:space="preserve">, E., </w:t>
      </w:r>
      <w:r>
        <w:rPr>
          <w:rFonts w:ascii="Times New Roman" w:hAnsi="Times New Roman" w:cs="Times New Roman"/>
          <w:color w:val="222222"/>
          <w:sz w:val="24"/>
          <w:szCs w:val="24"/>
          <w:shd w:val="clear" w:color="auto" w:fill="FFFFFF"/>
        </w:rPr>
        <w:t>et al</w:t>
      </w:r>
      <w:r w:rsidRPr="00686EA6">
        <w:rPr>
          <w:rFonts w:ascii="Times New Roman" w:hAnsi="Times New Roman" w:cs="Times New Roman"/>
          <w:color w:val="222222"/>
          <w:sz w:val="24"/>
          <w:szCs w:val="24"/>
          <w:shd w:val="clear" w:color="auto" w:fill="FFFFFF"/>
        </w:rPr>
        <w:t xml:space="preserve">. (2016). </w:t>
      </w:r>
    </w:p>
    <w:p w14:paraId="4E740E11" w14:textId="77777777" w:rsidR="00D512D8" w:rsidRPr="003C50B9" w:rsidRDefault="00D512D8" w:rsidP="00D512D8">
      <w:pPr>
        <w:spacing w:after="0" w:line="480" w:lineRule="auto"/>
        <w:ind w:left="720"/>
        <w:rPr>
          <w:rFonts w:ascii="Times New Roman" w:hAnsi="Times New Roman" w:cs="Times New Roman"/>
          <w:color w:val="222222"/>
          <w:sz w:val="24"/>
          <w:szCs w:val="24"/>
          <w:shd w:val="clear" w:color="auto" w:fill="FFFFFF"/>
        </w:rPr>
      </w:pPr>
      <w:r w:rsidRPr="00686EA6">
        <w:rPr>
          <w:rFonts w:ascii="Times New Roman" w:hAnsi="Times New Roman" w:cs="Times New Roman"/>
          <w:color w:val="222222"/>
          <w:sz w:val="24"/>
          <w:szCs w:val="24"/>
          <w:shd w:val="clear" w:color="auto" w:fill="FFFFFF"/>
        </w:rPr>
        <w:t>Automatic high frequency monitoring for improved lake and reservoir management. Environmental Science &amp; Technology, 50(20), 10780-10794.</w:t>
      </w:r>
    </w:p>
    <w:p w14:paraId="554C8408" w14:textId="77777777" w:rsidR="00D512D8" w:rsidRDefault="00D512D8" w:rsidP="00D512D8">
      <w:pPr>
        <w:spacing w:after="0" w:line="480" w:lineRule="auto"/>
        <w:rPr>
          <w:rFonts w:ascii="Times New Roman" w:hAnsi="Times New Roman" w:cs="Times New Roman"/>
          <w:sz w:val="24"/>
          <w:szCs w:val="24"/>
        </w:rPr>
      </w:pPr>
      <w:proofErr w:type="spellStart"/>
      <w:r w:rsidRPr="002157C9">
        <w:rPr>
          <w:rFonts w:ascii="Times New Roman" w:hAnsi="Times New Roman" w:cs="Times New Roman"/>
          <w:sz w:val="24"/>
          <w:szCs w:val="24"/>
        </w:rPr>
        <w:t>Mendonça</w:t>
      </w:r>
      <w:proofErr w:type="spellEnd"/>
      <w:r w:rsidRPr="002157C9">
        <w:rPr>
          <w:rFonts w:ascii="Times New Roman" w:hAnsi="Times New Roman" w:cs="Times New Roman"/>
          <w:sz w:val="24"/>
          <w:szCs w:val="24"/>
        </w:rPr>
        <w:t xml:space="preserve">, R., Müller, R. A., Clow, D., </w:t>
      </w:r>
      <w:proofErr w:type="spellStart"/>
      <w:r w:rsidRPr="002157C9">
        <w:rPr>
          <w:rFonts w:ascii="Times New Roman" w:hAnsi="Times New Roman" w:cs="Times New Roman"/>
          <w:sz w:val="24"/>
          <w:szCs w:val="24"/>
        </w:rPr>
        <w:t>Verpoorter</w:t>
      </w:r>
      <w:proofErr w:type="spellEnd"/>
      <w:r w:rsidRPr="002157C9">
        <w:rPr>
          <w:rFonts w:ascii="Times New Roman" w:hAnsi="Times New Roman" w:cs="Times New Roman"/>
          <w:sz w:val="24"/>
          <w:szCs w:val="24"/>
        </w:rPr>
        <w:t xml:space="preserve">, C., Raymond, P., </w:t>
      </w:r>
      <w:proofErr w:type="spellStart"/>
      <w:r w:rsidRPr="002157C9">
        <w:rPr>
          <w:rFonts w:ascii="Times New Roman" w:hAnsi="Times New Roman" w:cs="Times New Roman"/>
          <w:sz w:val="24"/>
          <w:szCs w:val="24"/>
        </w:rPr>
        <w:t>Tranvik</w:t>
      </w:r>
      <w:proofErr w:type="spellEnd"/>
      <w:r w:rsidRPr="002157C9">
        <w:rPr>
          <w:rFonts w:ascii="Times New Roman" w:hAnsi="Times New Roman" w:cs="Times New Roman"/>
          <w:sz w:val="24"/>
          <w:szCs w:val="24"/>
        </w:rPr>
        <w:t xml:space="preserve">, L. J., &amp; Sobek, S. </w:t>
      </w:r>
    </w:p>
    <w:p w14:paraId="73720949" w14:textId="77777777" w:rsidR="00D512D8" w:rsidRPr="003C50B9" w:rsidRDefault="00D512D8" w:rsidP="00D512D8">
      <w:pPr>
        <w:spacing w:after="0" w:line="480" w:lineRule="auto"/>
        <w:ind w:left="720"/>
        <w:rPr>
          <w:rFonts w:ascii="Times New Roman" w:hAnsi="Times New Roman" w:cs="Times New Roman"/>
          <w:sz w:val="24"/>
          <w:szCs w:val="24"/>
        </w:rPr>
      </w:pPr>
      <w:r w:rsidRPr="002157C9">
        <w:rPr>
          <w:rFonts w:ascii="Times New Roman" w:hAnsi="Times New Roman" w:cs="Times New Roman"/>
          <w:sz w:val="24"/>
          <w:szCs w:val="24"/>
        </w:rPr>
        <w:t>(2017). Organic carbon burial in global lakes and reservoirs. Nat</w:t>
      </w:r>
      <w:r>
        <w:rPr>
          <w:rFonts w:ascii="Times New Roman" w:hAnsi="Times New Roman" w:cs="Times New Roman"/>
          <w:sz w:val="24"/>
          <w:szCs w:val="24"/>
        </w:rPr>
        <w:t>.</w:t>
      </w:r>
      <w:r w:rsidRPr="002157C9">
        <w:rPr>
          <w:rFonts w:ascii="Times New Roman" w:hAnsi="Times New Roman" w:cs="Times New Roman"/>
          <w:sz w:val="24"/>
          <w:szCs w:val="24"/>
        </w:rPr>
        <w:t xml:space="preserve"> </w:t>
      </w:r>
      <w:r>
        <w:rPr>
          <w:rFonts w:ascii="Times New Roman" w:hAnsi="Times New Roman" w:cs="Times New Roman"/>
          <w:sz w:val="24"/>
          <w:szCs w:val="24"/>
        </w:rPr>
        <w:t>C</w:t>
      </w:r>
      <w:r w:rsidRPr="002157C9">
        <w:rPr>
          <w:rFonts w:ascii="Times New Roman" w:hAnsi="Times New Roman" w:cs="Times New Roman"/>
          <w:sz w:val="24"/>
          <w:szCs w:val="24"/>
        </w:rPr>
        <w:t>omm</w:t>
      </w:r>
      <w:r>
        <w:rPr>
          <w:rFonts w:ascii="Times New Roman" w:hAnsi="Times New Roman" w:cs="Times New Roman"/>
          <w:sz w:val="24"/>
          <w:szCs w:val="24"/>
        </w:rPr>
        <w:t>.</w:t>
      </w:r>
      <w:r w:rsidRPr="002157C9">
        <w:rPr>
          <w:rFonts w:ascii="Times New Roman" w:hAnsi="Times New Roman" w:cs="Times New Roman"/>
          <w:sz w:val="24"/>
          <w:szCs w:val="24"/>
        </w:rPr>
        <w:t>, 8(1), 1-7.</w:t>
      </w:r>
    </w:p>
    <w:p w14:paraId="78DB2250"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McClure, R. P., Lofton, M. E., Chen, S., Krueger, K. M., Little, J. C., Carey, C. C.</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2020</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The </w:t>
      </w:r>
    </w:p>
    <w:p w14:paraId="09C04D61"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magnitude and drivers of methane ebullition and diffusion vary on a longitudinal gradient in a small freshwater reservoir. JGR: </w:t>
      </w:r>
      <w:proofErr w:type="spellStart"/>
      <w:r w:rsidRPr="00C05382">
        <w:rPr>
          <w:rFonts w:ascii="Times New Roman" w:eastAsia="Times New Roman" w:hAnsi="Times New Roman" w:cs="Times New Roman"/>
          <w:sz w:val="24"/>
          <w:szCs w:val="24"/>
          <w:lang w:val="en-GB"/>
        </w:rPr>
        <w:t>Biogeosciences</w:t>
      </w:r>
      <w:proofErr w:type="spellEnd"/>
      <w:r w:rsidRPr="00C05382">
        <w:rPr>
          <w:rFonts w:ascii="Times New Roman" w:eastAsia="Times New Roman" w:hAnsi="Times New Roman" w:cs="Times New Roman"/>
          <w:sz w:val="24"/>
          <w:szCs w:val="24"/>
          <w:lang w:val="en-GB"/>
        </w:rPr>
        <w:t>, 125, e2019JG005205.</w:t>
      </w:r>
    </w:p>
    <w:p w14:paraId="31652E86"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Moriasi</w:t>
      </w:r>
      <w:proofErr w:type="spellEnd"/>
      <w:r w:rsidRPr="00C05382">
        <w:rPr>
          <w:rFonts w:ascii="Times New Roman" w:eastAsia="Times New Roman" w:hAnsi="Times New Roman" w:cs="Times New Roman"/>
          <w:sz w:val="24"/>
          <w:szCs w:val="24"/>
          <w:lang w:val="en-GB"/>
        </w:rPr>
        <w:t xml:space="preserve">, D. N., Arnold, J. G., Van Liew, M. W., </w:t>
      </w:r>
      <w:proofErr w:type="spellStart"/>
      <w:r w:rsidRPr="00C05382">
        <w:rPr>
          <w:rFonts w:ascii="Times New Roman" w:eastAsia="Times New Roman" w:hAnsi="Times New Roman" w:cs="Times New Roman"/>
          <w:sz w:val="24"/>
          <w:szCs w:val="24"/>
          <w:lang w:val="en-GB"/>
        </w:rPr>
        <w:t>Bingner</w:t>
      </w:r>
      <w:proofErr w:type="spellEnd"/>
      <w:r w:rsidRPr="00C05382">
        <w:rPr>
          <w:rFonts w:ascii="Times New Roman" w:eastAsia="Times New Roman" w:hAnsi="Times New Roman" w:cs="Times New Roman"/>
          <w:sz w:val="24"/>
          <w:szCs w:val="24"/>
          <w:lang w:val="en-GB"/>
        </w:rPr>
        <w:t xml:space="preserve">, R. L., </w:t>
      </w:r>
      <w:proofErr w:type="spellStart"/>
      <w:r w:rsidRPr="00C05382">
        <w:rPr>
          <w:rFonts w:ascii="Times New Roman" w:eastAsia="Times New Roman" w:hAnsi="Times New Roman" w:cs="Times New Roman"/>
          <w:sz w:val="24"/>
          <w:szCs w:val="24"/>
          <w:lang w:val="en-GB"/>
        </w:rPr>
        <w:t>Harmel</w:t>
      </w:r>
      <w:proofErr w:type="spellEnd"/>
      <w:r w:rsidRPr="00C05382">
        <w:rPr>
          <w:rFonts w:ascii="Times New Roman" w:eastAsia="Times New Roman" w:hAnsi="Times New Roman" w:cs="Times New Roman"/>
          <w:sz w:val="24"/>
          <w:szCs w:val="24"/>
          <w:lang w:val="en-GB"/>
        </w:rPr>
        <w:t xml:space="preserve">, R. D., and </w:t>
      </w:r>
      <w:proofErr w:type="spellStart"/>
      <w:r w:rsidRPr="00C05382">
        <w:rPr>
          <w:rFonts w:ascii="Times New Roman" w:eastAsia="Times New Roman" w:hAnsi="Times New Roman" w:cs="Times New Roman"/>
          <w:sz w:val="24"/>
          <w:szCs w:val="24"/>
          <w:lang w:val="en-GB"/>
        </w:rPr>
        <w:t>Veith</w:t>
      </w:r>
      <w:proofErr w:type="spellEnd"/>
      <w:r w:rsidRPr="00C05382">
        <w:rPr>
          <w:rFonts w:ascii="Times New Roman" w:eastAsia="Times New Roman" w:hAnsi="Times New Roman" w:cs="Times New Roman"/>
          <w:sz w:val="24"/>
          <w:szCs w:val="24"/>
          <w:lang w:val="en-GB"/>
        </w:rPr>
        <w:t xml:space="preserve">, T. L. </w:t>
      </w:r>
    </w:p>
    <w:p w14:paraId="11B68B92"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(2007). </w:t>
      </w:r>
      <w:r w:rsidRPr="00C05382">
        <w:rPr>
          <w:rFonts w:ascii="Times New Roman" w:eastAsia="Times New Roman" w:hAnsi="Times New Roman" w:cs="Times New Roman"/>
          <w:sz w:val="24"/>
          <w:szCs w:val="24"/>
          <w:lang w:val="en-GB"/>
        </w:rPr>
        <w:t>Model evaluation guidelines for systematic quantification of accuracy in watershed simulations. Transactions of the ASABE, 50, 885-900</w:t>
      </w:r>
      <w:r>
        <w:rPr>
          <w:rFonts w:ascii="Times New Roman" w:eastAsia="Times New Roman" w:hAnsi="Times New Roman" w:cs="Times New Roman"/>
          <w:sz w:val="24"/>
          <w:szCs w:val="24"/>
          <w:lang w:val="en-GB"/>
        </w:rPr>
        <w:t>.</w:t>
      </w:r>
    </w:p>
    <w:p w14:paraId="23151F0E" w14:textId="2DCBA24A"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Nash, J. E., &amp; Sutcliffe, J. V.</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1970</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River flow forecasting through conceptual </w:t>
      </w:r>
      <w:proofErr w:type="gramStart"/>
      <w:r w:rsidRPr="00C05382">
        <w:rPr>
          <w:rFonts w:ascii="Times New Roman" w:eastAsia="Times New Roman" w:hAnsi="Times New Roman" w:cs="Times New Roman"/>
          <w:sz w:val="24"/>
          <w:szCs w:val="24"/>
          <w:lang w:val="en-GB"/>
        </w:rPr>
        <w:t>models</w:t>
      </w:r>
      <w:proofErr w:type="gramEnd"/>
      <w:r w:rsidRPr="00C05382">
        <w:rPr>
          <w:rFonts w:ascii="Times New Roman" w:eastAsia="Times New Roman" w:hAnsi="Times New Roman" w:cs="Times New Roman"/>
          <w:sz w:val="24"/>
          <w:szCs w:val="24"/>
          <w:lang w:val="en-GB"/>
        </w:rPr>
        <w:t xml:space="preserve"> part I</w:t>
      </w:r>
      <w:ins w:id="1092" w:author="McClure, Ryan" w:date="2020-11-18T10:32:00Z">
        <w:r w:rsidR="00E054E9">
          <w:rPr>
            <w:rFonts w:ascii="Times New Roman" w:eastAsia="Times New Roman" w:hAnsi="Times New Roman" w:cs="Times New Roman"/>
            <w:sz w:val="24"/>
            <w:szCs w:val="24"/>
            <w:lang w:val="en-GB"/>
          </w:rPr>
          <w:t>-</w:t>
        </w:r>
      </w:ins>
      <w:del w:id="1093" w:author="McClure, Ryan" w:date="2020-11-18T10:32:00Z">
        <w:r w:rsidRPr="00C05382" w:rsidDel="00E054E9">
          <w:rPr>
            <w:rFonts w:ascii="Times New Roman" w:eastAsia="Times New Roman" w:hAnsi="Times New Roman" w:cs="Times New Roman"/>
            <w:sz w:val="24"/>
            <w:szCs w:val="24"/>
            <w:lang w:val="en-GB"/>
          </w:rPr>
          <w:delText>—</w:delText>
        </w:r>
      </w:del>
    </w:p>
    <w:p w14:paraId="7C552CB5"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lastRenderedPageBreak/>
        <w:t>A discussion of principles. Journal of Hydrology, 10, 282-290</w:t>
      </w:r>
      <w:r>
        <w:rPr>
          <w:rFonts w:ascii="Times New Roman" w:eastAsia="Times New Roman" w:hAnsi="Times New Roman" w:cs="Times New Roman"/>
          <w:sz w:val="24"/>
          <w:szCs w:val="24"/>
          <w:lang w:val="en-GB"/>
        </w:rPr>
        <w:t>.</w:t>
      </w:r>
    </w:p>
    <w:p w14:paraId="6AA106AD"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Natchimuthu</w:t>
      </w:r>
      <w:proofErr w:type="spellEnd"/>
      <w:r w:rsidRPr="00C05382">
        <w:rPr>
          <w:rFonts w:ascii="Times New Roman" w:eastAsia="Times New Roman" w:hAnsi="Times New Roman" w:cs="Times New Roman"/>
          <w:sz w:val="24"/>
          <w:szCs w:val="24"/>
          <w:lang w:val="en-GB"/>
        </w:rPr>
        <w:t xml:space="preserve">, S., </w:t>
      </w:r>
      <w:proofErr w:type="spellStart"/>
      <w:r w:rsidRPr="00C05382">
        <w:rPr>
          <w:rFonts w:ascii="Times New Roman" w:eastAsia="Times New Roman" w:hAnsi="Times New Roman" w:cs="Times New Roman"/>
          <w:sz w:val="24"/>
          <w:szCs w:val="24"/>
          <w:lang w:val="en-GB"/>
        </w:rPr>
        <w:t>Sundgren</w:t>
      </w:r>
      <w:proofErr w:type="spellEnd"/>
      <w:r w:rsidRPr="00C05382">
        <w:rPr>
          <w:rFonts w:ascii="Times New Roman" w:eastAsia="Times New Roman" w:hAnsi="Times New Roman" w:cs="Times New Roman"/>
          <w:sz w:val="24"/>
          <w:szCs w:val="24"/>
          <w:lang w:val="en-GB"/>
        </w:rPr>
        <w:t xml:space="preserve">, I., </w:t>
      </w:r>
      <w:proofErr w:type="spellStart"/>
      <w:r w:rsidRPr="00C05382">
        <w:rPr>
          <w:rFonts w:ascii="Times New Roman" w:eastAsia="Times New Roman" w:hAnsi="Times New Roman" w:cs="Times New Roman"/>
          <w:sz w:val="24"/>
          <w:szCs w:val="24"/>
          <w:lang w:val="en-GB"/>
        </w:rPr>
        <w:t>Gålfalk</w:t>
      </w:r>
      <w:proofErr w:type="spellEnd"/>
      <w:r w:rsidRPr="00C05382">
        <w:rPr>
          <w:rFonts w:ascii="Times New Roman" w:eastAsia="Times New Roman" w:hAnsi="Times New Roman" w:cs="Times New Roman"/>
          <w:sz w:val="24"/>
          <w:szCs w:val="24"/>
          <w:lang w:val="en-GB"/>
        </w:rPr>
        <w:t xml:space="preserve">, M., </w:t>
      </w:r>
      <w:proofErr w:type="spellStart"/>
      <w:r w:rsidRPr="00C05382">
        <w:rPr>
          <w:rFonts w:ascii="Times New Roman" w:eastAsia="Times New Roman" w:hAnsi="Times New Roman" w:cs="Times New Roman"/>
          <w:sz w:val="24"/>
          <w:szCs w:val="24"/>
          <w:lang w:val="en-GB"/>
        </w:rPr>
        <w:t>Klemedtsson</w:t>
      </w:r>
      <w:proofErr w:type="spellEnd"/>
      <w:r w:rsidRPr="00C05382">
        <w:rPr>
          <w:rFonts w:ascii="Times New Roman" w:eastAsia="Times New Roman" w:hAnsi="Times New Roman" w:cs="Times New Roman"/>
          <w:sz w:val="24"/>
          <w:szCs w:val="24"/>
          <w:lang w:val="en-GB"/>
        </w:rPr>
        <w:t xml:space="preserve">, L., </w:t>
      </w:r>
      <w:proofErr w:type="spellStart"/>
      <w:r w:rsidRPr="00C05382">
        <w:rPr>
          <w:rFonts w:ascii="Times New Roman" w:eastAsia="Times New Roman" w:hAnsi="Times New Roman" w:cs="Times New Roman"/>
          <w:sz w:val="24"/>
          <w:szCs w:val="24"/>
          <w:lang w:val="en-GB"/>
        </w:rPr>
        <w:t>Crill</w:t>
      </w:r>
      <w:proofErr w:type="spellEnd"/>
      <w:r w:rsidRPr="00C05382">
        <w:rPr>
          <w:rFonts w:ascii="Times New Roman" w:eastAsia="Times New Roman" w:hAnsi="Times New Roman" w:cs="Times New Roman"/>
          <w:sz w:val="24"/>
          <w:szCs w:val="24"/>
          <w:lang w:val="en-GB"/>
        </w:rPr>
        <w:t xml:space="preserve">, P., Danielsson, Å., &amp; </w:t>
      </w:r>
    </w:p>
    <w:p w14:paraId="3E89FC7B"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Bastviken</w:t>
      </w:r>
      <w:proofErr w:type="spellEnd"/>
      <w:r w:rsidRPr="00C05382">
        <w:rPr>
          <w:rFonts w:ascii="Times New Roman" w:eastAsia="Times New Roman" w:hAnsi="Times New Roman" w:cs="Times New Roman"/>
          <w:sz w:val="24"/>
          <w:szCs w:val="24"/>
          <w:lang w:val="en-GB"/>
        </w:rPr>
        <w:t>, D.</w:t>
      </w:r>
      <w:r>
        <w:rPr>
          <w:rFonts w:ascii="Times New Roman" w:eastAsia="Times New Roman" w:hAnsi="Times New Roman" w:cs="Times New Roman"/>
          <w:sz w:val="24"/>
          <w:szCs w:val="24"/>
          <w:lang w:val="en-GB"/>
        </w:rPr>
        <w:t xml:space="preserve"> (2016).</w:t>
      </w:r>
      <w:r w:rsidRPr="00C05382">
        <w:rPr>
          <w:rFonts w:ascii="Times New Roman" w:eastAsia="Times New Roman" w:hAnsi="Times New Roman" w:cs="Times New Roman"/>
          <w:sz w:val="24"/>
          <w:szCs w:val="24"/>
          <w:lang w:val="en-GB"/>
        </w:rPr>
        <w:t xml:space="preserve"> </w:t>
      </w:r>
      <w:proofErr w:type="spellStart"/>
      <w:r w:rsidRPr="00C05382">
        <w:rPr>
          <w:rFonts w:ascii="Times New Roman" w:eastAsia="Times New Roman" w:hAnsi="Times New Roman" w:cs="Times New Roman"/>
          <w:sz w:val="24"/>
          <w:szCs w:val="24"/>
          <w:lang w:val="en-GB"/>
        </w:rPr>
        <w:t>Spatio</w:t>
      </w:r>
      <w:proofErr w:type="spellEnd"/>
      <w:r w:rsidRPr="00C05382">
        <w:rPr>
          <w:rFonts w:ascii="Times New Roman" w:eastAsia="Times New Roman" w:hAnsi="Times New Roman" w:cs="Times New Roman"/>
          <w:sz w:val="24"/>
          <w:szCs w:val="24"/>
          <w:lang w:val="en-GB"/>
        </w:rPr>
        <w:t xml:space="preserve">-temporal variability of lake CH4 fluxes and its influence on annual whole lake emission estimates. </w:t>
      </w:r>
      <w:proofErr w:type="spellStart"/>
      <w:r w:rsidRPr="00C05382">
        <w:rPr>
          <w:rFonts w:ascii="Times New Roman" w:eastAsia="Times New Roman" w:hAnsi="Times New Roman" w:cs="Times New Roman"/>
          <w:sz w:val="24"/>
          <w:szCs w:val="24"/>
          <w:lang w:val="en-GB"/>
        </w:rPr>
        <w:t>Limnol</w:t>
      </w:r>
      <w:proofErr w:type="spellEnd"/>
      <w:r w:rsidRPr="00C05382">
        <w:rPr>
          <w:rFonts w:ascii="Times New Roman" w:eastAsia="Times New Roman" w:hAnsi="Times New Roman" w:cs="Times New Roman"/>
          <w:sz w:val="24"/>
          <w:szCs w:val="24"/>
          <w:lang w:val="en-GB"/>
        </w:rPr>
        <w:t xml:space="preserve">. </w:t>
      </w:r>
      <w:proofErr w:type="spellStart"/>
      <w:r w:rsidRPr="00C05382">
        <w:rPr>
          <w:rFonts w:ascii="Times New Roman" w:eastAsia="Times New Roman" w:hAnsi="Times New Roman" w:cs="Times New Roman"/>
          <w:sz w:val="24"/>
          <w:szCs w:val="24"/>
          <w:lang w:val="en-GB"/>
        </w:rPr>
        <w:t>Oceanogr</w:t>
      </w:r>
      <w:proofErr w:type="spellEnd"/>
      <w:r w:rsidRPr="00C05382">
        <w:rPr>
          <w:rFonts w:ascii="Times New Roman" w:eastAsia="Times New Roman" w:hAnsi="Times New Roman" w:cs="Times New Roman"/>
          <w:sz w:val="24"/>
          <w:szCs w:val="24"/>
          <w:lang w:val="en-GB"/>
        </w:rPr>
        <w:t>., 61, 13-26</w:t>
      </w:r>
      <w:r>
        <w:rPr>
          <w:rFonts w:ascii="Times New Roman" w:eastAsia="Times New Roman" w:hAnsi="Times New Roman" w:cs="Times New Roman"/>
          <w:sz w:val="24"/>
          <w:szCs w:val="24"/>
          <w:lang w:val="en-GB"/>
        </w:rPr>
        <w:t>.</w:t>
      </w:r>
    </w:p>
    <w:p w14:paraId="4EA7C829"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4263B4">
        <w:rPr>
          <w:rFonts w:ascii="Times New Roman" w:eastAsia="Times New Roman" w:hAnsi="Times New Roman" w:cs="Times New Roman"/>
          <w:sz w:val="24"/>
          <w:szCs w:val="24"/>
          <w:lang w:val="en-GB"/>
        </w:rPr>
        <w:t>Nickl</w:t>
      </w:r>
      <w:proofErr w:type="spellEnd"/>
      <w:r w:rsidRPr="004263B4">
        <w:rPr>
          <w:rFonts w:ascii="Times New Roman" w:eastAsia="Times New Roman" w:hAnsi="Times New Roman" w:cs="Times New Roman"/>
          <w:sz w:val="24"/>
          <w:szCs w:val="24"/>
          <w:lang w:val="en-GB"/>
        </w:rPr>
        <w:t xml:space="preserve">, A. L., Mertens, M., </w:t>
      </w:r>
      <w:proofErr w:type="spellStart"/>
      <w:r w:rsidRPr="004263B4">
        <w:rPr>
          <w:rFonts w:ascii="Times New Roman" w:eastAsia="Times New Roman" w:hAnsi="Times New Roman" w:cs="Times New Roman"/>
          <w:sz w:val="24"/>
          <w:szCs w:val="24"/>
          <w:lang w:val="en-GB"/>
        </w:rPr>
        <w:t>Roiger</w:t>
      </w:r>
      <w:proofErr w:type="spellEnd"/>
      <w:r w:rsidRPr="004263B4">
        <w:rPr>
          <w:rFonts w:ascii="Times New Roman" w:eastAsia="Times New Roman" w:hAnsi="Times New Roman" w:cs="Times New Roman"/>
          <w:sz w:val="24"/>
          <w:szCs w:val="24"/>
          <w:lang w:val="en-GB"/>
        </w:rPr>
        <w:t xml:space="preserve">, A., Fix, A., </w:t>
      </w:r>
      <w:proofErr w:type="spellStart"/>
      <w:r w:rsidRPr="004263B4">
        <w:rPr>
          <w:rFonts w:ascii="Times New Roman" w:eastAsia="Times New Roman" w:hAnsi="Times New Roman" w:cs="Times New Roman"/>
          <w:sz w:val="24"/>
          <w:szCs w:val="24"/>
          <w:lang w:val="en-GB"/>
        </w:rPr>
        <w:t>Amediek</w:t>
      </w:r>
      <w:proofErr w:type="spellEnd"/>
      <w:r w:rsidRPr="004263B4">
        <w:rPr>
          <w:rFonts w:ascii="Times New Roman" w:eastAsia="Times New Roman" w:hAnsi="Times New Roman" w:cs="Times New Roman"/>
          <w:sz w:val="24"/>
          <w:szCs w:val="24"/>
          <w:lang w:val="en-GB"/>
        </w:rPr>
        <w:t xml:space="preserve">, A., </w:t>
      </w:r>
      <w:proofErr w:type="spellStart"/>
      <w:r w:rsidRPr="004263B4">
        <w:rPr>
          <w:rFonts w:ascii="Times New Roman" w:eastAsia="Times New Roman" w:hAnsi="Times New Roman" w:cs="Times New Roman"/>
          <w:sz w:val="24"/>
          <w:szCs w:val="24"/>
          <w:lang w:val="en-GB"/>
        </w:rPr>
        <w:t>Fiehn</w:t>
      </w:r>
      <w:proofErr w:type="spellEnd"/>
      <w:r w:rsidRPr="004263B4">
        <w:rPr>
          <w:rFonts w:ascii="Times New Roman" w:eastAsia="Times New Roman" w:hAnsi="Times New Roman" w:cs="Times New Roman"/>
          <w:sz w:val="24"/>
          <w:szCs w:val="24"/>
          <w:lang w:val="en-GB"/>
        </w:rPr>
        <w:t xml:space="preserve">, A., </w:t>
      </w:r>
      <w:r>
        <w:rPr>
          <w:rFonts w:ascii="Times New Roman" w:eastAsia="Times New Roman" w:hAnsi="Times New Roman" w:cs="Times New Roman"/>
          <w:sz w:val="24"/>
          <w:szCs w:val="24"/>
          <w:lang w:val="en-GB"/>
        </w:rPr>
        <w:t>et al</w:t>
      </w:r>
      <w:r w:rsidRPr="004263B4">
        <w:rPr>
          <w:rFonts w:ascii="Times New Roman" w:eastAsia="Times New Roman" w:hAnsi="Times New Roman" w:cs="Times New Roman"/>
          <w:sz w:val="24"/>
          <w:szCs w:val="24"/>
          <w:lang w:val="en-GB"/>
        </w:rPr>
        <w:t xml:space="preserve">. (2020). Hindcasting </w:t>
      </w:r>
    </w:p>
    <w:p w14:paraId="15B69FB1"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4263B4">
        <w:rPr>
          <w:rFonts w:ascii="Times New Roman" w:eastAsia="Times New Roman" w:hAnsi="Times New Roman" w:cs="Times New Roman"/>
          <w:sz w:val="24"/>
          <w:szCs w:val="24"/>
          <w:lang w:val="en-GB"/>
        </w:rPr>
        <w:t>and forecasting of regional methane from coal mine emissions in the Upper Silesian Coal Basin using the online nested global regional chemistry–climate model MECO (n</w:t>
      </w:r>
      <w:proofErr w:type="gramStart"/>
      <w:r w:rsidRPr="004263B4">
        <w:rPr>
          <w:rFonts w:ascii="Times New Roman" w:eastAsia="Times New Roman" w:hAnsi="Times New Roman" w:cs="Times New Roman"/>
          <w:sz w:val="24"/>
          <w:szCs w:val="24"/>
          <w:lang w:val="en-GB"/>
        </w:rPr>
        <w:t>)(</w:t>
      </w:r>
      <w:proofErr w:type="spellStart"/>
      <w:proofErr w:type="gramEnd"/>
      <w:r w:rsidRPr="004263B4">
        <w:rPr>
          <w:rFonts w:ascii="Times New Roman" w:eastAsia="Times New Roman" w:hAnsi="Times New Roman" w:cs="Times New Roman"/>
          <w:sz w:val="24"/>
          <w:szCs w:val="24"/>
          <w:lang w:val="en-GB"/>
        </w:rPr>
        <w:t>MESSy</w:t>
      </w:r>
      <w:proofErr w:type="spellEnd"/>
      <w:r w:rsidRPr="004263B4">
        <w:rPr>
          <w:rFonts w:ascii="Times New Roman" w:eastAsia="Times New Roman" w:hAnsi="Times New Roman" w:cs="Times New Roman"/>
          <w:sz w:val="24"/>
          <w:szCs w:val="24"/>
          <w:lang w:val="en-GB"/>
        </w:rPr>
        <w:t xml:space="preserve"> v2. 53). Geoscientific Model Development, 13(4), 1925-1943.</w:t>
      </w:r>
    </w:p>
    <w:p w14:paraId="1A191821" w14:textId="77777777" w:rsidR="00D512D8" w:rsidRDefault="00D512D8" w:rsidP="00D512D8">
      <w:pPr>
        <w:spacing w:after="0" w:line="480" w:lineRule="auto"/>
        <w:rPr>
          <w:rFonts w:ascii="Times New Roman" w:eastAsia="Times New Roman" w:hAnsi="Times New Roman" w:cs="Times New Roman"/>
          <w:sz w:val="24"/>
          <w:szCs w:val="24"/>
          <w:lang w:val="en-GB"/>
        </w:rPr>
      </w:pPr>
      <w:r w:rsidRPr="00A100C1">
        <w:rPr>
          <w:rFonts w:ascii="Times New Roman" w:eastAsia="Times New Roman" w:hAnsi="Times New Roman" w:cs="Times New Roman"/>
          <w:sz w:val="24"/>
          <w:szCs w:val="24"/>
          <w:lang w:val="en-GB"/>
        </w:rPr>
        <w:t xml:space="preserve">Ouellet-Proulx, S., </w:t>
      </w:r>
      <w:proofErr w:type="spellStart"/>
      <w:r w:rsidRPr="00A100C1">
        <w:rPr>
          <w:rFonts w:ascii="Times New Roman" w:eastAsia="Times New Roman" w:hAnsi="Times New Roman" w:cs="Times New Roman"/>
          <w:sz w:val="24"/>
          <w:szCs w:val="24"/>
          <w:lang w:val="en-GB"/>
        </w:rPr>
        <w:t>Chiadjeu</w:t>
      </w:r>
      <w:proofErr w:type="spellEnd"/>
      <w:r w:rsidRPr="00A100C1">
        <w:rPr>
          <w:rFonts w:ascii="Times New Roman" w:eastAsia="Times New Roman" w:hAnsi="Times New Roman" w:cs="Times New Roman"/>
          <w:sz w:val="24"/>
          <w:szCs w:val="24"/>
          <w:lang w:val="en-GB"/>
        </w:rPr>
        <w:t xml:space="preserve">, O. C., Boucher, M. A., &amp; St-Hilaire, A. (2017). Assimilation of </w:t>
      </w:r>
    </w:p>
    <w:p w14:paraId="4FBF60C3"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A100C1">
        <w:rPr>
          <w:rFonts w:ascii="Times New Roman" w:eastAsia="Times New Roman" w:hAnsi="Times New Roman" w:cs="Times New Roman"/>
          <w:sz w:val="24"/>
          <w:szCs w:val="24"/>
          <w:lang w:val="en-GB"/>
        </w:rPr>
        <w:t>water temperature and discharge data for ensemble water temperature forecasting. Journal of Hydrology, 554, 342-359.</w:t>
      </w:r>
    </w:p>
    <w:p w14:paraId="7BEFEA35"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Page, T., Smith, P. J., </w:t>
      </w:r>
      <w:proofErr w:type="spellStart"/>
      <w:r w:rsidRPr="00C05382">
        <w:rPr>
          <w:rFonts w:ascii="Times New Roman" w:eastAsia="Times New Roman" w:hAnsi="Times New Roman" w:cs="Times New Roman"/>
          <w:sz w:val="24"/>
          <w:szCs w:val="24"/>
          <w:lang w:val="en-GB"/>
        </w:rPr>
        <w:t>Beven</w:t>
      </w:r>
      <w:proofErr w:type="spellEnd"/>
      <w:r w:rsidRPr="00C05382">
        <w:rPr>
          <w:rFonts w:ascii="Times New Roman" w:eastAsia="Times New Roman" w:hAnsi="Times New Roman" w:cs="Times New Roman"/>
          <w:sz w:val="24"/>
          <w:szCs w:val="24"/>
          <w:lang w:val="en-GB"/>
        </w:rPr>
        <w:t xml:space="preserve">, K. J., Jones, I. D., Elliott, J. A., </w:t>
      </w:r>
      <w:proofErr w:type="spellStart"/>
      <w:r w:rsidRPr="00C05382">
        <w:rPr>
          <w:rFonts w:ascii="Times New Roman" w:eastAsia="Times New Roman" w:hAnsi="Times New Roman" w:cs="Times New Roman"/>
          <w:sz w:val="24"/>
          <w:szCs w:val="24"/>
          <w:lang w:val="en-GB"/>
        </w:rPr>
        <w:t>Maberly</w:t>
      </w:r>
      <w:proofErr w:type="spellEnd"/>
      <w:r w:rsidRPr="00C05382">
        <w:rPr>
          <w:rFonts w:ascii="Times New Roman" w:eastAsia="Times New Roman" w:hAnsi="Times New Roman" w:cs="Times New Roman"/>
          <w:sz w:val="24"/>
          <w:szCs w:val="24"/>
          <w:lang w:val="en-GB"/>
        </w:rPr>
        <w:t xml:space="preserve">, S. C., Mackay, E. B., De </w:t>
      </w:r>
    </w:p>
    <w:p w14:paraId="3DF8FD7F"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Ville, M., &amp; </w:t>
      </w:r>
      <w:proofErr w:type="spellStart"/>
      <w:r w:rsidRPr="00C05382">
        <w:rPr>
          <w:rFonts w:ascii="Times New Roman" w:eastAsia="Times New Roman" w:hAnsi="Times New Roman" w:cs="Times New Roman"/>
          <w:sz w:val="24"/>
          <w:szCs w:val="24"/>
          <w:lang w:val="en-GB"/>
        </w:rPr>
        <w:t>Feuchtmayr</w:t>
      </w:r>
      <w:proofErr w:type="spellEnd"/>
      <w:r w:rsidRPr="00C05382">
        <w:rPr>
          <w:rFonts w:ascii="Times New Roman" w:eastAsia="Times New Roman" w:hAnsi="Times New Roman" w:cs="Times New Roman"/>
          <w:sz w:val="24"/>
          <w:szCs w:val="24"/>
          <w:lang w:val="en-GB"/>
        </w:rPr>
        <w:t>, H.</w:t>
      </w:r>
      <w:r>
        <w:rPr>
          <w:rFonts w:ascii="Times New Roman" w:eastAsia="Times New Roman" w:hAnsi="Times New Roman" w:cs="Times New Roman"/>
          <w:sz w:val="24"/>
          <w:szCs w:val="24"/>
          <w:lang w:val="en-GB"/>
        </w:rPr>
        <w:t xml:space="preserve"> (2018).</w:t>
      </w:r>
      <w:r w:rsidRPr="00C05382">
        <w:rPr>
          <w:rFonts w:ascii="Times New Roman" w:eastAsia="Times New Roman" w:hAnsi="Times New Roman" w:cs="Times New Roman"/>
          <w:sz w:val="24"/>
          <w:szCs w:val="24"/>
          <w:lang w:val="en-GB"/>
        </w:rPr>
        <w:t xml:space="preserve"> Adaptive forecasting of phytoplankton communities. Water Research, 134, 74-85</w:t>
      </w:r>
      <w:r>
        <w:rPr>
          <w:rFonts w:ascii="Times New Roman" w:eastAsia="Times New Roman" w:hAnsi="Times New Roman" w:cs="Times New Roman"/>
          <w:sz w:val="24"/>
          <w:szCs w:val="24"/>
          <w:lang w:val="en-GB"/>
        </w:rPr>
        <w:t>.</w:t>
      </w:r>
    </w:p>
    <w:p w14:paraId="1421CFED"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Peltola</w:t>
      </w:r>
      <w:proofErr w:type="spellEnd"/>
      <w:r w:rsidRPr="00C05382">
        <w:rPr>
          <w:rFonts w:ascii="Times New Roman" w:eastAsia="Times New Roman" w:hAnsi="Times New Roman" w:cs="Times New Roman"/>
          <w:sz w:val="24"/>
          <w:szCs w:val="24"/>
          <w:lang w:val="en-GB"/>
        </w:rPr>
        <w:t xml:space="preserve">, O., </w:t>
      </w:r>
      <w:proofErr w:type="spellStart"/>
      <w:r w:rsidRPr="00C05382">
        <w:rPr>
          <w:rFonts w:ascii="Times New Roman" w:eastAsia="Times New Roman" w:hAnsi="Times New Roman" w:cs="Times New Roman"/>
          <w:sz w:val="24"/>
          <w:szCs w:val="24"/>
          <w:lang w:val="en-GB"/>
        </w:rPr>
        <w:t>Raivonen</w:t>
      </w:r>
      <w:proofErr w:type="spellEnd"/>
      <w:r w:rsidRPr="00C05382">
        <w:rPr>
          <w:rFonts w:ascii="Times New Roman" w:eastAsia="Times New Roman" w:hAnsi="Times New Roman" w:cs="Times New Roman"/>
          <w:sz w:val="24"/>
          <w:szCs w:val="24"/>
          <w:lang w:val="en-GB"/>
        </w:rPr>
        <w:t xml:space="preserve">, M., Li, X., and </w:t>
      </w:r>
      <w:proofErr w:type="spellStart"/>
      <w:r w:rsidRPr="00C05382">
        <w:rPr>
          <w:rFonts w:ascii="Times New Roman" w:eastAsia="Times New Roman" w:hAnsi="Times New Roman" w:cs="Times New Roman"/>
          <w:sz w:val="24"/>
          <w:szCs w:val="24"/>
          <w:lang w:val="en-GB"/>
        </w:rPr>
        <w:t>Vesala</w:t>
      </w:r>
      <w:proofErr w:type="spellEnd"/>
      <w:r w:rsidRPr="00C05382">
        <w:rPr>
          <w:rFonts w:ascii="Times New Roman" w:eastAsia="Times New Roman" w:hAnsi="Times New Roman" w:cs="Times New Roman"/>
          <w:sz w:val="24"/>
          <w:szCs w:val="24"/>
          <w:lang w:val="en-GB"/>
        </w:rPr>
        <w:t xml:space="preserve">, T. </w:t>
      </w:r>
      <w:r>
        <w:rPr>
          <w:rFonts w:ascii="Times New Roman" w:eastAsia="Times New Roman" w:hAnsi="Times New Roman" w:cs="Times New Roman"/>
          <w:sz w:val="24"/>
          <w:szCs w:val="24"/>
          <w:lang w:val="en-GB"/>
        </w:rPr>
        <w:t xml:space="preserve">(2018). </w:t>
      </w:r>
      <w:r w:rsidRPr="00C05382">
        <w:rPr>
          <w:rFonts w:ascii="Times New Roman" w:eastAsia="Times New Roman" w:hAnsi="Times New Roman" w:cs="Times New Roman"/>
          <w:sz w:val="24"/>
          <w:szCs w:val="24"/>
          <w:lang w:val="en-GB"/>
        </w:rPr>
        <w:t xml:space="preserve">Comparison of methane ebullition </w:t>
      </w:r>
    </w:p>
    <w:p w14:paraId="703261F4" w14:textId="77777777" w:rsidR="00D512D8" w:rsidRPr="003C50B9"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modelling approaches used in terrestrial wetland models. </w:t>
      </w:r>
      <w:proofErr w:type="spellStart"/>
      <w:r w:rsidRPr="00C05382">
        <w:rPr>
          <w:rFonts w:ascii="Times New Roman" w:eastAsia="Times New Roman" w:hAnsi="Times New Roman" w:cs="Times New Roman"/>
          <w:sz w:val="24"/>
          <w:szCs w:val="24"/>
          <w:lang w:val="en-GB"/>
        </w:rPr>
        <w:t>Biogeosciences</w:t>
      </w:r>
      <w:proofErr w:type="spellEnd"/>
      <w:r w:rsidRPr="00C05382">
        <w:rPr>
          <w:rFonts w:ascii="Times New Roman" w:eastAsia="Times New Roman" w:hAnsi="Times New Roman" w:cs="Times New Roman"/>
          <w:sz w:val="24"/>
          <w:szCs w:val="24"/>
          <w:lang w:val="en-GB"/>
        </w:rPr>
        <w:t>, 15, 937</w:t>
      </w:r>
      <w:r>
        <w:rPr>
          <w:rFonts w:ascii="Times New Roman" w:eastAsia="Times New Roman" w:hAnsi="Times New Roman" w:cs="Times New Roman"/>
          <w:sz w:val="24"/>
          <w:szCs w:val="24"/>
          <w:lang w:val="en-GB"/>
        </w:rPr>
        <w:t>.</w:t>
      </w:r>
    </w:p>
    <w:p w14:paraId="57E4C9F2" w14:textId="77777777" w:rsidR="00D512D8" w:rsidRDefault="00D512D8" w:rsidP="00D512D8">
      <w:pPr>
        <w:spacing w:after="0" w:line="480" w:lineRule="auto"/>
        <w:rPr>
          <w:rFonts w:ascii="Times New Roman" w:eastAsia="Times New Roman" w:hAnsi="Times New Roman" w:cs="Times New Roman"/>
          <w:bCs/>
          <w:sz w:val="24"/>
          <w:szCs w:val="24"/>
        </w:rPr>
      </w:pPr>
      <w:r w:rsidRPr="00E635EF">
        <w:rPr>
          <w:rFonts w:ascii="Times New Roman" w:eastAsia="Times New Roman" w:hAnsi="Times New Roman" w:cs="Times New Roman"/>
          <w:bCs/>
          <w:sz w:val="24"/>
          <w:szCs w:val="24"/>
        </w:rPr>
        <w:t xml:space="preserve">Petchey, O. L., </w:t>
      </w:r>
      <w:proofErr w:type="spellStart"/>
      <w:r w:rsidRPr="00E635EF">
        <w:rPr>
          <w:rFonts w:ascii="Times New Roman" w:eastAsia="Times New Roman" w:hAnsi="Times New Roman" w:cs="Times New Roman"/>
          <w:bCs/>
          <w:sz w:val="24"/>
          <w:szCs w:val="24"/>
        </w:rPr>
        <w:t>Pontarp</w:t>
      </w:r>
      <w:proofErr w:type="spellEnd"/>
      <w:r w:rsidRPr="00E635EF">
        <w:rPr>
          <w:rFonts w:ascii="Times New Roman" w:eastAsia="Times New Roman" w:hAnsi="Times New Roman" w:cs="Times New Roman"/>
          <w:bCs/>
          <w:sz w:val="24"/>
          <w:szCs w:val="24"/>
        </w:rPr>
        <w:t xml:space="preserve">, M., Massie, T. M., </w:t>
      </w:r>
      <w:proofErr w:type="spellStart"/>
      <w:r w:rsidRPr="00E635EF">
        <w:rPr>
          <w:rFonts w:ascii="Times New Roman" w:eastAsia="Times New Roman" w:hAnsi="Times New Roman" w:cs="Times New Roman"/>
          <w:bCs/>
          <w:sz w:val="24"/>
          <w:szCs w:val="24"/>
        </w:rPr>
        <w:t>Kéfi</w:t>
      </w:r>
      <w:proofErr w:type="spellEnd"/>
      <w:r w:rsidRPr="00E635EF">
        <w:rPr>
          <w:rFonts w:ascii="Times New Roman" w:eastAsia="Times New Roman" w:hAnsi="Times New Roman" w:cs="Times New Roman"/>
          <w:bCs/>
          <w:sz w:val="24"/>
          <w:szCs w:val="24"/>
        </w:rPr>
        <w:t xml:space="preserve">, S., </w:t>
      </w:r>
      <w:proofErr w:type="spellStart"/>
      <w:r w:rsidRPr="00E635EF">
        <w:rPr>
          <w:rFonts w:ascii="Times New Roman" w:eastAsia="Times New Roman" w:hAnsi="Times New Roman" w:cs="Times New Roman"/>
          <w:bCs/>
          <w:sz w:val="24"/>
          <w:szCs w:val="24"/>
        </w:rPr>
        <w:t>Ozgul</w:t>
      </w:r>
      <w:proofErr w:type="spellEnd"/>
      <w:r w:rsidRPr="00E635EF">
        <w:rPr>
          <w:rFonts w:ascii="Times New Roman" w:eastAsia="Times New Roman" w:hAnsi="Times New Roman" w:cs="Times New Roman"/>
          <w:bCs/>
          <w:sz w:val="24"/>
          <w:szCs w:val="24"/>
        </w:rPr>
        <w:t xml:space="preserve">, A., </w:t>
      </w:r>
      <w:proofErr w:type="spellStart"/>
      <w:r w:rsidRPr="00E635EF">
        <w:rPr>
          <w:rFonts w:ascii="Times New Roman" w:eastAsia="Times New Roman" w:hAnsi="Times New Roman" w:cs="Times New Roman"/>
          <w:bCs/>
          <w:sz w:val="24"/>
          <w:szCs w:val="24"/>
        </w:rPr>
        <w:t>Weilenmann</w:t>
      </w:r>
      <w:proofErr w:type="spellEnd"/>
      <w:r w:rsidRPr="00E635EF">
        <w:rPr>
          <w:rFonts w:ascii="Times New Roman" w:eastAsia="Times New Roman" w:hAnsi="Times New Roman" w:cs="Times New Roman"/>
          <w:bCs/>
          <w:sz w:val="24"/>
          <w:szCs w:val="24"/>
        </w:rPr>
        <w:t xml:space="preserve">, M., </w:t>
      </w:r>
      <w:r>
        <w:rPr>
          <w:rFonts w:ascii="Times New Roman" w:eastAsia="Times New Roman" w:hAnsi="Times New Roman" w:cs="Times New Roman"/>
          <w:bCs/>
          <w:sz w:val="24"/>
          <w:szCs w:val="24"/>
        </w:rPr>
        <w:t>et al.</w:t>
      </w:r>
    </w:p>
    <w:p w14:paraId="7F242FF0" w14:textId="77777777" w:rsidR="00D512D8" w:rsidRPr="003C50B9" w:rsidRDefault="00D512D8" w:rsidP="00D512D8">
      <w:pPr>
        <w:spacing w:after="0" w:line="480" w:lineRule="auto"/>
        <w:ind w:left="720"/>
        <w:rPr>
          <w:rFonts w:ascii="Times New Roman" w:eastAsia="Times New Roman" w:hAnsi="Times New Roman" w:cs="Times New Roman"/>
          <w:bCs/>
          <w:sz w:val="24"/>
          <w:szCs w:val="24"/>
        </w:rPr>
      </w:pPr>
      <w:r w:rsidRPr="00E635EF">
        <w:rPr>
          <w:rFonts w:ascii="Times New Roman" w:eastAsia="Times New Roman" w:hAnsi="Times New Roman" w:cs="Times New Roman"/>
          <w:bCs/>
          <w:sz w:val="24"/>
          <w:szCs w:val="24"/>
        </w:rPr>
        <w:t>Z. (201</w:t>
      </w:r>
      <w:r>
        <w:rPr>
          <w:rFonts w:ascii="Times New Roman" w:eastAsia="Times New Roman" w:hAnsi="Times New Roman" w:cs="Times New Roman"/>
          <w:bCs/>
          <w:sz w:val="24"/>
          <w:szCs w:val="24"/>
        </w:rPr>
        <w:t>5</w:t>
      </w:r>
      <w:r w:rsidRPr="00E635EF">
        <w:rPr>
          <w:rFonts w:ascii="Times New Roman" w:eastAsia="Times New Roman" w:hAnsi="Times New Roman" w:cs="Times New Roman"/>
          <w:bCs/>
          <w:sz w:val="24"/>
          <w:szCs w:val="24"/>
        </w:rPr>
        <w:t>). The ecological forecast horizon, and examples of its uses and determinants. Ecology letters, 18(7), 597-611.</w:t>
      </w:r>
    </w:p>
    <w:p w14:paraId="2A500107" w14:textId="77777777" w:rsidR="00D512D8" w:rsidRDefault="00D512D8" w:rsidP="00D512D8">
      <w:pPr>
        <w:spacing w:after="0" w:line="480" w:lineRule="auto"/>
        <w:rPr>
          <w:rFonts w:ascii="Times New Roman" w:hAnsi="Times New Roman" w:cs="Times New Roman"/>
          <w:color w:val="222222"/>
          <w:sz w:val="24"/>
          <w:szCs w:val="24"/>
          <w:shd w:val="clear" w:color="auto" w:fill="FFFFFF"/>
        </w:rPr>
      </w:pPr>
      <w:r w:rsidRPr="00E635EF">
        <w:rPr>
          <w:rFonts w:ascii="Times New Roman" w:hAnsi="Times New Roman" w:cs="Times New Roman"/>
          <w:color w:val="222222"/>
          <w:sz w:val="24"/>
          <w:szCs w:val="24"/>
          <w:shd w:val="clear" w:color="auto" w:fill="FFFFFF"/>
        </w:rPr>
        <w:t xml:space="preserve">Porter, J. H., Nagy, E., Kratz, T. K., Hanson, P., Collins, S. L., &amp; </w:t>
      </w:r>
      <w:proofErr w:type="spellStart"/>
      <w:r w:rsidRPr="00E635EF">
        <w:rPr>
          <w:rFonts w:ascii="Times New Roman" w:hAnsi="Times New Roman" w:cs="Times New Roman"/>
          <w:color w:val="222222"/>
          <w:sz w:val="24"/>
          <w:szCs w:val="24"/>
          <w:shd w:val="clear" w:color="auto" w:fill="FFFFFF"/>
        </w:rPr>
        <w:t>Arzberger</w:t>
      </w:r>
      <w:proofErr w:type="spellEnd"/>
      <w:r w:rsidRPr="00E635EF">
        <w:rPr>
          <w:rFonts w:ascii="Times New Roman" w:hAnsi="Times New Roman" w:cs="Times New Roman"/>
          <w:color w:val="222222"/>
          <w:sz w:val="24"/>
          <w:szCs w:val="24"/>
          <w:shd w:val="clear" w:color="auto" w:fill="FFFFFF"/>
        </w:rPr>
        <w:t xml:space="preserve">, P. (2009). New </w:t>
      </w:r>
    </w:p>
    <w:p w14:paraId="5A442050" w14:textId="77777777" w:rsidR="00D512D8" w:rsidRDefault="00D512D8" w:rsidP="00D512D8">
      <w:pPr>
        <w:spacing w:after="0" w:line="480" w:lineRule="auto"/>
        <w:ind w:firstLine="720"/>
        <w:rPr>
          <w:rFonts w:ascii="Times New Roman" w:hAnsi="Times New Roman" w:cs="Times New Roman"/>
          <w:color w:val="222222"/>
          <w:sz w:val="24"/>
          <w:szCs w:val="24"/>
          <w:shd w:val="clear" w:color="auto" w:fill="FFFFFF"/>
        </w:rPr>
      </w:pPr>
      <w:r w:rsidRPr="00E635EF">
        <w:rPr>
          <w:rFonts w:ascii="Times New Roman" w:hAnsi="Times New Roman" w:cs="Times New Roman"/>
          <w:color w:val="222222"/>
          <w:sz w:val="24"/>
          <w:szCs w:val="24"/>
          <w:shd w:val="clear" w:color="auto" w:fill="FFFFFF"/>
        </w:rPr>
        <w:t xml:space="preserve">eyes on the world: advanced sensors for ecology. </w:t>
      </w:r>
      <w:proofErr w:type="spellStart"/>
      <w:r w:rsidRPr="00E635EF">
        <w:rPr>
          <w:rFonts w:ascii="Times New Roman" w:hAnsi="Times New Roman" w:cs="Times New Roman"/>
          <w:color w:val="222222"/>
          <w:sz w:val="24"/>
          <w:szCs w:val="24"/>
          <w:shd w:val="clear" w:color="auto" w:fill="FFFFFF"/>
        </w:rPr>
        <w:t>BioScience</w:t>
      </w:r>
      <w:proofErr w:type="spellEnd"/>
      <w:r w:rsidRPr="00E635EF">
        <w:rPr>
          <w:rFonts w:ascii="Times New Roman" w:hAnsi="Times New Roman" w:cs="Times New Roman"/>
          <w:color w:val="222222"/>
          <w:sz w:val="24"/>
          <w:szCs w:val="24"/>
          <w:shd w:val="clear" w:color="auto" w:fill="FFFFFF"/>
        </w:rPr>
        <w:t>, 59(5), 385-397.</w:t>
      </w:r>
    </w:p>
    <w:p w14:paraId="029894CD"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Rowe, M. D., Anderson, E. J., Wynne, T. T., Stumpf, R. P., </w:t>
      </w:r>
      <w:proofErr w:type="spellStart"/>
      <w:r w:rsidRPr="00C05382">
        <w:rPr>
          <w:rFonts w:ascii="Times New Roman" w:eastAsia="Times New Roman" w:hAnsi="Times New Roman" w:cs="Times New Roman"/>
          <w:sz w:val="24"/>
          <w:szCs w:val="24"/>
          <w:lang w:val="en-GB"/>
        </w:rPr>
        <w:t>Fanslow</w:t>
      </w:r>
      <w:proofErr w:type="spellEnd"/>
      <w:r w:rsidRPr="00C05382">
        <w:rPr>
          <w:rFonts w:ascii="Times New Roman" w:eastAsia="Times New Roman" w:hAnsi="Times New Roman" w:cs="Times New Roman"/>
          <w:sz w:val="24"/>
          <w:szCs w:val="24"/>
          <w:lang w:val="en-GB"/>
        </w:rPr>
        <w:t xml:space="preserve">, D. L., </w:t>
      </w:r>
      <w:proofErr w:type="spellStart"/>
      <w:r w:rsidRPr="00C05382">
        <w:rPr>
          <w:rFonts w:ascii="Times New Roman" w:eastAsia="Times New Roman" w:hAnsi="Times New Roman" w:cs="Times New Roman"/>
          <w:sz w:val="24"/>
          <w:szCs w:val="24"/>
          <w:lang w:val="en-GB"/>
        </w:rPr>
        <w:t>Kijanka</w:t>
      </w:r>
      <w:proofErr w:type="spellEnd"/>
      <w:r w:rsidRPr="00C05382">
        <w:rPr>
          <w:rFonts w:ascii="Times New Roman" w:eastAsia="Times New Roman" w:hAnsi="Times New Roman" w:cs="Times New Roman"/>
          <w:sz w:val="24"/>
          <w:szCs w:val="24"/>
          <w:lang w:val="en-GB"/>
        </w:rPr>
        <w:t xml:space="preserve">, K., </w:t>
      </w:r>
      <w:r>
        <w:rPr>
          <w:rFonts w:ascii="Times New Roman" w:eastAsia="Times New Roman" w:hAnsi="Times New Roman" w:cs="Times New Roman"/>
          <w:sz w:val="24"/>
          <w:szCs w:val="24"/>
          <w:lang w:val="en-GB"/>
        </w:rPr>
        <w:t>et al</w:t>
      </w:r>
      <w:r w:rsidRPr="00C05382">
        <w:rPr>
          <w:rFonts w:ascii="Times New Roman" w:eastAsia="Times New Roman" w:hAnsi="Times New Roman" w:cs="Times New Roman"/>
          <w:sz w:val="24"/>
          <w:szCs w:val="24"/>
          <w:lang w:val="en-GB"/>
        </w:rPr>
        <w:t xml:space="preserve">. </w:t>
      </w:r>
    </w:p>
    <w:p w14:paraId="329139FD"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 xml:space="preserve">(2016). </w:t>
      </w:r>
      <w:r w:rsidRPr="00C05382">
        <w:rPr>
          <w:rFonts w:ascii="Times New Roman" w:eastAsia="Times New Roman" w:hAnsi="Times New Roman" w:cs="Times New Roman"/>
          <w:sz w:val="24"/>
          <w:szCs w:val="24"/>
          <w:lang w:val="en-GB"/>
        </w:rPr>
        <w:t xml:space="preserve">Vertical distribution of buoyant Microcystis blooms in a </w:t>
      </w:r>
      <w:proofErr w:type="spellStart"/>
      <w:r w:rsidRPr="00C05382">
        <w:rPr>
          <w:rFonts w:ascii="Times New Roman" w:eastAsia="Times New Roman" w:hAnsi="Times New Roman" w:cs="Times New Roman"/>
          <w:sz w:val="24"/>
          <w:szCs w:val="24"/>
          <w:lang w:val="en-GB"/>
        </w:rPr>
        <w:t>Lagrangian</w:t>
      </w:r>
      <w:proofErr w:type="spellEnd"/>
      <w:r w:rsidRPr="00C05382">
        <w:rPr>
          <w:rFonts w:ascii="Times New Roman" w:eastAsia="Times New Roman" w:hAnsi="Times New Roman" w:cs="Times New Roman"/>
          <w:sz w:val="24"/>
          <w:szCs w:val="24"/>
          <w:lang w:val="en-GB"/>
        </w:rPr>
        <w:t xml:space="preserve"> particle tracking model for short‐term forecasts in Lake Erie. Journal of Geophysical Research: Oceans, 121, 5296-5314</w:t>
      </w:r>
      <w:r>
        <w:rPr>
          <w:rFonts w:ascii="Times New Roman" w:eastAsia="Times New Roman" w:hAnsi="Times New Roman" w:cs="Times New Roman"/>
          <w:sz w:val="24"/>
          <w:szCs w:val="24"/>
          <w:lang w:val="en-GB"/>
        </w:rPr>
        <w:t>.</w:t>
      </w:r>
    </w:p>
    <w:p w14:paraId="086A7DA0"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Saunois</w:t>
      </w:r>
      <w:proofErr w:type="spellEnd"/>
      <w:r w:rsidRPr="00C05382">
        <w:rPr>
          <w:rFonts w:ascii="Times New Roman" w:eastAsia="Times New Roman" w:hAnsi="Times New Roman" w:cs="Times New Roman"/>
          <w:sz w:val="24"/>
          <w:szCs w:val="24"/>
          <w:lang w:val="en-GB"/>
        </w:rPr>
        <w:t xml:space="preserve">, M., </w:t>
      </w:r>
      <w:proofErr w:type="spellStart"/>
      <w:r w:rsidRPr="00C05382">
        <w:rPr>
          <w:rFonts w:ascii="Times New Roman" w:eastAsia="Times New Roman" w:hAnsi="Times New Roman" w:cs="Times New Roman"/>
          <w:sz w:val="24"/>
          <w:szCs w:val="24"/>
          <w:lang w:val="en-GB"/>
        </w:rPr>
        <w:t>Stavert</w:t>
      </w:r>
      <w:proofErr w:type="spellEnd"/>
      <w:r w:rsidRPr="00C05382">
        <w:rPr>
          <w:rFonts w:ascii="Times New Roman" w:eastAsia="Times New Roman" w:hAnsi="Times New Roman" w:cs="Times New Roman"/>
          <w:sz w:val="24"/>
          <w:szCs w:val="24"/>
          <w:lang w:val="en-GB"/>
        </w:rPr>
        <w:t xml:space="preserve">, A. R., Poulter, B., Bousquet, P., </w:t>
      </w:r>
      <w:proofErr w:type="spellStart"/>
      <w:r w:rsidRPr="00C05382">
        <w:rPr>
          <w:rFonts w:ascii="Times New Roman" w:eastAsia="Times New Roman" w:hAnsi="Times New Roman" w:cs="Times New Roman"/>
          <w:sz w:val="24"/>
          <w:szCs w:val="24"/>
          <w:lang w:val="en-GB"/>
        </w:rPr>
        <w:t>Canadell</w:t>
      </w:r>
      <w:proofErr w:type="spellEnd"/>
      <w:r w:rsidRPr="00C05382">
        <w:rPr>
          <w:rFonts w:ascii="Times New Roman" w:eastAsia="Times New Roman" w:hAnsi="Times New Roman" w:cs="Times New Roman"/>
          <w:sz w:val="24"/>
          <w:szCs w:val="24"/>
          <w:lang w:val="en-GB"/>
        </w:rPr>
        <w:t xml:space="preserve">, J. G., Jackson, R. B., Raymond, </w:t>
      </w:r>
    </w:p>
    <w:p w14:paraId="78621E04"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P. A., </w:t>
      </w:r>
      <w:proofErr w:type="spellStart"/>
      <w:r w:rsidRPr="00C05382">
        <w:rPr>
          <w:rFonts w:ascii="Times New Roman" w:eastAsia="Times New Roman" w:hAnsi="Times New Roman" w:cs="Times New Roman"/>
          <w:sz w:val="24"/>
          <w:szCs w:val="24"/>
          <w:lang w:val="en-GB"/>
        </w:rPr>
        <w:t>Dlugokencky</w:t>
      </w:r>
      <w:proofErr w:type="spellEnd"/>
      <w:r w:rsidRPr="00C05382">
        <w:rPr>
          <w:rFonts w:ascii="Times New Roman" w:eastAsia="Times New Roman" w:hAnsi="Times New Roman" w:cs="Times New Roman"/>
          <w:sz w:val="24"/>
          <w:szCs w:val="24"/>
          <w:lang w:val="en-GB"/>
        </w:rPr>
        <w:t xml:space="preserve">, E. J., </w:t>
      </w:r>
      <w:proofErr w:type="spellStart"/>
      <w:r w:rsidRPr="00C05382">
        <w:rPr>
          <w:rFonts w:ascii="Times New Roman" w:eastAsia="Times New Roman" w:hAnsi="Times New Roman" w:cs="Times New Roman"/>
          <w:sz w:val="24"/>
          <w:szCs w:val="24"/>
          <w:lang w:val="en-GB"/>
        </w:rPr>
        <w:t>Houweling</w:t>
      </w:r>
      <w:proofErr w:type="spellEnd"/>
      <w:r w:rsidRPr="00C05382">
        <w:rPr>
          <w:rFonts w:ascii="Times New Roman" w:eastAsia="Times New Roman" w:hAnsi="Times New Roman" w:cs="Times New Roman"/>
          <w:sz w:val="24"/>
          <w:szCs w:val="24"/>
          <w:lang w:val="en-GB"/>
        </w:rPr>
        <w:t>, S., Patra, P. K., et al.</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20</w:t>
      </w:r>
      <w:r>
        <w:rPr>
          <w:rFonts w:ascii="Times New Roman" w:eastAsia="Times New Roman" w:hAnsi="Times New Roman" w:cs="Times New Roman"/>
          <w:sz w:val="24"/>
          <w:szCs w:val="24"/>
          <w:lang w:val="en-GB"/>
        </w:rPr>
        <w:t>20).</w:t>
      </w:r>
      <w:r w:rsidRPr="00C05382">
        <w:rPr>
          <w:rFonts w:ascii="Times New Roman" w:eastAsia="Times New Roman" w:hAnsi="Times New Roman" w:cs="Times New Roman"/>
          <w:sz w:val="24"/>
          <w:szCs w:val="24"/>
          <w:lang w:val="en-GB"/>
        </w:rPr>
        <w:t xml:space="preserve"> The Global Methane </w:t>
      </w:r>
    </w:p>
    <w:p w14:paraId="672676D0"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Budget 2000–2017. Earth Syst. Sci. Data Discuss</w:t>
      </w:r>
      <w:r>
        <w:rPr>
          <w:rFonts w:ascii="Times New Roman" w:eastAsia="Times New Roman" w:hAnsi="Times New Roman" w:cs="Times New Roman"/>
          <w:sz w:val="24"/>
          <w:szCs w:val="24"/>
          <w:lang w:val="en-GB"/>
        </w:rPr>
        <w:t>.</w:t>
      </w:r>
    </w:p>
    <w:p w14:paraId="49A8F10A"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Taylor, K. E. </w:t>
      </w:r>
      <w:r>
        <w:rPr>
          <w:rFonts w:ascii="Times New Roman" w:eastAsia="Times New Roman" w:hAnsi="Times New Roman" w:cs="Times New Roman"/>
          <w:sz w:val="24"/>
          <w:szCs w:val="24"/>
          <w:lang w:val="en-GB"/>
        </w:rPr>
        <w:t xml:space="preserve">(2001). </w:t>
      </w:r>
      <w:r w:rsidRPr="00C05382">
        <w:rPr>
          <w:rFonts w:ascii="Times New Roman" w:eastAsia="Times New Roman" w:hAnsi="Times New Roman" w:cs="Times New Roman"/>
          <w:sz w:val="24"/>
          <w:szCs w:val="24"/>
          <w:lang w:val="en-GB"/>
        </w:rPr>
        <w:t xml:space="preserve">Summarizing multiple aspects of model performance in a single diagram. </w:t>
      </w:r>
    </w:p>
    <w:p w14:paraId="7133E08D"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Journal of Geophysical Research: Atmospheres, 106, 7183-7192</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6E3A6BD8"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Thomas, R. Q., </w:t>
      </w:r>
      <w:proofErr w:type="spellStart"/>
      <w:r w:rsidRPr="00C05382">
        <w:rPr>
          <w:rFonts w:ascii="Times New Roman" w:eastAsia="Times New Roman" w:hAnsi="Times New Roman" w:cs="Times New Roman"/>
          <w:sz w:val="24"/>
          <w:szCs w:val="24"/>
          <w:lang w:val="en-GB"/>
        </w:rPr>
        <w:t>Figueiredo</w:t>
      </w:r>
      <w:proofErr w:type="spellEnd"/>
      <w:r w:rsidRPr="00C05382">
        <w:rPr>
          <w:rFonts w:ascii="Times New Roman" w:eastAsia="Times New Roman" w:hAnsi="Times New Roman" w:cs="Times New Roman"/>
          <w:sz w:val="24"/>
          <w:szCs w:val="24"/>
          <w:lang w:val="en-GB"/>
        </w:rPr>
        <w:t xml:space="preserve">, R. J., </w:t>
      </w:r>
      <w:proofErr w:type="spellStart"/>
      <w:r w:rsidRPr="00C05382">
        <w:rPr>
          <w:rFonts w:ascii="Times New Roman" w:eastAsia="Times New Roman" w:hAnsi="Times New Roman" w:cs="Times New Roman"/>
          <w:sz w:val="24"/>
          <w:szCs w:val="24"/>
          <w:lang w:val="en-GB"/>
        </w:rPr>
        <w:t>Daneshmand</w:t>
      </w:r>
      <w:proofErr w:type="spellEnd"/>
      <w:r w:rsidRPr="00C05382">
        <w:rPr>
          <w:rFonts w:ascii="Times New Roman" w:eastAsia="Times New Roman" w:hAnsi="Times New Roman" w:cs="Times New Roman"/>
          <w:sz w:val="24"/>
          <w:szCs w:val="24"/>
          <w:lang w:val="en-GB"/>
        </w:rPr>
        <w:t xml:space="preserve">, V., </w:t>
      </w:r>
      <w:proofErr w:type="spellStart"/>
      <w:r w:rsidRPr="00C05382">
        <w:rPr>
          <w:rFonts w:ascii="Times New Roman" w:eastAsia="Times New Roman" w:hAnsi="Times New Roman" w:cs="Times New Roman"/>
          <w:sz w:val="24"/>
          <w:szCs w:val="24"/>
          <w:lang w:val="en-GB"/>
        </w:rPr>
        <w:t>Bookout</w:t>
      </w:r>
      <w:proofErr w:type="spellEnd"/>
      <w:r w:rsidRPr="00C05382">
        <w:rPr>
          <w:rFonts w:ascii="Times New Roman" w:eastAsia="Times New Roman" w:hAnsi="Times New Roman" w:cs="Times New Roman"/>
          <w:sz w:val="24"/>
          <w:szCs w:val="24"/>
          <w:lang w:val="en-GB"/>
        </w:rPr>
        <w:t xml:space="preserve">, B. J., Puckett, L. K., and Carey, C. </w:t>
      </w:r>
    </w:p>
    <w:p w14:paraId="52482997"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C.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2020</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 xml:space="preserve">A near-term iterative forecasting system successfully predicts reservoir hydrodynamics and partitions uncertainty in real time. </w:t>
      </w:r>
      <w:proofErr w:type="spellStart"/>
      <w:r w:rsidRPr="00C05382">
        <w:rPr>
          <w:rFonts w:ascii="Times New Roman" w:eastAsia="Times New Roman" w:hAnsi="Times New Roman" w:cs="Times New Roman"/>
          <w:sz w:val="24"/>
          <w:szCs w:val="24"/>
          <w:lang w:val="en-GB"/>
        </w:rPr>
        <w:t>bioRxiv</w:t>
      </w:r>
      <w:proofErr w:type="spellEnd"/>
      <w:r>
        <w:rPr>
          <w:rFonts w:ascii="Times New Roman" w:eastAsia="Times New Roman" w:hAnsi="Times New Roman" w:cs="Times New Roman"/>
          <w:sz w:val="24"/>
          <w:szCs w:val="24"/>
          <w:lang w:val="en-GB"/>
        </w:rPr>
        <w:t>.</w:t>
      </w:r>
    </w:p>
    <w:p w14:paraId="357063E4"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DB0202">
        <w:rPr>
          <w:rFonts w:ascii="Times New Roman" w:eastAsia="Times New Roman" w:hAnsi="Times New Roman" w:cs="Times New Roman"/>
          <w:sz w:val="24"/>
          <w:szCs w:val="24"/>
          <w:lang w:val="en-GB"/>
        </w:rPr>
        <w:t>Tokida</w:t>
      </w:r>
      <w:proofErr w:type="spellEnd"/>
      <w:r w:rsidRPr="00DB0202">
        <w:rPr>
          <w:rFonts w:ascii="Times New Roman" w:eastAsia="Times New Roman" w:hAnsi="Times New Roman" w:cs="Times New Roman"/>
          <w:sz w:val="24"/>
          <w:szCs w:val="24"/>
          <w:lang w:val="en-GB"/>
        </w:rPr>
        <w:t xml:space="preserve">, T., Miyazaki, T., Mizoguchi, M., Nagata, O., </w:t>
      </w:r>
      <w:proofErr w:type="spellStart"/>
      <w:r w:rsidRPr="00DB0202">
        <w:rPr>
          <w:rFonts w:ascii="Times New Roman" w:eastAsia="Times New Roman" w:hAnsi="Times New Roman" w:cs="Times New Roman"/>
          <w:sz w:val="24"/>
          <w:szCs w:val="24"/>
          <w:lang w:val="en-GB"/>
        </w:rPr>
        <w:t>Takakai</w:t>
      </w:r>
      <w:proofErr w:type="spellEnd"/>
      <w:r w:rsidRPr="00DB0202">
        <w:rPr>
          <w:rFonts w:ascii="Times New Roman" w:eastAsia="Times New Roman" w:hAnsi="Times New Roman" w:cs="Times New Roman"/>
          <w:sz w:val="24"/>
          <w:szCs w:val="24"/>
          <w:lang w:val="en-GB"/>
        </w:rPr>
        <w:t xml:space="preserve">, F., </w:t>
      </w:r>
      <w:proofErr w:type="spellStart"/>
      <w:r w:rsidRPr="00DB0202">
        <w:rPr>
          <w:rFonts w:ascii="Times New Roman" w:eastAsia="Times New Roman" w:hAnsi="Times New Roman" w:cs="Times New Roman"/>
          <w:sz w:val="24"/>
          <w:szCs w:val="24"/>
          <w:lang w:val="en-GB"/>
        </w:rPr>
        <w:t>Kagemoto</w:t>
      </w:r>
      <w:proofErr w:type="spellEnd"/>
      <w:r w:rsidRPr="00DB0202">
        <w:rPr>
          <w:rFonts w:ascii="Times New Roman" w:eastAsia="Times New Roman" w:hAnsi="Times New Roman" w:cs="Times New Roman"/>
          <w:sz w:val="24"/>
          <w:szCs w:val="24"/>
          <w:lang w:val="en-GB"/>
        </w:rPr>
        <w:t xml:space="preserve">, A., and </w:t>
      </w:r>
      <w:proofErr w:type="spellStart"/>
      <w:r w:rsidRPr="00DB0202">
        <w:rPr>
          <w:rFonts w:ascii="Times New Roman" w:eastAsia="Times New Roman" w:hAnsi="Times New Roman" w:cs="Times New Roman"/>
          <w:sz w:val="24"/>
          <w:szCs w:val="24"/>
          <w:lang w:val="en-GB"/>
        </w:rPr>
        <w:t>Hatano</w:t>
      </w:r>
      <w:proofErr w:type="spellEnd"/>
      <w:r w:rsidRPr="00DB0202">
        <w:rPr>
          <w:rFonts w:ascii="Times New Roman" w:eastAsia="Times New Roman" w:hAnsi="Times New Roman" w:cs="Times New Roman"/>
          <w:sz w:val="24"/>
          <w:szCs w:val="24"/>
          <w:lang w:val="en-GB"/>
        </w:rPr>
        <w:t xml:space="preserve">, R. </w:t>
      </w:r>
    </w:p>
    <w:p w14:paraId="33B4FA18"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DB0202">
        <w:rPr>
          <w:rFonts w:ascii="Times New Roman" w:eastAsia="Times New Roman" w:hAnsi="Times New Roman" w:cs="Times New Roman"/>
          <w:sz w:val="24"/>
          <w:szCs w:val="24"/>
          <w:lang w:val="en-GB"/>
        </w:rPr>
        <w:t xml:space="preserve">(2007), Falling atmospheric pressure as a trigger for methane ebullition from peatland, Global </w:t>
      </w:r>
      <w:proofErr w:type="spellStart"/>
      <w:r w:rsidRPr="00DB0202">
        <w:rPr>
          <w:rFonts w:ascii="Times New Roman" w:eastAsia="Times New Roman" w:hAnsi="Times New Roman" w:cs="Times New Roman"/>
          <w:sz w:val="24"/>
          <w:szCs w:val="24"/>
          <w:lang w:val="en-GB"/>
        </w:rPr>
        <w:t>Biogeochem</w:t>
      </w:r>
      <w:proofErr w:type="spellEnd"/>
      <w:r w:rsidRPr="00DB0202">
        <w:rPr>
          <w:rFonts w:ascii="Times New Roman" w:eastAsia="Times New Roman" w:hAnsi="Times New Roman" w:cs="Times New Roman"/>
          <w:sz w:val="24"/>
          <w:szCs w:val="24"/>
          <w:lang w:val="en-GB"/>
        </w:rPr>
        <w:t>. Cycles, 21, GB2003</w:t>
      </w:r>
      <w:r>
        <w:rPr>
          <w:rFonts w:ascii="Times New Roman" w:eastAsia="Times New Roman" w:hAnsi="Times New Roman" w:cs="Times New Roman"/>
          <w:sz w:val="24"/>
          <w:szCs w:val="24"/>
          <w:lang w:val="en-GB"/>
        </w:rPr>
        <w:t>.</w:t>
      </w:r>
    </w:p>
    <w:p w14:paraId="40EB4382" w14:textId="77777777" w:rsidR="00D512D8" w:rsidRDefault="00D512D8" w:rsidP="00D512D8">
      <w:pPr>
        <w:spacing w:after="0" w:line="480" w:lineRule="auto"/>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West, W. E., Creamer, K. P., &amp; Jones, S. E. (2016). Productivity and depth regulate lake </w:t>
      </w:r>
    </w:p>
    <w:p w14:paraId="1C89B56F" w14:textId="77777777" w:rsidR="00D512D8" w:rsidRDefault="00D512D8" w:rsidP="00D512D8">
      <w:pPr>
        <w:spacing w:after="0" w:line="480" w:lineRule="auto"/>
        <w:ind w:left="720"/>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contributions to atmospheric methane. </w:t>
      </w:r>
      <w:proofErr w:type="spellStart"/>
      <w:r w:rsidRPr="007852B6">
        <w:rPr>
          <w:rFonts w:ascii="Times New Roman" w:eastAsia="Times New Roman" w:hAnsi="Times New Roman" w:cs="Times New Roman"/>
          <w:bCs/>
          <w:sz w:val="24"/>
          <w:szCs w:val="24"/>
        </w:rPr>
        <w:t>Limnol</w:t>
      </w:r>
      <w:proofErr w:type="spellEnd"/>
      <w:r w:rsidRPr="007852B6">
        <w:rPr>
          <w:rFonts w:ascii="Times New Roman" w:eastAsia="Times New Roman" w:hAnsi="Times New Roman" w:cs="Times New Roman"/>
          <w:bCs/>
          <w:sz w:val="24"/>
          <w:szCs w:val="24"/>
        </w:rPr>
        <w:t xml:space="preserve">. </w:t>
      </w:r>
      <w:proofErr w:type="spellStart"/>
      <w:r w:rsidRPr="007852B6">
        <w:rPr>
          <w:rFonts w:ascii="Times New Roman" w:eastAsia="Times New Roman" w:hAnsi="Times New Roman" w:cs="Times New Roman"/>
          <w:bCs/>
          <w:sz w:val="24"/>
          <w:szCs w:val="24"/>
        </w:rPr>
        <w:t>Oceanogr</w:t>
      </w:r>
      <w:proofErr w:type="spellEnd"/>
      <w:r w:rsidRPr="007852B6">
        <w:rPr>
          <w:rFonts w:ascii="Times New Roman" w:eastAsia="Times New Roman" w:hAnsi="Times New Roman" w:cs="Times New Roman"/>
          <w:bCs/>
          <w:sz w:val="24"/>
          <w:szCs w:val="24"/>
        </w:rPr>
        <w:t>., 61 (S1), S51-S61.</w:t>
      </w:r>
    </w:p>
    <w:p w14:paraId="6A0229AE" w14:textId="77777777" w:rsidR="00D512D8" w:rsidRDefault="00D512D8" w:rsidP="00D512D8">
      <w:pPr>
        <w:spacing w:after="0" w:line="480" w:lineRule="auto"/>
        <w:rPr>
          <w:rFonts w:ascii="Times New Roman" w:eastAsia="Times New Roman" w:hAnsi="Times New Roman" w:cs="Times New Roman"/>
          <w:bCs/>
          <w:sz w:val="24"/>
          <w:szCs w:val="24"/>
        </w:rPr>
      </w:pPr>
      <w:proofErr w:type="spellStart"/>
      <w:r w:rsidRPr="00DB0202">
        <w:rPr>
          <w:rFonts w:ascii="Times New Roman" w:eastAsia="Times New Roman" w:hAnsi="Times New Roman" w:cs="Times New Roman"/>
          <w:bCs/>
          <w:sz w:val="24"/>
          <w:szCs w:val="24"/>
        </w:rPr>
        <w:t>Wik</w:t>
      </w:r>
      <w:proofErr w:type="spellEnd"/>
      <w:r w:rsidRPr="00DB0202">
        <w:rPr>
          <w:rFonts w:ascii="Times New Roman" w:eastAsia="Times New Roman" w:hAnsi="Times New Roman" w:cs="Times New Roman"/>
          <w:bCs/>
          <w:sz w:val="24"/>
          <w:szCs w:val="24"/>
        </w:rPr>
        <w:t xml:space="preserve">, M., Thornton, B. F., </w:t>
      </w:r>
      <w:proofErr w:type="spellStart"/>
      <w:r w:rsidRPr="00DB0202">
        <w:rPr>
          <w:rFonts w:ascii="Times New Roman" w:eastAsia="Times New Roman" w:hAnsi="Times New Roman" w:cs="Times New Roman"/>
          <w:bCs/>
          <w:sz w:val="24"/>
          <w:szCs w:val="24"/>
        </w:rPr>
        <w:t>Bastviken</w:t>
      </w:r>
      <w:proofErr w:type="spellEnd"/>
      <w:r w:rsidRPr="00DB0202">
        <w:rPr>
          <w:rFonts w:ascii="Times New Roman" w:eastAsia="Times New Roman" w:hAnsi="Times New Roman" w:cs="Times New Roman"/>
          <w:bCs/>
          <w:sz w:val="24"/>
          <w:szCs w:val="24"/>
        </w:rPr>
        <w:t xml:space="preserve">, D., </w:t>
      </w:r>
      <w:proofErr w:type="spellStart"/>
      <w:r w:rsidRPr="00DB0202">
        <w:rPr>
          <w:rFonts w:ascii="Times New Roman" w:eastAsia="Times New Roman" w:hAnsi="Times New Roman" w:cs="Times New Roman"/>
          <w:bCs/>
          <w:sz w:val="24"/>
          <w:szCs w:val="24"/>
        </w:rPr>
        <w:t>MacIntyre</w:t>
      </w:r>
      <w:proofErr w:type="spellEnd"/>
      <w:r w:rsidRPr="00DB0202">
        <w:rPr>
          <w:rFonts w:ascii="Times New Roman" w:eastAsia="Times New Roman" w:hAnsi="Times New Roman" w:cs="Times New Roman"/>
          <w:bCs/>
          <w:sz w:val="24"/>
          <w:szCs w:val="24"/>
        </w:rPr>
        <w:t xml:space="preserve">, S., Varner, R. K., &amp; </w:t>
      </w:r>
      <w:proofErr w:type="spellStart"/>
      <w:r w:rsidRPr="00DB0202">
        <w:rPr>
          <w:rFonts w:ascii="Times New Roman" w:eastAsia="Times New Roman" w:hAnsi="Times New Roman" w:cs="Times New Roman"/>
          <w:bCs/>
          <w:sz w:val="24"/>
          <w:szCs w:val="24"/>
        </w:rPr>
        <w:t>Crill</w:t>
      </w:r>
      <w:proofErr w:type="spellEnd"/>
      <w:r w:rsidRPr="00DB0202">
        <w:rPr>
          <w:rFonts w:ascii="Times New Roman" w:eastAsia="Times New Roman" w:hAnsi="Times New Roman" w:cs="Times New Roman"/>
          <w:bCs/>
          <w:sz w:val="24"/>
          <w:szCs w:val="24"/>
        </w:rPr>
        <w:t xml:space="preserve">, P. M. (2014). </w:t>
      </w:r>
    </w:p>
    <w:p w14:paraId="7005E78D" w14:textId="77777777" w:rsidR="00D512D8" w:rsidRDefault="00D512D8" w:rsidP="00D512D8">
      <w:pPr>
        <w:spacing w:after="0" w:line="480" w:lineRule="auto"/>
        <w:ind w:left="720"/>
        <w:rPr>
          <w:rFonts w:ascii="Times New Roman" w:eastAsia="Times New Roman" w:hAnsi="Times New Roman" w:cs="Times New Roman"/>
          <w:bCs/>
          <w:sz w:val="24"/>
          <w:szCs w:val="24"/>
        </w:rPr>
      </w:pPr>
      <w:r w:rsidRPr="00DB0202">
        <w:rPr>
          <w:rFonts w:ascii="Times New Roman" w:eastAsia="Times New Roman" w:hAnsi="Times New Roman" w:cs="Times New Roman"/>
          <w:bCs/>
          <w:sz w:val="24"/>
          <w:szCs w:val="24"/>
        </w:rPr>
        <w:t>Energy input is primary controller of methane bubbling in subarctic lakes. Geophysical Research Letters, 41, 555– 560.</w:t>
      </w:r>
    </w:p>
    <w:p w14:paraId="2D910948" w14:textId="77777777" w:rsidR="00D512D8" w:rsidRDefault="00D512D8" w:rsidP="00D512D8">
      <w:pPr>
        <w:spacing w:after="0" w:line="480" w:lineRule="auto"/>
        <w:rPr>
          <w:rFonts w:ascii="Times New Roman" w:hAnsi="Times New Roman" w:cs="Times New Roman"/>
          <w:color w:val="222222"/>
          <w:sz w:val="24"/>
          <w:szCs w:val="24"/>
          <w:shd w:val="clear" w:color="auto" w:fill="FFFFFF"/>
        </w:rPr>
      </w:pPr>
      <w:proofErr w:type="spellStart"/>
      <w:r w:rsidRPr="00FA2F83">
        <w:rPr>
          <w:rFonts w:ascii="Times New Roman" w:hAnsi="Times New Roman" w:cs="Times New Roman"/>
          <w:color w:val="222222"/>
          <w:sz w:val="24"/>
          <w:szCs w:val="24"/>
          <w:shd w:val="clear" w:color="auto" w:fill="FFFFFF"/>
        </w:rPr>
        <w:t>Wik</w:t>
      </w:r>
      <w:proofErr w:type="spellEnd"/>
      <w:r w:rsidRPr="00FA2F83">
        <w:rPr>
          <w:rFonts w:ascii="Times New Roman" w:hAnsi="Times New Roman" w:cs="Times New Roman"/>
          <w:color w:val="222222"/>
          <w:sz w:val="24"/>
          <w:szCs w:val="24"/>
          <w:shd w:val="clear" w:color="auto" w:fill="FFFFFF"/>
        </w:rPr>
        <w:t xml:space="preserve">, M., Thornton, B. F., </w:t>
      </w:r>
      <w:proofErr w:type="spellStart"/>
      <w:r w:rsidRPr="00FA2F83">
        <w:rPr>
          <w:rFonts w:ascii="Times New Roman" w:hAnsi="Times New Roman" w:cs="Times New Roman"/>
          <w:color w:val="222222"/>
          <w:sz w:val="24"/>
          <w:szCs w:val="24"/>
          <w:shd w:val="clear" w:color="auto" w:fill="FFFFFF"/>
        </w:rPr>
        <w:t>Bastviken</w:t>
      </w:r>
      <w:proofErr w:type="spellEnd"/>
      <w:r w:rsidRPr="00FA2F83">
        <w:rPr>
          <w:rFonts w:ascii="Times New Roman" w:hAnsi="Times New Roman" w:cs="Times New Roman"/>
          <w:color w:val="222222"/>
          <w:sz w:val="24"/>
          <w:szCs w:val="24"/>
          <w:shd w:val="clear" w:color="auto" w:fill="FFFFFF"/>
        </w:rPr>
        <w:t xml:space="preserve">, D., </w:t>
      </w:r>
      <w:proofErr w:type="spellStart"/>
      <w:r w:rsidRPr="00FA2F83">
        <w:rPr>
          <w:rFonts w:ascii="Times New Roman" w:hAnsi="Times New Roman" w:cs="Times New Roman"/>
          <w:color w:val="222222"/>
          <w:sz w:val="24"/>
          <w:szCs w:val="24"/>
          <w:shd w:val="clear" w:color="auto" w:fill="FFFFFF"/>
        </w:rPr>
        <w:t>Uhlbäck</w:t>
      </w:r>
      <w:proofErr w:type="spellEnd"/>
      <w:r w:rsidRPr="00FA2F83">
        <w:rPr>
          <w:rFonts w:ascii="Times New Roman" w:hAnsi="Times New Roman" w:cs="Times New Roman"/>
          <w:color w:val="222222"/>
          <w:sz w:val="24"/>
          <w:szCs w:val="24"/>
          <w:shd w:val="clear" w:color="auto" w:fill="FFFFFF"/>
        </w:rPr>
        <w:t xml:space="preserve">, J., &amp; </w:t>
      </w:r>
      <w:proofErr w:type="spellStart"/>
      <w:r w:rsidRPr="00FA2F83">
        <w:rPr>
          <w:rFonts w:ascii="Times New Roman" w:hAnsi="Times New Roman" w:cs="Times New Roman"/>
          <w:color w:val="222222"/>
          <w:sz w:val="24"/>
          <w:szCs w:val="24"/>
          <w:shd w:val="clear" w:color="auto" w:fill="FFFFFF"/>
        </w:rPr>
        <w:t>Crill</w:t>
      </w:r>
      <w:proofErr w:type="spellEnd"/>
      <w:r w:rsidRPr="00FA2F83">
        <w:rPr>
          <w:rFonts w:ascii="Times New Roman" w:hAnsi="Times New Roman" w:cs="Times New Roman"/>
          <w:color w:val="222222"/>
          <w:sz w:val="24"/>
          <w:szCs w:val="24"/>
          <w:shd w:val="clear" w:color="auto" w:fill="FFFFFF"/>
        </w:rPr>
        <w:t xml:space="preserve">, P. M. (2016). Biased sampling of </w:t>
      </w:r>
    </w:p>
    <w:p w14:paraId="301DC8C7" w14:textId="77777777" w:rsidR="00D512D8" w:rsidRDefault="00D512D8" w:rsidP="00D512D8">
      <w:pPr>
        <w:spacing w:after="0" w:line="480" w:lineRule="auto"/>
        <w:ind w:left="720"/>
        <w:rPr>
          <w:rFonts w:ascii="Times New Roman" w:hAnsi="Times New Roman" w:cs="Times New Roman"/>
          <w:color w:val="222222"/>
          <w:sz w:val="24"/>
          <w:szCs w:val="24"/>
          <w:shd w:val="clear" w:color="auto" w:fill="FFFFFF"/>
        </w:rPr>
      </w:pPr>
      <w:r w:rsidRPr="00FA2F83">
        <w:rPr>
          <w:rFonts w:ascii="Times New Roman" w:hAnsi="Times New Roman" w:cs="Times New Roman"/>
          <w:color w:val="222222"/>
          <w:sz w:val="24"/>
          <w:szCs w:val="24"/>
          <w:shd w:val="clear" w:color="auto" w:fill="FFFFFF"/>
        </w:rPr>
        <w:t xml:space="preserve">methane release from northern lakes: A problem for extrapolation. </w:t>
      </w:r>
      <w:proofErr w:type="spellStart"/>
      <w:r w:rsidRPr="00FA2F83">
        <w:rPr>
          <w:rFonts w:ascii="Times New Roman" w:hAnsi="Times New Roman" w:cs="Times New Roman"/>
          <w:color w:val="222222"/>
          <w:sz w:val="24"/>
          <w:szCs w:val="24"/>
          <w:shd w:val="clear" w:color="auto" w:fill="FFFFFF"/>
        </w:rPr>
        <w:t>Geophys</w:t>
      </w:r>
      <w:proofErr w:type="spellEnd"/>
      <w:r w:rsidRPr="00FA2F83">
        <w:rPr>
          <w:rFonts w:ascii="Times New Roman" w:hAnsi="Times New Roman" w:cs="Times New Roman"/>
          <w:color w:val="222222"/>
          <w:sz w:val="24"/>
          <w:szCs w:val="24"/>
          <w:shd w:val="clear" w:color="auto" w:fill="FFFFFF"/>
        </w:rPr>
        <w:t>. Res. Lett., 43(3), 1256-1262</w:t>
      </w:r>
      <w:r>
        <w:rPr>
          <w:rFonts w:ascii="Times New Roman" w:hAnsi="Times New Roman" w:cs="Times New Roman"/>
          <w:color w:val="222222"/>
          <w:sz w:val="24"/>
          <w:szCs w:val="24"/>
          <w:shd w:val="clear" w:color="auto" w:fill="FFFFFF"/>
        </w:rPr>
        <w:t>.</w:t>
      </w:r>
    </w:p>
    <w:p w14:paraId="01AC47EC"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Wik</w:t>
      </w:r>
      <w:proofErr w:type="spellEnd"/>
      <w:r w:rsidRPr="00C05382">
        <w:rPr>
          <w:rFonts w:ascii="Times New Roman" w:eastAsia="Times New Roman" w:hAnsi="Times New Roman" w:cs="Times New Roman"/>
          <w:sz w:val="24"/>
          <w:szCs w:val="24"/>
          <w:lang w:val="en-GB"/>
        </w:rPr>
        <w:t xml:space="preserve">, M., Johnson, J. E., </w:t>
      </w:r>
      <w:proofErr w:type="spellStart"/>
      <w:r w:rsidRPr="00C05382">
        <w:rPr>
          <w:rFonts w:ascii="Times New Roman" w:eastAsia="Times New Roman" w:hAnsi="Times New Roman" w:cs="Times New Roman"/>
          <w:sz w:val="24"/>
          <w:szCs w:val="24"/>
          <w:lang w:val="en-GB"/>
        </w:rPr>
        <w:t>Crill</w:t>
      </w:r>
      <w:proofErr w:type="spellEnd"/>
      <w:r w:rsidRPr="00C05382">
        <w:rPr>
          <w:rFonts w:ascii="Times New Roman" w:eastAsia="Times New Roman" w:hAnsi="Times New Roman" w:cs="Times New Roman"/>
          <w:sz w:val="24"/>
          <w:szCs w:val="24"/>
          <w:lang w:val="en-GB"/>
        </w:rPr>
        <w:t xml:space="preserve">, P. M., </w:t>
      </w:r>
      <w:proofErr w:type="spellStart"/>
      <w:r w:rsidRPr="00C05382">
        <w:rPr>
          <w:rFonts w:ascii="Times New Roman" w:eastAsia="Times New Roman" w:hAnsi="Times New Roman" w:cs="Times New Roman"/>
          <w:sz w:val="24"/>
          <w:szCs w:val="24"/>
          <w:lang w:val="en-GB"/>
        </w:rPr>
        <w:t>DeStasio</w:t>
      </w:r>
      <w:proofErr w:type="spellEnd"/>
      <w:r w:rsidRPr="00C05382">
        <w:rPr>
          <w:rFonts w:ascii="Times New Roman" w:eastAsia="Times New Roman" w:hAnsi="Times New Roman" w:cs="Times New Roman"/>
          <w:sz w:val="24"/>
          <w:szCs w:val="24"/>
          <w:lang w:val="en-GB"/>
        </w:rPr>
        <w:t xml:space="preserve">, J. P., Erickson, L., Halloran, M. J., et al.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2018</w:t>
      </w:r>
      <w:r>
        <w:rPr>
          <w:rFonts w:ascii="Times New Roman" w:eastAsia="Times New Roman" w:hAnsi="Times New Roman" w:cs="Times New Roman"/>
          <w:sz w:val="24"/>
          <w:szCs w:val="24"/>
          <w:lang w:val="en-GB"/>
        </w:rPr>
        <w:t xml:space="preserve">). </w:t>
      </w:r>
    </w:p>
    <w:p w14:paraId="494FE31A"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lastRenderedPageBreak/>
        <w:t xml:space="preserve">Sediment characteristics and methane ebullition in three subarctic lakes. J. </w:t>
      </w:r>
      <w:proofErr w:type="spellStart"/>
      <w:r w:rsidRPr="00C05382">
        <w:rPr>
          <w:rFonts w:ascii="Times New Roman" w:eastAsia="Times New Roman" w:hAnsi="Times New Roman" w:cs="Times New Roman"/>
          <w:sz w:val="24"/>
          <w:szCs w:val="24"/>
          <w:lang w:val="en-GB"/>
        </w:rPr>
        <w:t>Geophys</w:t>
      </w:r>
      <w:proofErr w:type="spellEnd"/>
      <w:r w:rsidRPr="00C05382">
        <w:rPr>
          <w:rFonts w:ascii="Times New Roman" w:eastAsia="Times New Roman" w:hAnsi="Times New Roman" w:cs="Times New Roman"/>
          <w:sz w:val="24"/>
          <w:szCs w:val="24"/>
          <w:lang w:val="en-GB"/>
        </w:rPr>
        <w:t xml:space="preserve">. Res. </w:t>
      </w:r>
      <w:proofErr w:type="spellStart"/>
      <w:r w:rsidRPr="00C05382">
        <w:rPr>
          <w:rFonts w:ascii="Times New Roman" w:eastAsia="Times New Roman" w:hAnsi="Times New Roman" w:cs="Times New Roman"/>
          <w:sz w:val="24"/>
          <w:szCs w:val="24"/>
          <w:lang w:val="en-GB"/>
        </w:rPr>
        <w:t>Biogeosci</w:t>
      </w:r>
      <w:proofErr w:type="spellEnd"/>
      <w:r w:rsidRPr="00C05382">
        <w:rPr>
          <w:rFonts w:ascii="Times New Roman" w:eastAsia="Times New Roman" w:hAnsi="Times New Roman" w:cs="Times New Roman"/>
          <w:sz w:val="24"/>
          <w:szCs w:val="24"/>
          <w:lang w:val="en-GB"/>
        </w:rPr>
        <w:t>., 123, 2399-2411.</w:t>
      </w:r>
    </w:p>
    <w:p w14:paraId="18C84965"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Zhou, Y., Zhou, L., Zhang, Y., de Souza, J. G., Podgorski, D. C., Spencer, R. G., </w:t>
      </w:r>
      <w:r>
        <w:rPr>
          <w:rFonts w:ascii="Times New Roman" w:eastAsia="Times New Roman" w:hAnsi="Times New Roman" w:cs="Times New Roman"/>
          <w:sz w:val="24"/>
          <w:szCs w:val="24"/>
          <w:lang w:val="en-GB"/>
        </w:rPr>
        <w:t>et al. (2019)</w:t>
      </w:r>
      <w:r w:rsidRPr="00C05382">
        <w:rPr>
          <w:rFonts w:ascii="Times New Roman" w:eastAsia="Times New Roman" w:hAnsi="Times New Roman" w:cs="Times New Roman"/>
          <w:sz w:val="24"/>
          <w:szCs w:val="24"/>
          <w:lang w:val="en-GB"/>
        </w:rPr>
        <w:t xml:space="preserve">. </w:t>
      </w:r>
    </w:p>
    <w:p w14:paraId="56B47637"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Autochthonous dissolved organic matter potentially fuels methane ebullition from experimental lakes. Water Res., 115048</w:t>
      </w:r>
      <w:r>
        <w:rPr>
          <w:rFonts w:ascii="Times New Roman" w:eastAsia="Times New Roman" w:hAnsi="Times New Roman" w:cs="Times New Roman"/>
          <w:sz w:val="24"/>
          <w:szCs w:val="24"/>
          <w:lang w:val="en-GB"/>
        </w:rPr>
        <w:t>.</w:t>
      </w:r>
    </w:p>
    <w:p w14:paraId="6428039B" w14:textId="77777777" w:rsidR="00D512D8" w:rsidRDefault="00D512D8" w:rsidP="00D512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E1F332A" w14:textId="77777777" w:rsidR="00D512D8" w:rsidRPr="006850A2" w:rsidRDefault="00D512D8" w:rsidP="00D512D8">
      <w:pPr>
        <w:spacing w:after="0" w:line="480" w:lineRule="auto"/>
        <w:rPr>
          <w:rFonts w:ascii="Times New Roman" w:eastAsia="Times New Roman" w:hAnsi="Times New Roman" w:cs="Times New Roman"/>
          <w:b/>
          <w:bCs/>
          <w:sz w:val="24"/>
          <w:szCs w:val="24"/>
          <w:lang w:val="en-GB"/>
        </w:rPr>
      </w:pPr>
      <w:r w:rsidRPr="006850A2">
        <w:rPr>
          <w:rFonts w:ascii="Times New Roman" w:eastAsia="Times New Roman" w:hAnsi="Times New Roman" w:cs="Times New Roman"/>
          <w:sz w:val="24"/>
          <w:szCs w:val="24"/>
          <w:lang w:val="en-GB"/>
        </w:rPr>
        <w:lastRenderedPageBreak/>
        <w:t>Table 1</w:t>
      </w:r>
      <w:r>
        <w:rPr>
          <w:rFonts w:ascii="Times New Roman" w:eastAsia="Times New Roman" w:hAnsi="Times New Roman" w:cs="Times New Roman"/>
          <w:sz w:val="24"/>
          <w:szCs w:val="24"/>
          <w:lang w:val="en-GB"/>
        </w:rPr>
        <w:t>.</w:t>
      </w:r>
      <w:r w:rsidRPr="006850A2">
        <w:rPr>
          <w:rFonts w:ascii="Times New Roman" w:eastAsia="Times New Roman" w:hAnsi="Times New Roman" w:cs="Times New Roman"/>
          <w:sz w:val="24"/>
          <w:szCs w:val="24"/>
          <w:lang w:val="en-GB"/>
        </w:rPr>
        <w:t xml:space="preserve"> Nash-Sutcliffe efficiency (NSE), seasonally-summed CH</w:t>
      </w:r>
      <w:r w:rsidRPr="006850A2">
        <w:rPr>
          <w:rFonts w:ascii="Times New Roman" w:eastAsia="Times New Roman" w:hAnsi="Times New Roman" w:cs="Times New Roman"/>
          <w:sz w:val="24"/>
          <w:szCs w:val="24"/>
          <w:vertAlign w:val="subscript"/>
          <w:lang w:val="en-GB"/>
        </w:rPr>
        <w:t>4</w:t>
      </w:r>
      <w:r w:rsidRPr="006850A2">
        <w:rPr>
          <w:rFonts w:ascii="Times New Roman" w:eastAsia="Times New Roman" w:hAnsi="Times New Roman" w:cs="Times New Roman"/>
          <w:sz w:val="24"/>
          <w:szCs w:val="24"/>
          <w:lang w:val="en-GB"/>
        </w:rPr>
        <w:t xml:space="preserve"> ebullition emissions, and the percent difference of the forecasts with data assimilation, </w:t>
      </w:r>
      <w:r>
        <w:rPr>
          <w:rFonts w:ascii="Times New Roman" w:eastAsia="Times New Roman" w:hAnsi="Times New Roman" w:cs="Times New Roman"/>
          <w:sz w:val="24"/>
          <w:szCs w:val="24"/>
          <w:lang w:val="en-GB"/>
        </w:rPr>
        <w:t xml:space="preserve">forecasts </w:t>
      </w:r>
      <w:r w:rsidRPr="006850A2">
        <w:rPr>
          <w:rFonts w:ascii="Times New Roman" w:eastAsia="Times New Roman" w:hAnsi="Times New Roman" w:cs="Times New Roman"/>
          <w:sz w:val="24"/>
          <w:szCs w:val="24"/>
          <w:lang w:val="en-GB"/>
        </w:rPr>
        <w:t>without data assimilation</w:t>
      </w:r>
      <w:r>
        <w:rPr>
          <w:rFonts w:ascii="Times New Roman" w:eastAsia="Times New Roman" w:hAnsi="Times New Roman" w:cs="Times New Roman"/>
          <w:sz w:val="24"/>
          <w:szCs w:val="24"/>
          <w:lang w:val="en-GB"/>
        </w:rPr>
        <w:t>,</w:t>
      </w:r>
      <w:r w:rsidRPr="006850A2">
        <w:rPr>
          <w:rFonts w:ascii="Times New Roman" w:eastAsia="Times New Roman" w:hAnsi="Times New Roman" w:cs="Times New Roman"/>
          <w:sz w:val="24"/>
          <w:szCs w:val="24"/>
          <w:lang w:val="en-GB"/>
        </w:rPr>
        <w:t xml:space="preserve"> and </w:t>
      </w:r>
      <w:r>
        <w:rPr>
          <w:rFonts w:ascii="Times New Roman" w:eastAsia="Times New Roman" w:hAnsi="Times New Roman" w:cs="Times New Roman"/>
          <w:sz w:val="24"/>
          <w:szCs w:val="24"/>
          <w:lang w:val="en-GB"/>
        </w:rPr>
        <w:t>persistence null</w:t>
      </w:r>
      <w:r w:rsidRPr="006850A2">
        <w:rPr>
          <w:rFonts w:ascii="Times New Roman" w:eastAsia="Times New Roman" w:hAnsi="Times New Roman" w:cs="Times New Roman"/>
          <w:sz w:val="24"/>
          <w:szCs w:val="24"/>
          <w:lang w:val="en-GB"/>
        </w:rPr>
        <w:t xml:space="preserve"> model to the observations </w:t>
      </w:r>
      <w:r>
        <w:rPr>
          <w:rFonts w:ascii="Times New Roman" w:eastAsia="Times New Roman" w:hAnsi="Times New Roman" w:cs="Times New Roman"/>
          <w:sz w:val="24"/>
          <w:szCs w:val="24"/>
          <w:lang w:val="en-GB"/>
        </w:rPr>
        <w:t>during the forecasting period</w:t>
      </w:r>
      <w:r w:rsidRPr="006850A2">
        <w:rPr>
          <w:rFonts w:ascii="Times New Roman" w:eastAsia="Times New Roman" w:hAnsi="Times New Roman" w:cs="Times New Roman"/>
          <w:sz w:val="24"/>
          <w:szCs w:val="24"/>
          <w:lang w:val="en-GB"/>
        </w:rPr>
        <w:t xml:space="preserve"> (1 July – 7 November 2019). </w:t>
      </w:r>
    </w:p>
    <w:tbl>
      <w:tblPr>
        <w:tblW w:w="10170" w:type="dxa"/>
        <w:tblLook w:val="04A0" w:firstRow="1" w:lastRow="0" w:firstColumn="1" w:lastColumn="0" w:noHBand="0" w:noVBand="1"/>
      </w:tblPr>
      <w:tblGrid>
        <w:gridCol w:w="2700"/>
        <w:gridCol w:w="1710"/>
        <w:gridCol w:w="1170"/>
        <w:gridCol w:w="2430"/>
        <w:gridCol w:w="2160"/>
      </w:tblGrid>
      <w:tr w:rsidR="00CA66AF" w:rsidRPr="006850A2" w14:paraId="6AF846DA" w14:textId="77777777" w:rsidTr="0073677D">
        <w:tc>
          <w:tcPr>
            <w:tcW w:w="2700" w:type="dxa"/>
            <w:shd w:val="clear" w:color="auto" w:fill="D9D9D9" w:themeFill="background1" w:themeFillShade="D9"/>
          </w:tcPr>
          <w:p w14:paraId="3DFAB4A4" w14:textId="77777777" w:rsidR="00CA66AF" w:rsidRPr="006850A2" w:rsidRDefault="00CA66AF" w:rsidP="00373012">
            <w:pPr>
              <w:rPr>
                <w:rFonts w:ascii="Times New Roman" w:eastAsia="Times New Roman" w:hAnsi="Times New Roman" w:cs="Times New Roman"/>
                <w:b/>
                <w:bCs/>
                <w:sz w:val="24"/>
                <w:szCs w:val="24"/>
                <w:lang w:val="en-GB"/>
              </w:rPr>
            </w:pPr>
          </w:p>
        </w:tc>
        <w:tc>
          <w:tcPr>
            <w:tcW w:w="1710" w:type="dxa"/>
            <w:shd w:val="clear" w:color="auto" w:fill="D9D9D9" w:themeFill="background1" w:themeFillShade="D9"/>
          </w:tcPr>
          <w:p w14:paraId="55F0BE16" w14:textId="77777777" w:rsidR="00CA66AF" w:rsidRPr="006850A2" w:rsidRDefault="00CA66AF" w:rsidP="00373012">
            <w:pPr>
              <w:jc w:val="center"/>
              <w:rPr>
                <w:rFonts w:ascii="Times New Roman" w:eastAsia="Times New Roman" w:hAnsi="Times New Roman" w:cs="Times New Roman"/>
                <w:b/>
                <w:bCs/>
                <w:sz w:val="24"/>
                <w:szCs w:val="24"/>
                <w:lang w:val="en-GB"/>
              </w:rPr>
            </w:pPr>
            <w:r w:rsidRPr="006850A2">
              <w:rPr>
                <w:rFonts w:ascii="Times New Roman" w:eastAsia="Times New Roman" w:hAnsi="Times New Roman" w:cs="Times New Roman"/>
                <w:b/>
                <w:bCs/>
                <w:sz w:val="24"/>
                <w:szCs w:val="24"/>
                <w:lang w:val="en-GB"/>
              </w:rPr>
              <w:t>NSE</w:t>
            </w:r>
          </w:p>
        </w:tc>
        <w:tc>
          <w:tcPr>
            <w:tcW w:w="1170" w:type="dxa"/>
            <w:shd w:val="clear" w:color="auto" w:fill="D9D9D9" w:themeFill="background1" w:themeFillShade="D9"/>
          </w:tcPr>
          <w:p w14:paraId="0FB928EA" w14:textId="77777777" w:rsidR="00CA66AF" w:rsidRPr="006850A2" w:rsidRDefault="00CA66AF" w:rsidP="00373012">
            <w:pPr>
              <w:jc w:val="center"/>
              <w:rPr>
                <w:rFonts w:ascii="Times New Roman" w:eastAsia="Times New Roman" w:hAnsi="Times New Roman" w:cs="Times New Roman"/>
                <w:b/>
                <w:bCs/>
                <w:sz w:val="24"/>
                <w:szCs w:val="24"/>
                <w:lang w:val="en-GB"/>
              </w:rPr>
            </w:pPr>
            <w:proofErr w:type="spellStart"/>
            <w:r>
              <w:rPr>
                <w:rFonts w:ascii="Times New Roman" w:eastAsia="Times New Roman" w:hAnsi="Times New Roman" w:cs="Times New Roman"/>
                <w:b/>
                <w:bCs/>
                <w:sz w:val="24"/>
                <w:szCs w:val="24"/>
                <w:lang w:val="en-GB"/>
              </w:rPr>
              <w:t>D</w:t>
            </w:r>
            <w:r w:rsidRPr="0073677D">
              <w:rPr>
                <w:rFonts w:ascii="Times New Roman" w:eastAsia="Times New Roman" w:hAnsi="Times New Roman" w:cs="Times New Roman"/>
                <w:b/>
                <w:bCs/>
                <w:sz w:val="24"/>
                <w:szCs w:val="24"/>
                <w:vertAlign w:val="subscript"/>
                <w:lang w:val="en-GB"/>
              </w:rPr>
              <w:t>pl</w:t>
            </w:r>
            <w:proofErr w:type="spellEnd"/>
          </w:p>
        </w:tc>
        <w:tc>
          <w:tcPr>
            <w:tcW w:w="2430" w:type="dxa"/>
            <w:shd w:val="clear" w:color="auto" w:fill="D9D9D9" w:themeFill="background1" w:themeFillShade="D9"/>
          </w:tcPr>
          <w:p w14:paraId="4D634118" w14:textId="77777777" w:rsidR="00CA66AF" w:rsidRPr="006850A2" w:rsidRDefault="00CA66AF" w:rsidP="00373012">
            <w:pPr>
              <w:jc w:val="center"/>
              <w:rPr>
                <w:rFonts w:ascii="Times New Roman" w:eastAsia="Times New Roman" w:hAnsi="Times New Roman" w:cs="Times New Roman"/>
                <w:b/>
                <w:bCs/>
                <w:sz w:val="24"/>
                <w:szCs w:val="24"/>
                <w:lang w:val="en-GB"/>
              </w:rPr>
            </w:pPr>
            <w:r w:rsidRPr="006850A2">
              <w:rPr>
                <w:rFonts w:ascii="Times New Roman" w:eastAsia="Times New Roman" w:hAnsi="Times New Roman" w:cs="Times New Roman"/>
                <w:b/>
                <w:bCs/>
                <w:sz w:val="24"/>
                <w:szCs w:val="24"/>
                <w:lang w:val="en-GB"/>
              </w:rPr>
              <w:t>Total seasonal emissions (g CH</w:t>
            </w:r>
            <w:r w:rsidRPr="006850A2">
              <w:rPr>
                <w:rFonts w:ascii="Times New Roman" w:eastAsia="Times New Roman" w:hAnsi="Times New Roman" w:cs="Times New Roman"/>
                <w:b/>
                <w:bCs/>
                <w:sz w:val="24"/>
                <w:szCs w:val="24"/>
                <w:vertAlign w:val="subscript"/>
                <w:lang w:val="en-GB"/>
              </w:rPr>
              <w:t>4</w:t>
            </w:r>
            <w:r w:rsidRPr="006850A2">
              <w:rPr>
                <w:rFonts w:ascii="Times New Roman" w:eastAsia="Times New Roman" w:hAnsi="Times New Roman" w:cs="Times New Roman"/>
                <w:b/>
                <w:bCs/>
                <w:sz w:val="24"/>
                <w:szCs w:val="24"/>
                <w:lang w:val="en-GB"/>
              </w:rPr>
              <w:t>)</w:t>
            </w:r>
          </w:p>
        </w:tc>
        <w:tc>
          <w:tcPr>
            <w:tcW w:w="2160" w:type="dxa"/>
            <w:shd w:val="clear" w:color="auto" w:fill="D9D9D9" w:themeFill="background1" w:themeFillShade="D9"/>
          </w:tcPr>
          <w:p w14:paraId="73C51660" w14:textId="77777777" w:rsidR="00CA66AF" w:rsidRPr="006850A2" w:rsidRDefault="00CA66AF" w:rsidP="00373012">
            <w:pPr>
              <w:jc w:val="center"/>
              <w:rPr>
                <w:rFonts w:ascii="Times New Roman" w:eastAsia="Times New Roman" w:hAnsi="Times New Roman" w:cs="Times New Roman"/>
                <w:b/>
                <w:bCs/>
                <w:sz w:val="24"/>
                <w:szCs w:val="24"/>
                <w:lang w:val="en-GB"/>
              </w:rPr>
            </w:pPr>
            <w:r w:rsidRPr="006850A2">
              <w:rPr>
                <w:rFonts w:ascii="Times New Roman" w:eastAsia="Times New Roman" w:hAnsi="Times New Roman" w:cs="Times New Roman"/>
                <w:b/>
                <w:bCs/>
                <w:sz w:val="24"/>
                <w:szCs w:val="24"/>
                <w:lang w:val="en-GB"/>
              </w:rPr>
              <w:t>% difference from observations</w:t>
            </w:r>
          </w:p>
        </w:tc>
      </w:tr>
      <w:tr w:rsidR="00CA66AF" w:rsidRPr="006850A2" w14:paraId="5501276A" w14:textId="77777777" w:rsidTr="0073677D">
        <w:tc>
          <w:tcPr>
            <w:tcW w:w="2700" w:type="dxa"/>
          </w:tcPr>
          <w:p w14:paraId="51C2FB47" w14:textId="77777777" w:rsidR="00CA66AF" w:rsidRPr="006850A2" w:rsidRDefault="00CA66AF" w:rsidP="00373012">
            <w:pPr>
              <w:rPr>
                <w:rFonts w:ascii="Times New Roman" w:eastAsia="Times New Roman" w:hAnsi="Times New Roman" w:cs="Times New Roman"/>
                <w:bCs/>
                <w:sz w:val="24"/>
                <w:szCs w:val="24"/>
                <w:lang w:val="en-GB"/>
              </w:rPr>
            </w:pPr>
            <w:r w:rsidRPr="006850A2">
              <w:rPr>
                <w:rFonts w:ascii="Times New Roman" w:eastAsia="Times New Roman" w:hAnsi="Times New Roman" w:cs="Times New Roman"/>
                <w:bCs/>
                <w:sz w:val="24"/>
                <w:szCs w:val="24"/>
                <w:lang w:val="en-GB"/>
              </w:rPr>
              <w:t>Observations</w:t>
            </w:r>
          </w:p>
        </w:tc>
        <w:tc>
          <w:tcPr>
            <w:tcW w:w="1710" w:type="dxa"/>
          </w:tcPr>
          <w:p w14:paraId="402EA3CA" w14:textId="77777777" w:rsidR="00CA66AF" w:rsidRPr="006850A2" w:rsidRDefault="00CA66AF" w:rsidP="00373012">
            <w:pPr>
              <w:spacing w:line="480" w:lineRule="auto"/>
              <w:jc w:val="center"/>
              <w:rPr>
                <w:rFonts w:ascii="Times New Roman" w:eastAsia="Times New Roman" w:hAnsi="Times New Roman" w:cs="Times New Roman"/>
                <w:bCs/>
                <w:sz w:val="24"/>
                <w:szCs w:val="24"/>
                <w:lang w:val="en-GB"/>
              </w:rPr>
            </w:pPr>
            <w:r w:rsidRPr="006850A2">
              <w:rPr>
                <w:rFonts w:ascii="Times New Roman" w:eastAsia="Times New Roman" w:hAnsi="Times New Roman" w:cs="Times New Roman"/>
                <w:bCs/>
                <w:sz w:val="24"/>
                <w:szCs w:val="24"/>
                <w:lang w:val="en-GB"/>
              </w:rPr>
              <w:t>-</w:t>
            </w:r>
          </w:p>
        </w:tc>
        <w:tc>
          <w:tcPr>
            <w:tcW w:w="1170" w:type="dxa"/>
          </w:tcPr>
          <w:p w14:paraId="584E63C8" w14:textId="77777777" w:rsidR="00CA66AF" w:rsidRPr="006850A2" w:rsidRDefault="00EC29AF"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w:t>
            </w:r>
          </w:p>
        </w:tc>
        <w:tc>
          <w:tcPr>
            <w:tcW w:w="2430" w:type="dxa"/>
          </w:tcPr>
          <w:p w14:paraId="5256E2F8" w14:textId="77777777" w:rsidR="00CA66AF" w:rsidRPr="006850A2" w:rsidRDefault="00635A0F"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60</w:t>
            </w:r>
            <w:r w:rsidR="00B139C2">
              <w:rPr>
                <w:rFonts w:ascii="Times New Roman" w:eastAsia="Times New Roman" w:hAnsi="Times New Roman" w:cs="Times New Roman"/>
                <w:bCs/>
                <w:sz w:val="24"/>
                <w:szCs w:val="24"/>
                <w:lang w:val="en-GB"/>
              </w:rPr>
              <w:t>000</w:t>
            </w:r>
          </w:p>
        </w:tc>
        <w:tc>
          <w:tcPr>
            <w:tcW w:w="2160" w:type="dxa"/>
          </w:tcPr>
          <w:p w14:paraId="6A4E32D6" w14:textId="77777777" w:rsidR="00CA66AF" w:rsidRPr="006850A2" w:rsidRDefault="00CA66AF" w:rsidP="00373012">
            <w:pPr>
              <w:spacing w:line="480" w:lineRule="auto"/>
              <w:jc w:val="center"/>
              <w:rPr>
                <w:rFonts w:ascii="Times New Roman" w:eastAsia="Times New Roman" w:hAnsi="Times New Roman" w:cs="Times New Roman"/>
                <w:bCs/>
                <w:sz w:val="24"/>
                <w:szCs w:val="24"/>
                <w:lang w:val="en-GB"/>
              </w:rPr>
            </w:pPr>
            <w:r w:rsidRPr="006850A2">
              <w:rPr>
                <w:rFonts w:ascii="Times New Roman" w:eastAsia="Times New Roman" w:hAnsi="Times New Roman" w:cs="Times New Roman"/>
                <w:bCs/>
                <w:sz w:val="24"/>
                <w:szCs w:val="24"/>
                <w:lang w:val="en-GB"/>
              </w:rPr>
              <w:t>-</w:t>
            </w:r>
          </w:p>
        </w:tc>
      </w:tr>
      <w:tr w:rsidR="00CA66AF" w:rsidRPr="006850A2" w14:paraId="3A2AD88F" w14:textId="77777777" w:rsidTr="0073677D">
        <w:tc>
          <w:tcPr>
            <w:tcW w:w="2700" w:type="dxa"/>
          </w:tcPr>
          <w:p w14:paraId="2851E806" w14:textId="77777777" w:rsidR="00CA66AF" w:rsidRPr="006850A2" w:rsidRDefault="00CA66AF" w:rsidP="00373012">
            <w:pPr>
              <w:rPr>
                <w:rFonts w:ascii="Times New Roman" w:eastAsia="Times New Roman" w:hAnsi="Times New Roman" w:cs="Times New Roman"/>
                <w:bCs/>
                <w:sz w:val="24"/>
                <w:szCs w:val="24"/>
                <w:lang w:val="en-GB"/>
              </w:rPr>
            </w:pPr>
            <w:r w:rsidRPr="006850A2">
              <w:rPr>
                <w:rFonts w:ascii="Times New Roman" w:eastAsia="Times New Roman" w:hAnsi="Times New Roman" w:cs="Times New Roman"/>
                <w:bCs/>
                <w:sz w:val="24"/>
                <w:szCs w:val="24"/>
                <w:lang w:val="en-GB"/>
              </w:rPr>
              <w:t>Forecasts with data assimilation</w:t>
            </w:r>
          </w:p>
        </w:tc>
        <w:tc>
          <w:tcPr>
            <w:tcW w:w="1710" w:type="dxa"/>
          </w:tcPr>
          <w:p w14:paraId="693EF1D6" w14:textId="77777777" w:rsidR="00CA66AF" w:rsidRPr="006850A2" w:rsidRDefault="000408A4"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0.83</w:t>
            </w:r>
          </w:p>
        </w:tc>
        <w:tc>
          <w:tcPr>
            <w:tcW w:w="1170" w:type="dxa"/>
          </w:tcPr>
          <w:p w14:paraId="2ED09FC5" w14:textId="77777777" w:rsidR="00CA66AF" w:rsidRPr="006850A2" w:rsidRDefault="00EC29AF"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12</w:t>
            </w:r>
            <w:r w:rsidR="00B139C2">
              <w:rPr>
                <w:rFonts w:ascii="Times New Roman" w:eastAsia="Times New Roman" w:hAnsi="Times New Roman" w:cs="Times New Roman"/>
                <w:bCs/>
                <w:sz w:val="24"/>
                <w:szCs w:val="24"/>
                <w:lang w:val="en-GB"/>
              </w:rPr>
              <w:t>30</w:t>
            </w:r>
          </w:p>
        </w:tc>
        <w:tc>
          <w:tcPr>
            <w:tcW w:w="2430" w:type="dxa"/>
          </w:tcPr>
          <w:p w14:paraId="148E1A2B" w14:textId="77777777" w:rsidR="00CA66AF" w:rsidRPr="006850A2" w:rsidRDefault="00635A0F"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6</w:t>
            </w:r>
            <w:r w:rsidR="00B139C2">
              <w:rPr>
                <w:rFonts w:ascii="Times New Roman" w:eastAsia="Times New Roman" w:hAnsi="Times New Roman" w:cs="Times New Roman"/>
                <w:bCs/>
                <w:sz w:val="24"/>
                <w:szCs w:val="24"/>
                <w:lang w:val="en-GB"/>
              </w:rPr>
              <w:t>5000</w:t>
            </w:r>
          </w:p>
        </w:tc>
        <w:tc>
          <w:tcPr>
            <w:tcW w:w="2160" w:type="dxa"/>
          </w:tcPr>
          <w:p w14:paraId="2A8E8FAE" w14:textId="77777777" w:rsidR="00CA66AF" w:rsidRPr="006850A2" w:rsidRDefault="00580169"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8</w:t>
            </w:r>
          </w:p>
        </w:tc>
      </w:tr>
      <w:tr w:rsidR="00CA66AF" w:rsidRPr="006850A2" w14:paraId="60C17267" w14:textId="77777777" w:rsidTr="0073677D">
        <w:tc>
          <w:tcPr>
            <w:tcW w:w="2700" w:type="dxa"/>
          </w:tcPr>
          <w:p w14:paraId="18C2B154" w14:textId="77777777" w:rsidR="00CA66AF" w:rsidRPr="006850A2" w:rsidRDefault="00CA66AF" w:rsidP="00373012">
            <w:pPr>
              <w:rPr>
                <w:rFonts w:ascii="Times New Roman" w:eastAsia="Times New Roman" w:hAnsi="Times New Roman" w:cs="Times New Roman"/>
                <w:bCs/>
                <w:sz w:val="24"/>
                <w:szCs w:val="24"/>
                <w:lang w:val="en-GB"/>
              </w:rPr>
            </w:pPr>
            <w:r w:rsidRPr="006850A2">
              <w:rPr>
                <w:rFonts w:ascii="Times New Roman" w:eastAsia="Times New Roman" w:hAnsi="Times New Roman" w:cs="Times New Roman"/>
                <w:bCs/>
                <w:sz w:val="24"/>
                <w:szCs w:val="24"/>
                <w:lang w:val="en-GB"/>
              </w:rPr>
              <w:t>Forecasts without data assimilation</w:t>
            </w:r>
          </w:p>
        </w:tc>
        <w:tc>
          <w:tcPr>
            <w:tcW w:w="1710" w:type="dxa"/>
          </w:tcPr>
          <w:p w14:paraId="0019B305" w14:textId="77777777" w:rsidR="00CA66AF" w:rsidRPr="006850A2" w:rsidRDefault="00A3659C"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-0.</w:t>
            </w:r>
            <w:r w:rsidR="00B139C2">
              <w:rPr>
                <w:rFonts w:ascii="Times New Roman" w:eastAsia="Times New Roman" w:hAnsi="Times New Roman" w:cs="Times New Roman"/>
                <w:bCs/>
                <w:sz w:val="24"/>
                <w:szCs w:val="24"/>
                <w:lang w:val="en-GB"/>
              </w:rPr>
              <w:t>02</w:t>
            </w:r>
          </w:p>
        </w:tc>
        <w:tc>
          <w:tcPr>
            <w:tcW w:w="1170" w:type="dxa"/>
          </w:tcPr>
          <w:p w14:paraId="74F56F93" w14:textId="77777777" w:rsidR="00CA66AF" w:rsidRPr="006850A2" w:rsidRDefault="00B139C2"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6629</w:t>
            </w:r>
          </w:p>
        </w:tc>
        <w:tc>
          <w:tcPr>
            <w:tcW w:w="2430" w:type="dxa"/>
          </w:tcPr>
          <w:p w14:paraId="06C6536B" w14:textId="77777777" w:rsidR="00CA66AF" w:rsidRPr="006850A2" w:rsidRDefault="00635A0F"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5</w:t>
            </w:r>
            <w:r w:rsidR="00B139C2">
              <w:rPr>
                <w:rFonts w:ascii="Times New Roman" w:eastAsia="Times New Roman" w:hAnsi="Times New Roman" w:cs="Times New Roman"/>
                <w:bCs/>
                <w:sz w:val="24"/>
                <w:szCs w:val="24"/>
                <w:lang w:val="en-GB"/>
              </w:rPr>
              <w:t>2000</w:t>
            </w:r>
          </w:p>
        </w:tc>
        <w:tc>
          <w:tcPr>
            <w:tcW w:w="2160" w:type="dxa"/>
          </w:tcPr>
          <w:p w14:paraId="017AD81D" w14:textId="77777777" w:rsidR="00CA66AF" w:rsidRPr="006850A2" w:rsidRDefault="00580169"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14</w:t>
            </w:r>
          </w:p>
        </w:tc>
      </w:tr>
      <w:tr w:rsidR="00CA66AF" w:rsidRPr="006850A2" w14:paraId="3F3169CB" w14:textId="77777777" w:rsidTr="0073677D">
        <w:tc>
          <w:tcPr>
            <w:tcW w:w="2700" w:type="dxa"/>
          </w:tcPr>
          <w:p w14:paraId="784EB727" w14:textId="77777777" w:rsidR="00CA66AF" w:rsidRPr="006850A2" w:rsidRDefault="00CA66AF" w:rsidP="00373012">
            <w:pP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Persistence null</w:t>
            </w:r>
            <w:r w:rsidRPr="006850A2">
              <w:rPr>
                <w:rFonts w:ascii="Times New Roman" w:eastAsia="Times New Roman" w:hAnsi="Times New Roman" w:cs="Times New Roman"/>
                <w:bCs/>
                <w:sz w:val="24"/>
                <w:szCs w:val="24"/>
                <w:lang w:val="en-GB"/>
              </w:rPr>
              <w:t xml:space="preserve"> model</w:t>
            </w:r>
          </w:p>
        </w:tc>
        <w:tc>
          <w:tcPr>
            <w:tcW w:w="1710" w:type="dxa"/>
          </w:tcPr>
          <w:p w14:paraId="7ED54162" w14:textId="77777777" w:rsidR="00CA66AF" w:rsidRPr="006850A2" w:rsidRDefault="00A3659C"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-0.2</w:t>
            </w:r>
            <w:r w:rsidR="00B139C2">
              <w:rPr>
                <w:rFonts w:ascii="Times New Roman" w:eastAsia="Times New Roman" w:hAnsi="Times New Roman" w:cs="Times New Roman"/>
                <w:bCs/>
                <w:sz w:val="24"/>
                <w:szCs w:val="24"/>
                <w:lang w:val="en-GB"/>
              </w:rPr>
              <w:t>1</w:t>
            </w:r>
          </w:p>
        </w:tc>
        <w:tc>
          <w:tcPr>
            <w:tcW w:w="1170" w:type="dxa"/>
          </w:tcPr>
          <w:p w14:paraId="563A544C" w14:textId="77777777" w:rsidR="00CA66AF" w:rsidRPr="006850A2" w:rsidRDefault="00FC5271"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3</w:t>
            </w:r>
            <w:r w:rsidR="00B139C2">
              <w:rPr>
                <w:rFonts w:ascii="Times New Roman" w:eastAsia="Times New Roman" w:hAnsi="Times New Roman" w:cs="Times New Roman"/>
                <w:bCs/>
                <w:sz w:val="24"/>
                <w:szCs w:val="24"/>
                <w:lang w:val="en-GB"/>
              </w:rPr>
              <w:t>660</w:t>
            </w:r>
          </w:p>
        </w:tc>
        <w:tc>
          <w:tcPr>
            <w:tcW w:w="2430" w:type="dxa"/>
          </w:tcPr>
          <w:p w14:paraId="16C0BFA7" w14:textId="77777777" w:rsidR="00CA66AF" w:rsidRPr="006850A2" w:rsidRDefault="00635A0F"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8</w:t>
            </w:r>
            <w:r w:rsidR="00E84F51">
              <w:rPr>
                <w:rFonts w:ascii="Times New Roman" w:eastAsia="Times New Roman" w:hAnsi="Times New Roman" w:cs="Times New Roman"/>
                <w:bCs/>
                <w:sz w:val="24"/>
                <w:szCs w:val="24"/>
                <w:lang w:val="en-GB"/>
              </w:rPr>
              <w:t>9000</w:t>
            </w:r>
          </w:p>
        </w:tc>
        <w:tc>
          <w:tcPr>
            <w:tcW w:w="2160" w:type="dxa"/>
          </w:tcPr>
          <w:p w14:paraId="7B852D8D" w14:textId="77777777" w:rsidR="00CA66AF" w:rsidRPr="006850A2" w:rsidRDefault="00580169"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39</w:t>
            </w:r>
          </w:p>
        </w:tc>
      </w:tr>
    </w:tbl>
    <w:p w14:paraId="65B4560E" w14:textId="77777777" w:rsidR="00D512D8" w:rsidRDefault="00D512D8" w:rsidP="00D512D8">
      <w:pPr>
        <w:spacing w:after="0" w:line="480" w:lineRule="auto"/>
        <w:rPr>
          <w:rFonts w:ascii="Times New Roman" w:eastAsia="Times New Roman" w:hAnsi="Times New Roman" w:cs="Times New Roman"/>
          <w:b/>
          <w:sz w:val="24"/>
          <w:szCs w:val="24"/>
        </w:rPr>
      </w:pPr>
    </w:p>
    <w:p w14:paraId="52563199" w14:textId="77777777" w:rsidR="00D512D8" w:rsidRDefault="00D512D8" w:rsidP="00D512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FB9A49B" w14:textId="77777777" w:rsidR="00D512D8" w:rsidRDefault="00D512D8" w:rsidP="00D512D8">
      <w:r>
        <w:rPr>
          <w:noProof/>
        </w:rPr>
        <w:lastRenderedPageBreak/>
        <w:drawing>
          <wp:inline distT="0" distB="0" distL="0" distR="0" wp14:anchorId="3B0E620B" wp14:editId="31D40B73">
            <wp:extent cx="3666401" cy="5267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5985" cy="5281094"/>
                    </a:xfrm>
                    <a:prstGeom prst="rect">
                      <a:avLst/>
                    </a:prstGeom>
                  </pic:spPr>
                </pic:pic>
              </a:graphicData>
            </a:graphic>
          </wp:inline>
        </w:drawing>
      </w:r>
    </w:p>
    <w:p w14:paraId="1FECA8F9" w14:textId="77777777" w:rsidR="00D512D8" w:rsidRDefault="00D512D8" w:rsidP="00D512D8">
      <w:pPr>
        <w:pStyle w:val="Caption"/>
        <w:spacing w:after="0" w:line="480" w:lineRule="auto"/>
        <w:jc w:val="left"/>
      </w:pPr>
      <w:r w:rsidRPr="001E13A0">
        <w:rPr>
          <w:b w:val="0"/>
          <w:bCs w:val="0"/>
          <w:sz w:val="24"/>
          <w:szCs w:val="24"/>
          <w:lang w:val="en-US"/>
        </w:rPr>
        <w:t>Figure 1. The bathymetry of Falling Creek Reservoir superimposed by a depiction of how our forecast workflow mapped spatially from the dam to the upstream site where CH</w:t>
      </w:r>
      <w:r w:rsidRPr="001E13A0">
        <w:rPr>
          <w:b w:val="0"/>
          <w:bCs w:val="0"/>
          <w:sz w:val="24"/>
          <w:szCs w:val="24"/>
          <w:vertAlign w:val="subscript"/>
          <w:lang w:val="en-US"/>
        </w:rPr>
        <w:t>4</w:t>
      </w:r>
      <w:r w:rsidRPr="001E13A0">
        <w:rPr>
          <w:b w:val="0"/>
          <w:bCs w:val="0"/>
          <w:sz w:val="24"/>
          <w:szCs w:val="24"/>
          <w:lang w:val="en-US"/>
        </w:rPr>
        <w:t xml:space="preserve"> ebullition rates were forecasted. Our forecast workflow used water temperature forecasts from the dam site in the reservoir (following Thomas et al</w:t>
      </w:r>
      <w:r>
        <w:rPr>
          <w:b w:val="0"/>
          <w:bCs w:val="0"/>
          <w:sz w:val="24"/>
          <w:szCs w:val="24"/>
          <w:lang w:val="en-US"/>
        </w:rPr>
        <w:t>.</w:t>
      </w:r>
      <w:r w:rsidRPr="001E13A0">
        <w:rPr>
          <w:b w:val="0"/>
          <w:bCs w:val="0"/>
          <w:sz w:val="24"/>
          <w:szCs w:val="24"/>
          <w:lang w:val="en-US"/>
        </w:rPr>
        <w:t xml:space="preserve"> 2020). The water temperature forecasts were scaled to an upstream transect (denoted by red dots on map) to generate near-term iterative CH</w:t>
      </w:r>
      <w:r w:rsidRPr="001E13A0">
        <w:rPr>
          <w:b w:val="0"/>
          <w:bCs w:val="0"/>
          <w:sz w:val="24"/>
          <w:szCs w:val="24"/>
          <w:vertAlign w:val="subscript"/>
          <w:lang w:val="en-US"/>
        </w:rPr>
        <w:t>4</w:t>
      </w:r>
      <w:r w:rsidRPr="001E13A0">
        <w:rPr>
          <w:b w:val="0"/>
          <w:bCs w:val="0"/>
          <w:sz w:val="24"/>
          <w:szCs w:val="24"/>
          <w:lang w:val="en-US"/>
        </w:rPr>
        <w:t xml:space="preserve"> ebullition rate forecasts. Simultaneously, direct observations from ebullition traps and temperature loggers near the sediments were used to iteratively update the forecast model via sequential data assimilation.</w:t>
      </w:r>
    </w:p>
    <w:p w14:paraId="551B2A0E" w14:textId="77777777" w:rsidR="00D512D8" w:rsidRPr="002B2AA7" w:rsidRDefault="00D512D8" w:rsidP="00D512D8">
      <w:pPr>
        <w:pStyle w:val="Caption"/>
        <w:spacing w:after="0" w:line="480" w:lineRule="auto"/>
        <w:jc w:val="left"/>
        <w:rPr>
          <w:b w:val="0"/>
          <w:bCs w:val="0"/>
          <w:sz w:val="24"/>
          <w:szCs w:val="24"/>
          <w:lang w:val="en-US"/>
        </w:rPr>
      </w:pPr>
    </w:p>
    <w:p w14:paraId="0E292D83" w14:textId="77777777" w:rsidR="00D512D8" w:rsidRPr="001E13A0" w:rsidRDefault="00F81D87" w:rsidP="00D512D8">
      <w:pPr>
        <w:pStyle w:val="Caption"/>
        <w:rPr>
          <w:b w:val="0"/>
          <w:bCs w:val="0"/>
          <w:sz w:val="24"/>
          <w:szCs w:val="24"/>
          <w:lang w:val="en-US"/>
        </w:rPr>
      </w:pPr>
      <w:r>
        <w:rPr>
          <w:b w:val="0"/>
          <w:bCs w:val="0"/>
          <w:noProof/>
          <w:sz w:val="24"/>
          <w:szCs w:val="24"/>
          <w:lang w:val="en-US"/>
        </w:rPr>
        <w:drawing>
          <wp:inline distT="0" distB="0" distL="0" distR="0" wp14:anchorId="2EC8113F" wp14:editId="4C4A68E4">
            <wp:extent cx="5937885" cy="43046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4304665"/>
                    </a:xfrm>
                    <a:prstGeom prst="rect">
                      <a:avLst/>
                    </a:prstGeom>
                    <a:noFill/>
                    <a:ln>
                      <a:noFill/>
                    </a:ln>
                  </pic:spPr>
                </pic:pic>
              </a:graphicData>
            </a:graphic>
          </wp:inline>
        </w:drawing>
      </w:r>
    </w:p>
    <w:p w14:paraId="5CC3A692" w14:textId="77777777" w:rsidR="00D512D8" w:rsidRDefault="00D512D8" w:rsidP="00D512D8">
      <w:pPr>
        <w:spacing w:after="0" w:line="480" w:lineRule="auto"/>
        <w:rPr>
          <w:rFonts w:ascii="Times New Roman" w:eastAsia="Times New Roman" w:hAnsi="Times New Roman" w:cs="Times New Roman"/>
          <w:bCs/>
          <w:sz w:val="24"/>
          <w:szCs w:val="24"/>
        </w:rPr>
      </w:pPr>
      <w:r w:rsidRPr="001E13A0">
        <w:rPr>
          <w:rFonts w:ascii="Times New Roman" w:eastAsia="Times New Roman" w:hAnsi="Times New Roman" w:cs="Times New Roman"/>
          <w:bCs/>
          <w:sz w:val="24"/>
          <w:szCs w:val="24"/>
        </w:rPr>
        <w:t>Figure 2</w:t>
      </w:r>
      <w:r>
        <w:rPr>
          <w:rFonts w:ascii="Times New Roman" w:eastAsia="Times New Roman" w:hAnsi="Times New Roman" w:cs="Times New Roman"/>
          <w:bCs/>
          <w:sz w:val="24"/>
          <w:szCs w:val="24"/>
        </w:rPr>
        <w:t>.</w:t>
      </w:r>
      <w:r w:rsidRPr="001E13A0">
        <w:rPr>
          <w:rFonts w:ascii="Times New Roman" w:eastAsia="Times New Roman" w:hAnsi="Times New Roman" w:cs="Times New Roman"/>
          <w:bCs/>
          <w:sz w:val="24"/>
          <w:szCs w:val="24"/>
        </w:rPr>
        <w:t xml:space="preserve"> Conceptual illustration of the workflow generating near-term, iterative CH4 ebullition forecasts. </w:t>
      </w:r>
      <w:r>
        <w:rPr>
          <w:rFonts w:ascii="Times New Roman" w:eastAsia="Times New Roman" w:hAnsi="Times New Roman" w:cs="Times New Roman"/>
          <w:bCs/>
          <w:sz w:val="24"/>
          <w:szCs w:val="24"/>
        </w:rPr>
        <w:t xml:space="preserve">The </w:t>
      </w:r>
      <w:r w:rsidR="00C450A3">
        <w:rPr>
          <w:rFonts w:ascii="Times New Roman" w:eastAsia="Times New Roman" w:hAnsi="Times New Roman" w:cs="Times New Roman"/>
          <w:bCs/>
          <w:sz w:val="24"/>
          <w:szCs w:val="24"/>
        </w:rPr>
        <w:t>direct observation, data assimilation, and forecast generation stages were all</w:t>
      </w:r>
      <w:r>
        <w:rPr>
          <w:rFonts w:ascii="Times New Roman" w:eastAsia="Times New Roman" w:hAnsi="Times New Roman" w:cs="Times New Roman"/>
          <w:bCs/>
          <w:sz w:val="24"/>
          <w:szCs w:val="24"/>
        </w:rPr>
        <w:t xml:space="preserve"> completed within one </w:t>
      </w:r>
      <w:r w:rsidR="00F81D87">
        <w:rPr>
          <w:rFonts w:ascii="Times New Roman" w:eastAsia="Times New Roman" w:hAnsi="Times New Roman" w:cs="Times New Roman"/>
          <w:bCs/>
          <w:sz w:val="24"/>
          <w:szCs w:val="24"/>
        </w:rPr>
        <w:t xml:space="preserve">business </w:t>
      </w:r>
      <w:r>
        <w:rPr>
          <w:rFonts w:ascii="Times New Roman" w:eastAsia="Times New Roman" w:hAnsi="Times New Roman" w:cs="Times New Roman"/>
          <w:bCs/>
          <w:sz w:val="24"/>
          <w:szCs w:val="24"/>
        </w:rPr>
        <w:t xml:space="preserve">week. </w:t>
      </w:r>
      <w:r w:rsidRPr="001E13A0">
        <w:rPr>
          <w:rFonts w:ascii="Times New Roman" w:eastAsia="Times New Roman" w:hAnsi="Times New Roman" w:cs="Times New Roman"/>
          <w:bCs/>
          <w:sz w:val="24"/>
          <w:szCs w:val="24"/>
        </w:rPr>
        <w:t>The blue</w:t>
      </w:r>
      <w:r>
        <w:rPr>
          <w:rFonts w:ascii="Times New Roman" w:eastAsia="Times New Roman" w:hAnsi="Times New Roman" w:cs="Times New Roman"/>
          <w:bCs/>
          <w:sz w:val="24"/>
          <w:szCs w:val="24"/>
        </w:rPr>
        <w:t xml:space="preserve"> </w:t>
      </w:r>
      <w:r w:rsidRPr="001E13A0">
        <w:rPr>
          <w:rFonts w:ascii="Times New Roman" w:eastAsia="Times New Roman" w:hAnsi="Times New Roman" w:cs="Times New Roman"/>
          <w:bCs/>
          <w:sz w:val="24"/>
          <w:szCs w:val="24"/>
        </w:rPr>
        <w:t xml:space="preserve">boxes represent processes, and the yellow and </w:t>
      </w:r>
      <w:r w:rsidR="00C164D5">
        <w:rPr>
          <w:rFonts w:ascii="Times New Roman" w:eastAsia="Times New Roman" w:hAnsi="Times New Roman" w:cs="Times New Roman"/>
          <w:bCs/>
          <w:sz w:val="24"/>
          <w:szCs w:val="24"/>
        </w:rPr>
        <w:t>purple</w:t>
      </w:r>
      <w:r w:rsidR="00C164D5" w:rsidRPr="001E13A0">
        <w:rPr>
          <w:rFonts w:ascii="Times New Roman" w:eastAsia="Times New Roman" w:hAnsi="Times New Roman" w:cs="Times New Roman"/>
          <w:bCs/>
          <w:sz w:val="24"/>
          <w:szCs w:val="24"/>
        </w:rPr>
        <w:t xml:space="preserve"> </w:t>
      </w:r>
      <w:r w:rsidRPr="001E13A0">
        <w:rPr>
          <w:rFonts w:ascii="Times New Roman" w:eastAsia="Times New Roman" w:hAnsi="Times New Roman" w:cs="Times New Roman"/>
          <w:bCs/>
          <w:sz w:val="24"/>
          <w:szCs w:val="24"/>
        </w:rPr>
        <w:t xml:space="preserve">boxes represent the data products that resulted from each process. The yellow boxes are manually collected data products that were used to update models and the </w:t>
      </w:r>
      <w:r w:rsidR="00C164D5">
        <w:rPr>
          <w:rFonts w:ascii="Times New Roman" w:eastAsia="Times New Roman" w:hAnsi="Times New Roman" w:cs="Times New Roman"/>
          <w:bCs/>
          <w:sz w:val="24"/>
          <w:szCs w:val="24"/>
        </w:rPr>
        <w:t>purple</w:t>
      </w:r>
      <w:r w:rsidR="00C164D5" w:rsidRPr="001E13A0">
        <w:rPr>
          <w:rFonts w:ascii="Times New Roman" w:eastAsia="Times New Roman" w:hAnsi="Times New Roman" w:cs="Times New Roman"/>
          <w:bCs/>
          <w:sz w:val="24"/>
          <w:szCs w:val="24"/>
        </w:rPr>
        <w:t xml:space="preserve"> </w:t>
      </w:r>
      <w:r w:rsidRPr="001E13A0">
        <w:rPr>
          <w:rFonts w:ascii="Times New Roman" w:eastAsia="Times New Roman" w:hAnsi="Times New Roman" w:cs="Times New Roman"/>
          <w:bCs/>
          <w:sz w:val="24"/>
          <w:szCs w:val="24"/>
        </w:rPr>
        <w:t>boxes represent forecasted data products.</w:t>
      </w:r>
    </w:p>
    <w:p w14:paraId="58DA20C7"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43286828" w14:textId="77777777" w:rsidR="00491280" w:rsidRDefault="00491280" w:rsidP="00D512D8">
      <w:pPr>
        <w:spacing w:after="0" w:line="240" w:lineRule="auto"/>
        <w:rPr>
          <w:rFonts w:ascii="Times New Roman" w:eastAsia="Times New Roman" w:hAnsi="Times New Roman" w:cs="Times New Roman"/>
          <w:bCs/>
          <w:sz w:val="24"/>
          <w:szCs w:val="24"/>
        </w:rPr>
        <w:sectPr w:rsidR="00491280" w:rsidSect="002D5D97">
          <w:footerReference w:type="even" r:id="rId17"/>
          <w:footerReference w:type="default" r:id="rId18"/>
          <w:pgSz w:w="12240" w:h="15840"/>
          <w:pgMar w:top="1440" w:right="1440" w:bottom="1440" w:left="1440" w:header="720" w:footer="720" w:gutter="0"/>
          <w:cols w:space="720"/>
          <w:docGrid w:linePitch="360"/>
        </w:sectPr>
      </w:pPr>
    </w:p>
    <w:p w14:paraId="003095A9" w14:textId="77777777" w:rsidR="00D512D8" w:rsidDel="00580169" w:rsidRDefault="003B6E70" w:rsidP="00D512D8">
      <w:pPr>
        <w:spacing w:after="0" w:line="240" w:lineRule="auto"/>
        <w:rPr>
          <w:del w:id="1112" w:author="McClure, Ryan" w:date="2020-11-05T17:07:00Z"/>
          <w:rFonts w:ascii="Times New Roman" w:eastAsia="Times New Roman" w:hAnsi="Times New Roman" w:cs="Times New Roman"/>
          <w:bCs/>
          <w:sz w:val="24"/>
          <w:szCs w:val="24"/>
        </w:rPr>
      </w:pPr>
      <w:del w:id="1113" w:author="McClure, Ryan" w:date="2020-11-05T17:07:00Z">
        <w:r w:rsidDel="00580169">
          <w:rPr>
            <w:rFonts w:ascii="Times New Roman" w:eastAsia="Times New Roman" w:hAnsi="Times New Roman" w:cs="Times New Roman"/>
            <w:bCs/>
            <w:noProof/>
            <w:sz w:val="24"/>
            <w:szCs w:val="24"/>
          </w:rPr>
          <w:lastRenderedPageBreak/>
          <w:drawing>
            <wp:inline distT="0" distB="0" distL="0" distR="0" wp14:anchorId="5DA6C5D9" wp14:editId="6200F98F">
              <wp:extent cx="8733183" cy="5239910"/>
              <wp:effectExtent l="0" t="0" r="0" b="0"/>
              <wp:docPr id="3" name="Picture 3"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759176" cy="5255506"/>
                      </a:xfrm>
                      <a:prstGeom prst="rect">
                        <a:avLst/>
                      </a:prstGeom>
                    </pic:spPr>
                  </pic:pic>
                </a:graphicData>
              </a:graphic>
            </wp:inline>
          </w:drawing>
        </w:r>
      </w:del>
      <w:ins w:id="1114" w:author="McClure, Ryan" w:date="2020-11-05T17:08:00Z">
        <w:r w:rsidR="00580169">
          <w:rPr>
            <w:rFonts w:ascii="Times New Roman" w:eastAsia="Times New Roman" w:hAnsi="Times New Roman" w:cs="Times New Roman"/>
            <w:bCs/>
            <w:noProof/>
            <w:sz w:val="24"/>
            <w:szCs w:val="24"/>
          </w:rPr>
          <w:drawing>
            <wp:inline distT="0" distB="0" distL="0" distR="0" wp14:anchorId="5A72DA15" wp14:editId="0325507E">
              <wp:extent cx="8229600" cy="4937760"/>
              <wp:effectExtent l="0" t="0" r="0" b="0"/>
              <wp:docPr id="7" name="Picture 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ins>
    </w:p>
    <w:p w14:paraId="62EA20AD" w14:textId="77777777" w:rsidR="00491280" w:rsidDel="00580169" w:rsidRDefault="00491280" w:rsidP="003B6E70">
      <w:pPr>
        <w:spacing w:after="0" w:line="360" w:lineRule="auto"/>
        <w:rPr>
          <w:del w:id="1115" w:author="McClure, Ryan" w:date="2020-11-05T17:07:00Z"/>
          <w:rFonts w:ascii="Times New Roman" w:eastAsia="Times New Roman" w:hAnsi="Times New Roman" w:cs="Times New Roman"/>
          <w:bCs/>
          <w:sz w:val="24"/>
          <w:szCs w:val="24"/>
        </w:rPr>
      </w:pPr>
    </w:p>
    <w:p w14:paraId="4AF4741A" w14:textId="77777777" w:rsidR="00491280" w:rsidRDefault="00491280">
      <w:pPr>
        <w:spacing w:after="0" w:line="240" w:lineRule="auto"/>
        <w:rPr>
          <w:rFonts w:ascii="Times New Roman" w:eastAsia="Times New Roman" w:hAnsi="Times New Roman" w:cs="Times New Roman"/>
          <w:bCs/>
          <w:sz w:val="24"/>
          <w:szCs w:val="24"/>
        </w:rPr>
        <w:pPrChange w:id="1116" w:author="McClure, Ryan" w:date="2020-11-05T17:07:00Z">
          <w:pPr>
            <w:spacing w:after="0" w:line="360" w:lineRule="auto"/>
          </w:pPr>
        </w:pPrChange>
      </w:pPr>
    </w:p>
    <w:p w14:paraId="1F16D6D9" w14:textId="77777777" w:rsidR="00580169" w:rsidRDefault="00580169" w:rsidP="0073677D">
      <w:pPr>
        <w:spacing w:after="0" w:line="480" w:lineRule="auto"/>
        <w:rPr>
          <w:ins w:id="1117" w:author="McClure, Ryan" w:date="2020-11-05T17:08:00Z"/>
          <w:rFonts w:ascii="Times New Roman" w:eastAsia="Times New Roman" w:hAnsi="Times New Roman" w:cs="Times New Roman"/>
          <w:bCs/>
          <w:sz w:val="24"/>
          <w:szCs w:val="24"/>
        </w:rPr>
      </w:pPr>
    </w:p>
    <w:p w14:paraId="4A3D0EA9" w14:textId="77777777" w:rsidR="00580169" w:rsidRDefault="00580169" w:rsidP="0073677D">
      <w:pPr>
        <w:spacing w:after="0" w:line="480" w:lineRule="auto"/>
        <w:rPr>
          <w:ins w:id="1118" w:author="McClure, Ryan" w:date="2020-11-05T17:08:00Z"/>
          <w:rFonts w:ascii="Times New Roman" w:eastAsia="Times New Roman" w:hAnsi="Times New Roman" w:cs="Times New Roman"/>
          <w:bCs/>
          <w:sz w:val="24"/>
          <w:szCs w:val="24"/>
        </w:rPr>
      </w:pPr>
    </w:p>
    <w:p w14:paraId="23683C58" w14:textId="77777777" w:rsidR="00491280" w:rsidRDefault="00D512D8" w:rsidP="0073677D">
      <w:pPr>
        <w:spacing w:after="0" w:line="480" w:lineRule="auto"/>
        <w:rPr>
          <w:rFonts w:ascii="Times New Roman" w:eastAsia="Times New Roman" w:hAnsi="Times New Roman" w:cs="Times New Roman"/>
          <w:bCs/>
          <w:sz w:val="24"/>
          <w:szCs w:val="24"/>
        </w:rPr>
      </w:pPr>
      <w:r w:rsidRPr="001E13A0">
        <w:rPr>
          <w:rFonts w:ascii="Times New Roman" w:eastAsia="Times New Roman" w:hAnsi="Times New Roman" w:cs="Times New Roman"/>
          <w:bCs/>
          <w:sz w:val="24"/>
          <w:szCs w:val="24"/>
        </w:rPr>
        <w:lastRenderedPageBreak/>
        <w:t>Figure 3</w:t>
      </w:r>
      <w:r>
        <w:rPr>
          <w:rFonts w:ascii="Times New Roman" w:eastAsia="Times New Roman" w:hAnsi="Times New Roman" w:cs="Times New Roman"/>
          <w:bCs/>
          <w:sz w:val="24"/>
          <w:szCs w:val="24"/>
        </w:rPr>
        <w:t>.</w:t>
      </w:r>
      <w:r w:rsidRPr="001E13A0">
        <w:rPr>
          <w:rFonts w:ascii="Times New Roman" w:eastAsia="Times New Roman" w:hAnsi="Times New Roman" w:cs="Times New Roman"/>
          <w:bCs/>
          <w:sz w:val="24"/>
          <w:szCs w:val="24"/>
        </w:rPr>
        <w:t xml:space="preserve"> A comparison of</w:t>
      </w:r>
      <w:r>
        <w:rPr>
          <w:rFonts w:ascii="Times New Roman" w:eastAsia="Times New Roman" w:hAnsi="Times New Roman" w:cs="Times New Roman"/>
          <w:bCs/>
          <w:sz w:val="24"/>
          <w:szCs w:val="24"/>
        </w:rPr>
        <w:t xml:space="preserve"> weekly</w:t>
      </w:r>
      <w:r w:rsidRPr="001E13A0">
        <w:rPr>
          <w:rFonts w:ascii="Times New Roman" w:eastAsia="Times New Roman" w:hAnsi="Times New Roman" w:cs="Times New Roman"/>
          <w:bCs/>
          <w:sz w:val="24"/>
          <w:szCs w:val="24"/>
        </w:rPr>
        <w:t xml:space="preserve"> forecasted CH</w:t>
      </w:r>
      <w:r w:rsidRPr="00150DC0">
        <w:rPr>
          <w:rFonts w:ascii="Times New Roman" w:eastAsia="Times New Roman" w:hAnsi="Times New Roman" w:cs="Times New Roman"/>
          <w:bCs/>
          <w:sz w:val="24"/>
          <w:szCs w:val="24"/>
          <w:vertAlign w:val="subscript"/>
        </w:rPr>
        <w:t>4</w:t>
      </w:r>
      <w:r w:rsidRPr="001E13A0">
        <w:rPr>
          <w:rFonts w:ascii="Times New Roman" w:eastAsia="Times New Roman" w:hAnsi="Times New Roman" w:cs="Times New Roman"/>
          <w:bCs/>
          <w:sz w:val="24"/>
          <w:szCs w:val="24"/>
        </w:rPr>
        <w:t xml:space="preserve"> ebullition rates in mg CH</w:t>
      </w:r>
      <w:r w:rsidRPr="00150DC0">
        <w:rPr>
          <w:rFonts w:ascii="Times New Roman" w:eastAsia="Times New Roman" w:hAnsi="Times New Roman" w:cs="Times New Roman"/>
          <w:bCs/>
          <w:sz w:val="24"/>
          <w:szCs w:val="24"/>
          <w:vertAlign w:val="subscript"/>
        </w:rPr>
        <w:t>4</w:t>
      </w:r>
      <w:r w:rsidRPr="001E13A0">
        <w:rPr>
          <w:rFonts w:ascii="Times New Roman" w:eastAsia="Times New Roman" w:hAnsi="Times New Roman" w:cs="Times New Roman"/>
          <w:bCs/>
          <w:sz w:val="24"/>
          <w:szCs w:val="24"/>
        </w:rPr>
        <w:t xml:space="preserve"> m</w:t>
      </w:r>
      <w:r w:rsidRPr="00150DC0">
        <w:rPr>
          <w:rFonts w:ascii="Times New Roman" w:eastAsia="Times New Roman" w:hAnsi="Times New Roman" w:cs="Times New Roman"/>
          <w:bCs/>
          <w:sz w:val="24"/>
          <w:szCs w:val="24"/>
          <w:vertAlign w:val="superscript"/>
        </w:rPr>
        <w:t>-2</w:t>
      </w:r>
      <w:r w:rsidRPr="001E13A0">
        <w:rPr>
          <w:rFonts w:ascii="Times New Roman" w:eastAsia="Times New Roman" w:hAnsi="Times New Roman" w:cs="Times New Roman"/>
          <w:bCs/>
          <w:sz w:val="24"/>
          <w:szCs w:val="24"/>
        </w:rPr>
        <w:t xml:space="preserve"> d</w:t>
      </w:r>
      <w:r w:rsidRPr="00150DC0">
        <w:rPr>
          <w:rFonts w:ascii="Times New Roman" w:eastAsia="Times New Roman" w:hAnsi="Times New Roman" w:cs="Times New Roman"/>
          <w:bCs/>
          <w:sz w:val="24"/>
          <w:szCs w:val="24"/>
          <w:vertAlign w:val="superscript"/>
        </w:rPr>
        <w:t>-1</w:t>
      </w:r>
      <w:r>
        <w:rPr>
          <w:rFonts w:ascii="Times New Roman" w:eastAsia="Times New Roman" w:hAnsi="Times New Roman" w:cs="Times New Roman"/>
          <w:bCs/>
          <w:sz w:val="24"/>
          <w:szCs w:val="24"/>
        </w:rPr>
        <w:t xml:space="preserve"> </w:t>
      </w:r>
      <w:r w:rsidRPr="001E13A0">
        <w:rPr>
          <w:rFonts w:ascii="Times New Roman" w:eastAsia="Times New Roman" w:hAnsi="Times New Roman" w:cs="Times New Roman"/>
          <w:bCs/>
          <w:sz w:val="24"/>
          <w:szCs w:val="24"/>
        </w:rPr>
        <w:t xml:space="preserve">with data assimilation (a), without data assimilation (b), and with a </w:t>
      </w:r>
      <w:r>
        <w:rPr>
          <w:rFonts w:ascii="Times New Roman" w:eastAsia="Times New Roman" w:hAnsi="Times New Roman" w:cs="Times New Roman"/>
          <w:bCs/>
          <w:sz w:val="24"/>
          <w:szCs w:val="24"/>
        </w:rPr>
        <w:t>persistence null</w:t>
      </w:r>
      <w:r w:rsidRPr="001E13A0">
        <w:rPr>
          <w:rFonts w:ascii="Times New Roman" w:eastAsia="Times New Roman" w:hAnsi="Times New Roman" w:cs="Times New Roman"/>
          <w:bCs/>
          <w:sz w:val="24"/>
          <w:szCs w:val="24"/>
        </w:rPr>
        <w:t xml:space="preserve"> model (c) from 1 July </w:t>
      </w:r>
      <w:r>
        <w:rPr>
          <w:rFonts w:ascii="Times New Roman" w:eastAsia="Times New Roman" w:hAnsi="Times New Roman" w:cs="Times New Roman"/>
          <w:bCs/>
          <w:sz w:val="24"/>
          <w:szCs w:val="24"/>
        </w:rPr>
        <w:t>to</w:t>
      </w:r>
      <w:r w:rsidRPr="001E13A0">
        <w:rPr>
          <w:rFonts w:ascii="Times New Roman" w:eastAsia="Times New Roman" w:hAnsi="Times New Roman" w:cs="Times New Roman"/>
          <w:bCs/>
          <w:sz w:val="24"/>
          <w:szCs w:val="24"/>
        </w:rPr>
        <w:t xml:space="preserve"> 7 November 2019. The vertical blue</w:t>
      </w:r>
      <w:r>
        <w:rPr>
          <w:rFonts w:ascii="Times New Roman" w:eastAsia="Times New Roman" w:hAnsi="Times New Roman" w:cs="Times New Roman"/>
          <w:bCs/>
          <w:sz w:val="24"/>
          <w:szCs w:val="24"/>
        </w:rPr>
        <w:t xml:space="preserve"> (a) </w:t>
      </w:r>
      <w:r w:rsidRPr="001E13A0">
        <w:rPr>
          <w:rFonts w:ascii="Times New Roman" w:eastAsia="Times New Roman" w:hAnsi="Times New Roman" w:cs="Times New Roman"/>
          <w:bCs/>
          <w:sz w:val="24"/>
          <w:szCs w:val="24"/>
        </w:rPr>
        <w:t>, magenta</w:t>
      </w:r>
      <w:r>
        <w:rPr>
          <w:rFonts w:ascii="Times New Roman" w:eastAsia="Times New Roman" w:hAnsi="Times New Roman" w:cs="Times New Roman"/>
          <w:bCs/>
          <w:sz w:val="24"/>
          <w:szCs w:val="24"/>
        </w:rPr>
        <w:t xml:space="preserve"> (b)</w:t>
      </w:r>
      <w:r w:rsidRPr="001E13A0">
        <w:rPr>
          <w:rFonts w:ascii="Times New Roman" w:eastAsia="Times New Roman" w:hAnsi="Times New Roman" w:cs="Times New Roman"/>
          <w:bCs/>
          <w:sz w:val="24"/>
          <w:szCs w:val="24"/>
        </w:rPr>
        <w:t xml:space="preserve">, and </w:t>
      </w:r>
      <w:r w:rsidR="003B6E70">
        <w:rPr>
          <w:rFonts w:ascii="Times New Roman" w:eastAsia="Times New Roman" w:hAnsi="Times New Roman" w:cs="Times New Roman"/>
          <w:bCs/>
          <w:sz w:val="24"/>
          <w:szCs w:val="24"/>
        </w:rPr>
        <w:t>green</w:t>
      </w:r>
      <w:r w:rsidR="003B6E70" w:rsidRPr="001E13A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(c) </w:t>
      </w:r>
      <w:r w:rsidRPr="001E13A0">
        <w:rPr>
          <w:rFonts w:ascii="Times New Roman" w:eastAsia="Times New Roman" w:hAnsi="Times New Roman" w:cs="Times New Roman"/>
          <w:bCs/>
          <w:sz w:val="24"/>
          <w:szCs w:val="24"/>
        </w:rPr>
        <w:t>histograms represent the distribution of forecasted CH</w:t>
      </w:r>
      <w:r w:rsidRPr="00150DC0">
        <w:rPr>
          <w:rFonts w:ascii="Times New Roman" w:eastAsia="Times New Roman" w:hAnsi="Times New Roman" w:cs="Times New Roman"/>
          <w:bCs/>
          <w:sz w:val="24"/>
          <w:szCs w:val="24"/>
          <w:vertAlign w:val="subscript"/>
        </w:rPr>
        <w:t>4</w:t>
      </w:r>
      <w:r w:rsidRPr="001E13A0">
        <w:rPr>
          <w:rFonts w:ascii="Times New Roman" w:eastAsia="Times New Roman" w:hAnsi="Times New Roman" w:cs="Times New Roman"/>
          <w:bCs/>
          <w:sz w:val="24"/>
          <w:szCs w:val="24"/>
        </w:rPr>
        <w:t xml:space="preserve"> ebullition rates in Falling Creek Reservoir’s upstream transect from 210 ensemble members, and the small triangle</w:t>
      </w:r>
      <w:r>
        <w:rPr>
          <w:rFonts w:ascii="Times New Roman" w:eastAsia="Times New Roman" w:hAnsi="Times New Roman" w:cs="Times New Roman"/>
          <w:bCs/>
          <w:sz w:val="24"/>
          <w:szCs w:val="24"/>
        </w:rPr>
        <w:t>s matching the color</w:t>
      </w:r>
      <w:r w:rsidRPr="001E13A0">
        <w:rPr>
          <w:rFonts w:ascii="Times New Roman" w:eastAsia="Times New Roman" w:hAnsi="Times New Roman" w:cs="Times New Roman"/>
          <w:bCs/>
          <w:sz w:val="24"/>
          <w:szCs w:val="24"/>
        </w:rPr>
        <w:t xml:space="preserve"> on each histogram represents the mean of the forecast ensembles. The red diamonds represent the observed mean transect CH</w:t>
      </w:r>
      <w:r w:rsidRPr="00150DC0">
        <w:rPr>
          <w:rFonts w:ascii="Times New Roman" w:eastAsia="Times New Roman" w:hAnsi="Times New Roman" w:cs="Times New Roman"/>
          <w:bCs/>
          <w:sz w:val="24"/>
          <w:szCs w:val="24"/>
          <w:vertAlign w:val="subscript"/>
        </w:rPr>
        <w:t>4</w:t>
      </w:r>
      <w:r w:rsidRPr="001E13A0">
        <w:rPr>
          <w:rFonts w:ascii="Times New Roman" w:eastAsia="Times New Roman" w:hAnsi="Times New Roman" w:cs="Times New Roman"/>
          <w:bCs/>
          <w:sz w:val="24"/>
          <w:szCs w:val="24"/>
        </w:rPr>
        <w:t xml:space="preserve"> ebullition rate from four ebullition traps </w:t>
      </w:r>
      <w:r w:rsidR="003B6E70">
        <w:rPr>
          <w:rFonts w:ascii="Times New Roman" w:eastAsia="Times New Roman" w:hAnsi="Times New Roman" w:cs="Times New Roman"/>
          <w:bCs/>
          <w:sz w:val="24"/>
          <w:szCs w:val="24"/>
        </w:rPr>
        <w:t>and the small red circles represent the directly observed ebullition rates of each trap</w:t>
      </w:r>
      <w:r w:rsidRPr="001E13A0">
        <w:rPr>
          <w:rFonts w:ascii="Times New Roman" w:eastAsia="Times New Roman" w:hAnsi="Times New Roman" w:cs="Times New Roman"/>
          <w:bCs/>
          <w:sz w:val="24"/>
          <w:szCs w:val="24"/>
        </w:rPr>
        <w:t>. The vertical dotted line</w:t>
      </w:r>
      <w:r>
        <w:rPr>
          <w:rFonts w:ascii="Times New Roman" w:eastAsia="Times New Roman" w:hAnsi="Times New Roman" w:cs="Times New Roman"/>
          <w:bCs/>
          <w:sz w:val="24"/>
          <w:szCs w:val="24"/>
        </w:rPr>
        <w:t>s</w:t>
      </w:r>
      <w:r w:rsidRPr="001E13A0">
        <w:rPr>
          <w:rFonts w:ascii="Times New Roman" w:eastAsia="Times New Roman" w:hAnsi="Times New Roman" w:cs="Times New Roman"/>
          <w:bCs/>
          <w:sz w:val="24"/>
          <w:szCs w:val="24"/>
        </w:rPr>
        <w:t xml:space="preserve"> denote the </w:t>
      </w:r>
      <w:r>
        <w:rPr>
          <w:rFonts w:ascii="Times New Roman" w:eastAsia="Times New Roman" w:hAnsi="Times New Roman" w:cs="Times New Roman"/>
          <w:bCs/>
          <w:sz w:val="24"/>
          <w:szCs w:val="24"/>
        </w:rPr>
        <w:t>transition</w:t>
      </w:r>
      <w:r w:rsidRPr="001E13A0">
        <w:rPr>
          <w:rFonts w:ascii="Times New Roman" w:eastAsia="Times New Roman" w:hAnsi="Times New Roman" w:cs="Times New Roman"/>
          <w:bCs/>
          <w:sz w:val="24"/>
          <w:szCs w:val="24"/>
        </w:rPr>
        <w:t xml:space="preserve"> between the training period (27 May – 24 June) and forecasting period (1 July – 7 November). </w:t>
      </w:r>
    </w:p>
    <w:p w14:paraId="70DFB25D" w14:textId="77777777" w:rsidR="00491280" w:rsidRDefault="00491280" w:rsidP="0073677D">
      <w:pPr>
        <w:spacing w:after="0" w:line="480" w:lineRule="auto"/>
        <w:rPr>
          <w:rFonts w:ascii="Times New Roman" w:eastAsia="Times New Roman" w:hAnsi="Times New Roman" w:cs="Times New Roman"/>
          <w:bCs/>
          <w:sz w:val="24"/>
          <w:szCs w:val="24"/>
        </w:rPr>
      </w:pPr>
    </w:p>
    <w:p w14:paraId="50CA950B" w14:textId="77777777" w:rsidR="00B139C2" w:rsidRDefault="00B139C2" w:rsidP="00D512D8">
      <w:pPr>
        <w:spacing w:after="0" w:line="240" w:lineRule="auto"/>
        <w:rPr>
          <w:rFonts w:ascii="Times New Roman" w:eastAsia="Times New Roman" w:hAnsi="Times New Roman" w:cs="Times New Roman"/>
          <w:bCs/>
          <w:sz w:val="24"/>
          <w:szCs w:val="24"/>
        </w:rPr>
        <w:sectPr w:rsidR="00B139C2" w:rsidSect="0073677D">
          <w:pgSz w:w="15840" w:h="12240"/>
          <w:pgMar w:top="1440" w:right="1440" w:bottom="1440" w:left="1440" w:header="720" w:footer="720" w:gutter="0"/>
          <w:cols w:space="720"/>
          <w:docGrid w:linePitch="360"/>
        </w:sectPr>
      </w:pPr>
    </w:p>
    <w:p w14:paraId="06C49932" w14:textId="77777777" w:rsidR="00491280" w:rsidRDefault="00B139C2" w:rsidP="00D512D8">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98DA4B9" wp14:editId="59F53AD4">
            <wp:extent cx="8846935" cy="2814762"/>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71577" cy="2822602"/>
                    </a:xfrm>
                    <a:prstGeom prst="rect">
                      <a:avLst/>
                    </a:prstGeom>
                  </pic:spPr>
                </pic:pic>
              </a:graphicData>
            </a:graphic>
          </wp:inline>
        </w:drawing>
      </w:r>
    </w:p>
    <w:p w14:paraId="3F35D09B" w14:textId="77777777" w:rsidR="00491280" w:rsidRDefault="00491280" w:rsidP="00D512D8">
      <w:pPr>
        <w:spacing w:after="0" w:line="240" w:lineRule="auto"/>
        <w:rPr>
          <w:rFonts w:ascii="Times New Roman" w:eastAsia="Times New Roman" w:hAnsi="Times New Roman" w:cs="Times New Roman"/>
          <w:bCs/>
          <w:sz w:val="24"/>
          <w:szCs w:val="24"/>
        </w:rPr>
      </w:pPr>
    </w:p>
    <w:p w14:paraId="0E90A20E" w14:textId="77777777" w:rsidR="00491280" w:rsidRDefault="00491280" w:rsidP="00D512D8">
      <w:pPr>
        <w:spacing w:after="0" w:line="240" w:lineRule="auto"/>
        <w:rPr>
          <w:rFonts w:ascii="Times New Roman" w:eastAsia="Times New Roman" w:hAnsi="Times New Roman" w:cs="Times New Roman"/>
          <w:bCs/>
          <w:sz w:val="24"/>
          <w:szCs w:val="24"/>
        </w:rPr>
      </w:pPr>
    </w:p>
    <w:p w14:paraId="5DA59B19" w14:textId="77777777" w:rsidR="00B139C2" w:rsidRDefault="00D512D8" w:rsidP="00D512D8">
      <w:pPr>
        <w:spacing w:after="0" w:line="480" w:lineRule="auto"/>
        <w:rPr>
          <w:rFonts w:ascii="Times New Roman" w:eastAsia="Times New Roman" w:hAnsi="Times New Roman" w:cs="Times New Roman"/>
          <w:bCs/>
          <w:sz w:val="24"/>
          <w:szCs w:val="24"/>
        </w:rPr>
      </w:pPr>
      <w:r w:rsidRPr="001E13A0">
        <w:rPr>
          <w:rFonts w:ascii="Times New Roman" w:eastAsia="Times New Roman" w:hAnsi="Times New Roman" w:cs="Times New Roman"/>
          <w:bCs/>
          <w:sz w:val="24"/>
          <w:szCs w:val="24"/>
        </w:rPr>
        <w:t xml:space="preserve">Figure </w:t>
      </w:r>
      <w:r w:rsidR="00491280">
        <w:rPr>
          <w:rFonts w:ascii="Times New Roman" w:eastAsia="Times New Roman" w:hAnsi="Times New Roman" w:cs="Times New Roman"/>
          <w:bCs/>
          <w:sz w:val="24"/>
          <w:szCs w:val="24"/>
        </w:rPr>
        <w:t>4</w:t>
      </w:r>
      <w:r>
        <w:rPr>
          <w:rFonts w:ascii="Times New Roman" w:eastAsia="Times New Roman" w:hAnsi="Times New Roman" w:cs="Times New Roman"/>
          <w:bCs/>
          <w:sz w:val="24"/>
          <w:szCs w:val="24"/>
        </w:rPr>
        <w:t>.</w:t>
      </w:r>
      <w:r w:rsidRPr="001E13A0">
        <w:rPr>
          <w:rFonts w:ascii="Times New Roman" w:eastAsia="Times New Roman" w:hAnsi="Times New Roman" w:cs="Times New Roman"/>
          <w:bCs/>
          <w:sz w:val="24"/>
          <w:szCs w:val="24"/>
        </w:rPr>
        <w:t xml:space="preserve"> </w:t>
      </w:r>
      <w:r w:rsidR="00B139C2" w:rsidRPr="001E13A0">
        <w:rPr>
          <w:rFonts w:ascii="Times New Roman" w:eastAsia="Times New Roman" w:hAnsi="Times New Roman" w:cs="Times New Roman"/>
          <w:bCs/>
          <w:sz w:val="24"/>
          <w:szCs w:val="24"/>
        </w:rPr>
        <w:t>A comparison of</w:t>
      </w:r>
      <w:r w:rsidR="00B139C2">
        <w:rPr>
          <w:rFonts w:ascii="Times New Roman" w:eastAsia="Times New Roman" w:hAnsi="Times New Roman" w:cs="Times New Roman"/>
          <w:bCs/>
          <w:sz w:val="24"/>
          <w:szCs w:val="24"/>
        </w:rPr>
        <w:t xml:space="preserve"> weekly</w:t>
      </w:r>
      <w:r w:rsidR="00B139C2" w:rsidRPr="001E13A0">
        <w:rPr>
          <w:rFonts w:ascii="Times New Roman" w:eastAsia="Times New Roman" w:hAnsi="Times New Roman" w:cs="Times New Roman"/>
          <w:bCs/>
          <w:sz w:val="24"/>
          <w:szCs w:val="24"/>
        </w:rPr>
        <w:t xml:space="preserve"> CH</w:t>
      </w:r>
      <w:r w:rsidR="00B139C2" w:rsidRPr="00150DC0">
        <w:rPr>
          <w:rFonts w:ascii="Times New Roman" w:eastAsia="Times New Roman" w:hAnsi="Times New Roman" w:cs="Times New Roman"/>
          <w:bCs/>
          <w:sz w:val="24"/>
          <w:szCs w:val="24"/>
          <w:vertAlign w:val="subscript"/>
        </w:rPr>
        <w:t>4</w:t>
      </w:r>
      <w:r w:rsidR="00B139C2" w:rsidRPr="001E13A0">
        <w:rPr>
          <w:rFonts w:ascii="Times New Roman" w:eastAsia="Times New Roman" w:hAnsi="Times New Roman" w:cs="Times New Roman"/>
          <w:bCs/>
          <w:sz w:val="24"/>
          <w:szCs w:val="24"/>
        </w:rPr>
        <w:t xml:space="preserve"> ebullition rate forecast</w:t>
      </w:r>
      <w:r w:rsidR="00B139C2">
        <w:rPr>
          <w:rFonts w:ascii="Times New Roman" w:eastAsia="Times New Roman" w:hAnsi="Times New Roman" w:cs="Times New Roman"/>
          <w:bCs/>
          <w:sz w:val="24"/>
          <w:szCs w:val="24"/>
        </w:rPr>
        <w:t xml:space="preserve"> variance</w:t>
      </w:r>
      <w:r w:rsidR="00B139C2" w:rsidRPr="001E13A0">
        <w:rPr>
          <w:rFonts w:ascii="Times New Roman" w:eastAsia="Times New Roman" w:hAnsi="Times New Roman" w:cs="Times New Roman"/>
          <w:bCs/>
          <w:sz w:val="24"/>
          <w:szCs w:val="24"/>
        </w:rPr>
        <w:t xml:space="preserve"> with data assimilation (</w:t>
      </w:r>
      <w:r w:rsidR="00B139C2">
        <w:rPr>
          <w:rFonts w:ascii="Times New Roman" w:eastAsia="Times New Roman" w:hAnsi="Times New Roman" w:cs="Times New Roman"/>
          <w:bCs/>
          <w:sz w:val="24"/>
          <w:szCs w:val="24"/>
        </w:rPr>
        <w:t>blue</w:t>
      </w:r>
      <w:r w:rsidR="00B139C2" w:rsidRPr="001E13A0">
        <w:rPr>
          <w:rFonts w:ascii="Times New Roman" w:eastAsia="Times New Roman" w:hAnsi="Times New Roman" w:cs="Times New Roman"/>
          <w:bCs/>
          <w:sz w:val="24"/>
          <w:szCs w:val="24"/>
        </w:rPr>
        <w:t>), without data assimilation (</w:t>
      </w:r>
      <w:r w:rsidR="00B139C2">
        <w:rPr>
          <w:rFonts w:ascii="Times New Roman" w:eastAsia="Times New Roman" w:hAnsi="Times New Roman" w:cs="Times New Roman"/>
          <w:bCs/>
          <w:sz w:val="24"/>
          <w:szCs w:val="24"/>
        </w:rPr>
        <w:t>magenta</w:t>
      </w:r>
      <w:r w:rsidR="00B139C2" w:rsidRPr="001E13A0">
        <w:rPr>
          <w:rFonts w:ascii="Times New Roman" w:eastAsia="Times New Roman" w:hAnsi="Times New Roman" w:cs="Times New Roman"/>
          <w:bCs/>
          <w:sz w:val="24"/>
          <w:szCs w:val="24"/>
        </w:rPr>
        <w:t xml:space="preserve">), and with a </w:t>
      </w:r>
      <w:r w:rsidR="00B139C2">
        <w:rPr>
          <w:rFonts w:ascii="Times New Roman" w:eastAsia="Times New Roman" w:hAnsi="Times New Roman" w:cs="Times New Roman"/>
          <w:bCs/>
          <w:sz w:val="24"/>
          <w:szCs w:val="24"/>
        </w:rPr>
        <w:t>persistence null</w:t>
      </w:r>
      <w:r w:rsidR="00B139C2" w:rsidRPr="001E13A0">
        <w:rPr>
          <w:rFonts w:ascii="Times New Roman" w:eastAsia="Times New Roman" w:hAnsi="Times New Roman" w:cs="Times New Roman"/>
          <w:bCs/>
          <w:sz w:val="24"/>
          <w:szCs w:val="24"/>
        </w:rPr>
        <w:t xml:space="preserve"> model (</w:t>
      </w:r>
      <w:r w:rsidR="00B139C2">
        <w:rPr>
          <w:rFonts w:ascii="Times New Roman" w:eastAsia="Times New Roman" w:hAnsi="Times New Roman" w:cs="Times New Roman"/>
          <w:bCs/>
          <w:sz w:val="24"/>
          <w:szCs w:val="24"/>
        </w:rPr>
        <w:t>green</w:t>
      </w:r>
      <w:r w:rsidR="00B139C2" w:rsidRPr="001E13A0">
        <w:rPr>
          <w:rFonts w:ascii="Times New Roman" w:eastAsia="Times New Roman" w:hAnsi="Times New Roman" w:cs="Times New Roman"/>
          <w:bCs/>
          <w:sz w:val="24"/>
          <w:szCs w:val="24"/>
        </w:rPr>
        <w:t xml:space="preserve">) from 1 July </w:t>
      </w:r>
      <w:r w:rsidR="00B139C2">
        <w:rPr>
          <w:rFonts w:ascii="Times New Roman" w:eastAsia="Times New Roman" w:hAnsi="Times New Roman" w:cs="Times New Roman"/>
          <w:bCs/>
          <w:sz w:val="24"/>
          <w:szCs w:val="24"/>
        </w:rPr>
        <w:t>to</w:t>
      </w:r>
      <w:r w:rsidR="00B139C2" w:rsidRPr="001E13A0">
        <w:rPr>
          <w:rFonts w:ascii="Times New Roman" w:eastAsia="Times New Roman" w:hAnsi="Times New Roman" w:cs="Times New Roman"/>
          <w:bCs/>
          <w:sz w:val="24"/>
          <w:szCs w:val="24"/>
        </w:rPr>
        <w:t xml:space="preserve"> 7 November 2019</w:t>
      </w:r>
      <w:r w:rsidR="00B139C2">
        <w:rPr>
          <w:rFonts w:ascii="Times New Roman" w:eastAsia="Times New Roman" w:hAnsi="Times New Roman" w:cs="Times New Roman"/>
          <w:bCs/>
          <w:sz w:val="24"/>
          <w:szCs w:val="24"/>
        </w:rPr>
        <w:t xml:space="preserve"> (left panel) and the total forecast variance over the forecasting period (right panel)</w:t>
      </w:r>
      <w:r w:rsidR="00B139C2" w:rsidRPr="001E13A0">
        <w:rPr>
          <w:rFonts w:ascii="Times New Roman" w:eastAsia="Times New Roman" w:hAnsi="Times New Roman" w:cs="Times New Roman"/>
          <w:bCs/>
          <w:sz w:val="24"/>
          <w:szCs w:val="24"/>
        </w:rPr>
        <w:t xml:space="preserve">. </w:t>
      </w:r>
    </w:p>
    <w:p w14:paraId="353BE7C6" w14:textId="77777777" w:rsidR="00B139C2" w:rsidRDefault="00E84F51"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2FDEBDE5" wp14:editId="0F27BCBB">
            <wp:extent cx="8229600" cy="41148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p>
    <w:p w14:paraId="56375AAA" w14:textId="77777777" w:rsidR="00D512D8" w:rsidRDefault="00B139C2"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5. </w:t>
      </w:r>
      <w:r w:rsidR="00D512D8" w:rsidRPr="001E13A0">
        <w:rPr>
          <w:rFonts w:ascii="Times New Roman" w:eastAsia="Times New Roman" w:hAnsi="Times New Roman" w:cs="Times New Roman"/>
          <w:bCs/>
          <w:sz w:val="24"/>
          <w:szCs w:val="24"/>
        </w:rPr>
        <w:t>The proportion of total variance contributed among</w:t>
      </w:r>
      <w:r w:rsidR="00E84F51">
        <w:rPr>
          <w:rFonts w:ascii="Times New Roman" w:eastAsia="Times New Roman" w:hAnsi="Times New Roman" w:cs="Times New Roman"/>
          <w:bCs/>
          <w:sz w:val="24"/>
          <w:szCs w:val="24"/>
        </w:rPr>
        <w:t xml:space="preserve"> initial conditions,</w:t>
      </w:r>
      <w:r w:rsidR="00D512D8" w:rsidRPr="001E13A0">
        <w:rPr>
          <w:rFonts w:ascii="Times New Roman" w:eastAsia="Times New Roman" w:hAnsi="Times New Roman" w:cs="Times New Roman"/>
          <w:bCs/>
          <w:sz w:val="24"/>
          <w:szCs w:val="24"/>
        </w:rPr>
        <w:t xml:space="preserve"> parameter, process, and driver</w:t>
      </w:r>
      <w:r w:rsidR="00E84F51">
        <w:rPr>
          <w:rFonts w:ascii="Times New Roman" w:eastAsia="Times New Roman" w:hAnsi="Times New Roman" w:cs="Times New Roman"/>
          <w:bCs/>
          <w:sz w:val="24"/>
          <w:szCs w:val="24"/>
        </w:rPr>
        <w:t xml:space="preserve"> data</w:t>
      </w:r>
      <w:r w:rsidR="00D512D8" w:rsidRPr="001E13A0">
        <w:rPr>
          <w:rFonts w:ascii="Times New Roman" w:eastAsia="Times New Roman" w:hAnsi="Times New Roman" w:cs="Times New Roman"/>
          <w:bCs/>
          <w:sz w:val="24"/>
          <w:szCs w:val="24"/>
        </w:rPr>
        <w:t xml:space="preserve"> uncertainty </w:t>
      </w:r>
      <w:r w:rsidR="00E84F51" w:rsidRPr="001E13A0">
        <w:rPr>
          <w:rFonts w:ascii="Times New Roman" w:eastAsia="Times New Roman" w:hAnsi="Times New Roman" w:cs="Times New Roman"/>
          <w:bCs/>
          <w:sz w:val="24"/>
          <w:szCs w:val="24"/>
        </w:rPr>
        <w:t xml:space="preserve">from 1 July </w:t>
      </w:r>
      <w:r w:rsidR="00E84F51">
        <w:rPr>
          <w:rFonts w:ascii="Times New Roman" w:eastAsia="Times New Roman" w:hAnsi="Times New Roman" w:cs="Times New Roman"/>
          <w:bCs/>
          <w:sz w:val="24"/>
          <w:szCs w:val="24"/>
        </w:rPr>
        <w:t>to</w:t>
      </w:r>
      <w:r w:rsidR="00E84F51" w:rsidRPr="001E13A0">
        <w:rPr>
          <w:rFonts w:ascii="Times New Roman" w:eastAsia="Times New Roman" w:hAnsi="Times New Roman" w:cs="Times New Roman"/>
          <w:bCs/>
          <w:sz w:val="24"/>
          <w:szCs w:val="24"/>
        </w:rPr>
        <w:t xml:space="preserve"> 7 November 2019</w:t>
      </w:r>
      <w:r w:rsidR="00D512D8" w:rsidRPr="001E13A0">
        <w:rPr>
          <w:rFonts w:ascii="Times New Roman" w:eastAsia="Times New Roman" w:hAnsi="Times New Roman" w:cs="Times New Roman"/>
          <w:bCs/>
          <w:sz w:val="24"/>
          <w:szCs w:val="24"/>
        </w:rPr>
        <w:t xml:space="preserve"> of</w:t>
      </w:r>
      <w:r w:rsidR="00E84F51">
        <w:rPr>
          <w:rFonts w:ascii="Times New Roman" w:eastAsia="Times New Roman" w:hAnsi="Times New Roman" w:cs="Times New Roman"/>
          <w:bCs/>
          <w:sz w:val="24"/>
          <w:szCs w:val="24"/>
        </w:rPr>
        <w:t xml:space="preserve"> the</w:t>
      </w:r>
      <w:r w:rsidR="00D512D8" w:rsidRPr="001E13A0">
        <w:rPr>
          <w:rFonts w:ascii="Times New Roman" w:eastAsia="Times New Roman" w:hAnsi="Times New Roman" w:cs="Times New Roman"/>
          <w:bCs/>
          <w:sz w:val="24"/>
          <w:szCs w:val="24"/>
        </w:rPr>
        <w:t xml:space="preserve"> CH</w:t>
      </w:r>
      <w:r w:rsidR="00D512D8" w:rsidRPr="00826F39">
        <w:rPr>
          <w:rFonts w:ascii="Times New Roman" w:eastAsia="Times New Roman" w:hAnsi="Times New Roman" w:cs="Times New Roman"/>
          <w:bCs/>
          <w:sz w:val="24"/>
          <w:szCs w:val="24"/>
          <w:vertAlign w:val="subscript"/>
        </w:rPr>
        <w:t>4</w:t>
      </w:r>
      <w:r w:rsidR="00D512D8" w:rsidRPr="001E13A0">
        <w:rPr>
          <w:rFonts w:ascii="Times New Roman" w:eastAsia="Times New Roman" w:hAnsi="Times New Roman" w:cs="Times New Roman"/>
          <w:bCs/>
          <w:sz w:val="24"/>
          <w:szCs w:val="24"/>
        </w:rPr>
        <w:t xml:space="preserve"> ebullition rate</w:t>
      </w:r>
      <w:r w:rsidR="00E84F51">
        <w:rPr>
          <w:rFonts w:ascii="Times New Roman" w:eastAsia="Times New Roman" w:hAnsi="Times New Roman" w:cs="Times New Roman"/>
          <w:bCs/>
          <w:sz w:val="24"/>
          <w:szCs w:val="24"/>
        </w:rPr>
        <w:t xml:space="preserve"> forecasts with data assimilation</w:t>
      </w:r>
      <w:r w:rsidR="00D512D8" w:rsidRPr="001E13A0">
        <w:rPr>
          <w:rFonts w:ascii="Times New Roman" w:eastAsia="Times New Roman" w:hAnsi="Times New Roman" w:cs="Times New Roman"/>
          <w:bCs/>
          <w:sz w:val="24"/>
          <w:szCs w:val="24"/>
        </w:rPr>
        <w:t xml:space="preserve">. </w:t>
      </w:r>
    </w:p>
    <w:p w14:paraId="249E0D64" w14:textId="77777777" w:rsidR="00B139C2" w:rsidRDefault="00B139C2" w:rsidP="00D512D8">
      <w:pPr>
        <w:rPr>
          <w:rFonts w:ascii="Times New Roman" w:eastAsia="Times New Roman" w:hAnsi="Times New Roman" w:cs="Times New Roman"/>
          <w:bCs/>
          <w:sz w:val="24"/>
          <w:szCs w:val="24"/>
        </w:rPr>
        <w:sectPr w:rsidR="00B139C2" w:rsidSect="0073677D">
          <w:pgSz w:w="15840" w:h="12240"/>
          <w:pgMar w:top="1440" w:right="1440" w:bottom="1440" w:left="1440" w:header="720" w:footer="720" w:gutter="0"/>
          <w:cols w:space="720"/>
          <w:docGrid w:linePitch="360"/>
        </w:sectPr>
      </w:pPr>
    </w:p>
    <w:p w14:paraId="5E7482CD" w14:textId="77777777" w:rsidR="00D512D8" w:rsidRDefault="00D512D8" w:rsidP="00D512D8">
      <w:pPr>
        <w:rPr>
          <w:rFonts w:ascii="Times New Roman" w:eastAsia="Times New Roman" w:hAnsi="Times New Roman" w:cs="Times New Roman"/>
          <w:bCs/>
          <w:sz w:val="24"/>
          <w:szCs w:val="24"/>
        </w:rPr>
      </w:pPr>
    </w:p>
    <w:p w14:paraId="36CAEBA2" w14:textId="77777777" w:rsidR="00D512D8" w:rsidRDefault="00D512D8" w:rsidP="00D512D8">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28010CD" wp14:editId="06114B2A">
            <wp:extent cx="5239568" cy="5239568"/>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A_ebu_estimates.tif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0351" cy="5240351"/>
                    </a:xfrm>
                    <a:prstGeom prst="rect">
                      <a:avLst/>
                    </a:prstGeom>
                  </pic:spPr>
                </pic:pic>
              </a:graphicData>
            </a:graphic>
          </wp:inline>
        </w:drawing>
      </w:r>
    </w:p>
    <w:p w14:paraId="21BE74AE" w14:textId="77777777" w:rsidR="00D512D8" w:rsidRDefault="00D512D8" w:rsidP="00D512D8">
      <w:pPr>
        <w:spacing w:after="0" w:line="480" w:lineRule="auto"/>
        <w:rPr>
          <w:rFonts w:ascii="Times New Roman" w:eastAsia="Times New Roman" w:hAnsi="Times New Roman" w:cs="Times New Roman"/>
          <w:bCs/>
          <w:sz w:val="24"/>
          <w:szCs w:val="24"/>
        </w:rPr>
      </w:pPr>
      <w:r w:rsidRPr="001E13A0">
        <w:rPr>
          <w:rFonts w:ascii="Times New Roman" w:eastAsia="Times New Roman" w:hAnsi="Times New Roman" w:cs="Times New Roman"/>
          <w:bCs/>
          <w:sz w:val="24"/>
          <w:szCs w:val="24"/>
        </w:rPr>
        <w:t xml:space="preserve">Figure </w:t>
      </w:r>
      <w:r w:rsidR="0073677D">
        <w:rPr>
          <w:rFonts w:ascii="Times New Roman" w:eastAsia="Times New Roman" w:hAnsi="Times New Roman" w:cs="Times New Roman"/>
          <w:bCs/>
          <w:sz w:val="24"/>
          <w:szCs w:val="24"/>
        </w:rPr>
        <w:t>6</w:t>
      </w:r>
      <w:r>
        <w:rPr>
          <w:rFonts w:ascii="Times New Roman" w:eastAsia="Times New Roman" w:hAnsi="Times New Roman" w:cs="Times New Roman"/>
          <w:bCs/>
          <w:sz w:val="24"/>
          <w:szCs w:val="24"/>
        </w:rPr>
        <w:t>.</w:t>
      </w:r>
      <w:r w:rsidRPr="001E13A0">
        <w:rPr>
          <w:rFonts w:ascii="Times New Roman" w:eastAsia="Times New Roman" w:hAnsi="Times New Roman" w:cs="Times New Roman"/>
          <w:bCs/>
          <w:sz w:val="24"/>
          <w:szCs w:val="24"/>
        </w:rPr>
        <w:t xml:space="preserve"> Parameter estimates of</w:t>
      </w:r>
      <w:r>
        <w:rPr>
          <w:rFonts w:ascii="Times New Roman" w:eastAsia="Times New Roman" w:hAnsi="Times New Roman" w:cs="Times New Roman"/>
          <w:bCs/>
          <w:sz w:val="24"/>
          <w:szCs w:val="24"/>
        </w:rPr>
        <w:t xml:space="preserv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Pr>
          <w:rFonts w:ascii="Times New Roman" w:eastAsia="Times New Roman" w:hAnsi="Times New Roman" w:cs="Times New Roman"/>
          <w:bCs/>
          <w:sz w:val="24"/>
          <w:szCs w:val="24"/>
        </w:rPr>
        <w:t xml:space="preserve"> (a),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Pr>
          <w:rFonts w:ascii="Times New Roman" w:eastAsia="Times New Roman" w:hAnsi="Times New Roman" w:cs="Times New Roman"/>
          <w:bCs/>
          <w:sz w:val="24"/>
          <w:szCs w:val="24"/>
        </w:rPr>
        <w:t xml:space="preserve"> (b),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oMath>
      <w:r>
        <w:rPr>
          <w:rFonts w:ascii="Times New Roman" w:eastAsia="Times New Roman" w:hAnsi="Times New Roman" w:cs="Times New Roman"/>
          <w:bCs/>
          <w:sz w:val="24"/>
          <w:szCs w:val="24"/>
        </w:rPr>
        <w:t xml:space="preserve"> (c), and </w:t>
      </w:r>
      <m:oMath>
        <m:r>
          <w:rPr>
            <w:rFonts w:ascii="Cambria Math" w:eastAsia="Times New Roman" w:hAnsi="Cambria Math" w:cs="Times New Roman"/>
            <w:sz w:val="24"/>
            <w:szCs w:val="24"/>
            <w:lang w:val="en-GB"/>
          </w:rPr>
          <m:t>ɛ</m:t>
        </m:r>
      </m:oMath>
      <w:r>
        <w:rPr>
          <w:rFonts w:ascii="Times New Roman" w:eastAsia="Times New Roman" w:hAnsi="Times New Roman" w:cs="Times New Roman"/>
          <w:sz w:val="24"/>
          <w:szCs w:val="24"/>
          <w:lang w:val="en-GB"/>
        </w:rPr>
        <w:t xml:space="preserve"> (d), of the CH</w:t>
      </w:r>
      <w:r w:rsidRPr="00342C95">
        <w:rPr>
          <w:rFonts w:ascii="Times New Roman" w:eastAsia="Times New Roman" w:hAnsi="Times New Roman" w:cs="Times New Roman"/>
          <w:sz w:val="24"/>
          <w:szCs w:val="24"/>
          <w:vertAlign w:val="subscript"/>
          <w:lang w:val="en-GB"/>
        </w:rPr>
        <w:t>4</w:t>
      </w:r>
      <w:r>
        <w:rPr>
          <w:rFonts w:ascii="Times New Roman" w:eastAsia="Times New Roman" w:hAnsi="Times New Roman" w:cs="Times New Roman"/>
          <w:sz w:val="24"/>
          <w:szCs w:val="24"/>
          <w:lang w:val="en-GB"/>
        </w:rPr>
        <w:t xml:space="preserve"> ebullition rate forecasting model</w:t>
      </w:r>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Eqn</w:t>
      </w:r>
      <w:proofErr w:type="spellEnd"/>
      <w:r>
        <w:rPr>
          <w:rFonts w:ascii="Times New Roman" w:eastAsia="Times New Roman" w:hAnsi="Times New Roman" w:cs="Times New Roman"/>
          <w:bCs/>
          <w:sz w:val="24"/>
          <w:szCs w:val="24"/>
        </w:rPr>
        <w:t xml:space="preserve">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e>
        </m:d>
        <m:r>
          <w:rPr>
            <w:rFonts w:ascii="Cambria Math" w:eastAsia="Times New Roman" w:hAnsi="Cambria Math" w:cs="Times New Roman"/>
            <w:sz w:val="24"/>
            <w:szCs w:val="24"/>
          </w:rPr>
          <m:t>+</m:t>
        </m:r>
        <m:r>
          <w:rPr>
            <w:rFonts w:ascii="Cambria Math" w:eastAsia="Times New Roman" w:hAnsi="Cambria Math" w:cs="Times New Roman"/>
            <w:sz w:val="24"/>
            <w:szCs w:val="24"/>
            <w:lang w:val="en-GB"/>
          </w:rPr>
          <m:t>ɛ)</m:t>
        </m:r>
      </m:oMath>
      <w:r>
        <w:rPr>
          <w:rFonts w:ascii="Times New Roman" w:eastAsia="Times New Roman" w:hAnsi="Times New Roman" w:cs="Times New Roman"/>
          <w:bCs/>
          <w:sz w:val="24"/>
          <w:szCs w:val="24"/>
        </w:rPr>
        <w:t xml:space="preserve">. </w:t>
      </w:r>
      <w:r w:rsidRPr="001E13A0">
        <w:rPr>
          <w:rFonts w:ascii="Times New Roman" w:eastAsia="Times New Roman" w:hAnsi="Times New Roman" w:cs="Times New Roman"/>
          <w:bCs/>
          <w:sz w:val="24"/>
          <w:szCs w:val="24"/>
        </w:rPr>
        <w:t>CH</w:t>
      </w:r>
      <w:r w:rsidRPr="00826F39">
        <w:rPr>
          <w:rFonts w:ascii="Times New Roman" w:eastAsia="Times New Roman" w:hAnsi="Times New Roman" w:cs="Times New Roman"/>
          <w:bCs/>
          <w:sz w:val="24"/>
          <w:szCs w:val="24"/>
          <w:vertAlign w:val="subscript"/>
        </w:rPr>
        <w:t>4</w:t>
      </w:r>
      <w:r w:rsidRPr="001E13A0">
        <w:rPr>
          <w:rFonts w:ascii="Times New Roman" w:eastAsia="Times New Roman" w:hAnsi="Times New Roman" w:cs="Times New Roman"/>
          <w:bCs/>
          <w:sz w:val="24"/>
          <w:szCs w:val="24"/>
        </w:rPr>
        <w:t xml:space="preserve"> ebullition rate forecasts with data assimilation </w:t>
      </w:r>
      <w:r>
        <w:rPr>
          <w:rFonts w:ascii="Times New Roman" w:eastAsia="Times New Roman" w:hAnsi="Times New Roman" w:cs="Times New Roman"/>
          <w:bCs/>
          <w:sz w:val="24"/>
          <w:szCs w:val="24"/>
        </w:rPr>
        <w:t xml:space="preserve">are represented by the </w:t>
      </w:r>
      <w:r w:rsidRPr="001E13A0">
        <w:rPr>
          <w:rFonts w:ascii="Times New Roman" w:eastAsia="Times New Roman" w:hAnsi="Times New Roman" w:cs="Times New Roman"/>
          <w:bCs/>
          <w:sz w:val="24"/>
          <w:szCs w:val="24"/>
        </w:rPr>
        <w:t xml:space="preserve">grey lines (±1 </w:t>
      </w:r>
      <w:r>
        <w:rPr>
          <w:rFonts w:ascii="Times New Roman" w:eastAsia="Times New Roman" w:hAnsi="Times New Roman" w:cs="Times New Roman"/>
          <w:bCs/>
          <w:sz w:val="24"/>
          <w:szCs w:val="24"/>
        </w:rPr>
        <w:t>S</w:t>
      </w:r>
      <w:r w:rsidRPr="001E13A0">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D</w:t>
      </w:r>
      <w:r w:rsidRPr="001E13A0">
        <w:rPr>
          <w:rFonts w:ascii="Times New Roman" w:eastAsia="Times New Roman" w:hAnsi="Times New Roman" w:cs="Times New Roman"/>
          <w:bCs/>
          <w:sz w:val="24"/>
          <w:szCs w:val="24"/>
        </w:rPr>
        <w:t xml:space="preserve">.) and </w:t>
      </w:r>
      <w:r>
        <w:rPr>
          <w:rFonts w:ascii="Times New Roman" w:eastAsia="Times New Roman" w:hAnsi="Times New Roman" w:cs="Times New Roman"/>
          <w:bCs/>
          <w:sz w:val="24"/>
          <w:szCs w:val="24"/>
        </w:rPr>
        <w:t xml:space="preserve">the static parameter estimates of the forecasts </w:t>
      </w:r>
      <w:r w:rsidRPr="001E13A0">
        <w:rPr>
          <w:rFonts w:ascii="Times New Roman" w:eastAsia="Times New Roman" w:hAnsi="Times New Roman" w:cs="Times New Roman"/>
          <w:bCs/>
          <w:sz w:val="24"/>
          <w:szCs w:val="24"/>
        </w:rPr>
        <w:t>without data assimilation</w:t>
      </w:r>
      <w:r>
        <w:rPr>
          <w:rFonts w:ascii="Times New Roman" w:eastAsia="Times New Roman" w:hAnsi="Times New Roman" w:cs="Times New Roman"/>
          <w:bCs/>
          <w:sz w:val="24"/>
          <w:szCs w:val="24"/>
        </w:rPr>
        <w:t xml:space="preserve"> are represent by the </w:t>
      </w:r>
      <w:r w:rsidRPr="001E13A0">
        <w:rPr>
          <w:rFonts w:ascii="Times New Roman" w:eastAsia="Times New Roman" w:hAnsi="Times New Roman" w:cs="Times New Roman"/>
          <w:bCs/>
          <w:sz w:val="24"/>
          <w:szCs w:val="24"/>
        </w:rPr>
        <w:t>horizontal blue lines</w:t>
      </w:r>
      <w:r>
        <w:rPr>
          <w:rFonts w:ascii="Times New Roman" w:eastAsia="Times New Roman" w:hAnsi="Times New Roman" w:cs="Times New Roman"/>
          <w:bCs/>
          <w:sz w:val="24"/>
          <w:szCs w:val="24"/>
        </w:rPr>
        <w:t xml:space="preserve"> </w:t>
      </w:r>
      <w:r w:rsidRPr="001E13A0">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S</w:t>
      </w:r>
      <w:r w:rsidRPr="001E13A0">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D</w:t>
      </w:r>
      <w:r w:rsidRPr="001E13A0">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(light blue dashed lines)</w:t>
      </w:r>
      <w:r w:rsidRPr="001E13A0">
        <w:rPr>
          <w:rFonts w:ascii="Times New Roman" w:eastAsia="Times New Roman" w:hAnsi="Times New Roman" w:cs="Times New Roman"/>
          <w:bCs/>
          <w:sz w:val="24"/>
          <w:szCs w:val="24"/>
        </w:rPr>
        <w:t xml:space="preserve">). The forecasts with data assimilation updated iteratively </w:t>
      </w:r>
      <w:r>
        <w:rPr>
          <w:rFonts w:ascii="Times New Roman" w:eastAsia="Times New Roman" w:hAnsi="Times New Roman" w:cs="Times New Roman"/>
          <w:bCs/>
          <w:sz w:val="24"/>
          <w:szCs w:val="24"/>
        </w:rPr>
        <w:t>as</w:t>
      </w:r>
      <w:r w:rsidRPr="001E13A0">
        <w:rPr>
          <w:rFonts w:ascii="Times New Roman" w:eastAsia="Times New Roman" w:hAnsi="Times New Roman" w:cs="Times New Roman"/>
          <w:bCs/>
          <w:sz w:val="24"/>
          <w:szCs w:val="24"/>
        </w:rPr>
        <w:t xml:space="preserve"> new data </w:t>
      </w:r>
      <w:r>
        <w:rPr>
          <w:rFonts w:ascii="Times New Roman" w:eastAsia="Times New Roman" w:hAnsi="Times New Roman" w:cs="Times New Roman"/>
          <w:bCs/>
          <w:sz w:val="24"/>
          <w:szCs w:val="24"/>
        </w:rPr>
        <w:t xml:space="preserve">became </w:t>
      </w:r>
      <w:r w:rsidRPr="001E13A0">
        <w:rPr>
          <w:rFonts w:ascii="Times New Roman" w:eastAsia="Times New Roman" w:hAnsi="Times New Roman" w:cs="Times New Roman"/>
          <w:bCs/>
          <w:sz w:val="24"/>
          <w:szCs w:val="24"/>
        </w:rPr>
        <w:t>available</w:t>
      </w:r>
      <w:r>
        <w:rPr>
          <w:rFonts w:ascii="Times New Roman" w:eastAsia="Times New Roman" w:hAnsi="Times New Roman" w:cs="Times New Roman"/>
          <w:bCs/>
          <w:sz w:val="24"/>
          <w:szCs w:val="24"/>
        </w:rPr>
        <w:t xml:space="preserve"> weekly</w:t>
      </w:r>
      <w:r w:rsidRPr="001E13A0">
        <w:rPr>
          <w:rFonts w:ascii="Times New Roman" w:eastAsia="Times New Roman" w:hAnsi="Times New Roman" w:cs="Times New Roman"/>
          <w:bCs/>
          <w:sz w:val="24"/>
          <w:szCs w:val="24"/>
        </w:rPr>
        <w:t xml:space="preserve"> from 1 July </w:t>
      </w:r>
      <w:r>
        <w:rPr>
          <w:rFonts w:ascii="Times New Roman" w:eastAsia="Times New Roman" w:hAnsi="Times New Roman" w:cs="Times New Roman"/>
          <w:bCs/>
          <w:sz w:val="24"/>
          <w:szCs w:val="24"/>
        </w:rPr>
        <w:t>to</w:t>
      </w:r>
      <w:r w:rsidRPr="001E13A0">
        <w:rPr>
          <w:rFonts w:ascii="Times New Roman" w:eastAsia="Times New Roman" w:hAnsi="Times New Roman" w:cs="Times New Roman"/>
          <w:bCs/>
          <w:sz w:val="24"/>
          <w:szCs w:val="24"/>
        </w:rPr>
        <w:t xml:space="preserve"> 7 November</w:t>
      </w:r>
      <w:r>
        <w:rPr>
          <w:rFonts w:ascii="Times New Roman" w:eastAsia="Times New Roman" w:hAnsi="Times New Roman" w:cs="Times New Roman"/>
          <w:bCs/>
          <w:sz w:val="24"/>
          <w:szCs w:val="24"/>
        </w:rPr>
        <w:t>,</w:t>
      </w:r>
      <w:r w:rsidRPr="001E13A0">
        <w:rPr>
          <w:rFonts w:ascii="Times New Roman" w:eastAsia="Times New Roman" w:hAnsi="Times New Roman" w:cs="Times New Roman"/>
          <w:bCs/>
          <w:sz w:val="24"/>
          <w:szCs w:val="24"/>
        </w:rPr>
        <w:t xml:space="preserve"> while the forecasts without data assimilation estimated future CH</w:t>
      </w:r>
      <w:r w:rsidRPr="00826F39">
        <w:rPr>
          <w:rFonts w:ascii="Times New Roman" w:eastAsia="Times New Roman" w:hAnsi="Times New Roman" w:cs="Times New Roman"/>
          <w:bCs/>
          <w:sz w:val="24"/>
          <w:szCs w:val="24"/>
          <w:vertAlign w:val="subscript"/>
        </w:rPr>
        <w:t>4</w:t>
      </w:r>
      <w:r w:rsidRPr="001E13A0">
        <w:rPr>
          <w:rFonts w:ascii="Times New Roman" w:eastAsia="Times New Roman" w:hAnsi="Times New Roman" w:cs="Times New Roman"/>
          <w:bCs/>
          <w:sz w:val="24"/>
          <w:szCs w:val="24"/>
        </w:rPr>
        <w:t xml:space="preserve"> ebullition rates with the </w:t>
      </w:r>
      <w:r>
        <w:rPr>
          <w:rFonts w:ascii="Times New Roman" w:eastAsia="Times New Roman" w:hAnsi="Times New Roman" w:cs="Times New Roman"/>
          <w:bCs/>
          <w:sz w:val="24"/>
          <w:szCs w:val="24"/>
        </w:rPr>
        <w:t xml:space="preserve">static </w:t>
      </w:r>
      <w:r w:rsidRPr="001E13A0">
        <w:rPr>
          <w:rFonts w:ascii="Times New Roman" w:eastAsia="Times New Roman" w:hAnsi="Times New Roman" w:cs="Times New Roman"/>
          <w:bCs/>
          <w:sz w:val="24"/>
          <w:szCs w:val="24"/>
        </w:rPr>
        <w:t xml:space="preserve">1 July model </w:t>
      </w:r>
      <w:r>
        <w:rPr>
          <w:rFonts w:ascii="Times New Roman" w:eastAsia="Times New Roman" w:hAnsi="Times New Roman" w:cs="Times New Roman"/>
          <w:bCs/>
          <w:sz w:val="24"/>
          <w:szCs w:val="24"/>
        </w:rPr>
        <w:t>parameters</w:t>
      </w:r>
      <w:r w:rsidRPr="001E13A0">
        <w:rPr>
          <w:rFonts w:ascii="Times New Roman" w:eastAsia="Times New Roman" w:hAnsi="Times New Roman" w:cs="Times New Roman"/>
          <w:bCs/>
          <w:sz w:val="24"/>
          <w:szCs w:val="24"/>
        </w:rPr>
        <w:t xml:space="preserve"> over the </w:t>
      </w:r>
      <w:r>
        <w:rPr>
          <w:rFonts w:ascii="Times New Roman" w:eastAsia="Times New Roman" w:hAnsi="Times New Roman" w:cs="Times New Roman"/>
          <w:bCs/>
          <w:sz w:val="24"/>
          <w:szCs w:val="24"/>
        </w:rPr>
        <w:t>whole forecasting period</w:t>
      </w:r>
      <w:r w:rsidRPr="001E13A0">
        <w:rPr>
          <w:rFonts w:ascii="Times New Roman" w:eastAsia="Times New Roman" w:hAnsi="Times New Roman" w:cs="Times New Roman"/>
          <w:bCs/>
          <w:sz w:val="24"/>
          <w:szCs w:val="24"/>
        </w:rPr>
        <w:t>.</w:t>
      </w:r>
    </w:p>
    <w:p w14:paraId="228EEDFC" w14:textId="77777777" w:rsidR="00D512D8" w:rsidRDefault="00D512D8" w:rsidP="00D512D8">
      <w:pPr>
        <w:spacing w:after="0" w:line="240" w:lineRule="auto"/>
        <w:rPr>
          <w:rFonts w:ascii="Times New Roman" w:eastAsia="Times New Roman" w:hAnsi="Times New Roman" w:cs="Times New Roman"/>
          <w:bCs/>
          <w:sz w:val="24"/>
          <w:szCs w:val="24"/>
        </w:rPr>
      </w:pPr>
    </w:p>
    <w:p w14:paraId="604CADEB" w14:textId="77777777" w:rsidR="00D512D8" w:rsidRDefault="00D512D8" w:rsidP="00D512D8">
      <w:pPr>
        <w:rPr>
          <w:rFonts w:ascii="Times New Roman" w:eastAsia="Times New Roman" w:hAnsi="Times New Roman" w:cs="Times New Roman"/>
          <w:bCs/>
          <w:sz w:val="24"/>
          <w:szCs w:val="24"/>
        </w:rPr>
      </w:pPr>
    </w:p>
    <w:p w14:paraId="78B8F43F" w14:textId="77777777" w:rsidR="00D512D8" w:rsidRDefault="00D512D8" w:rsidP="00D512D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Supporting information</w:t>
      </w:r>
    </w:p>
    <w:p w14:paraId="6A7F19F5" w14:textId="77777777" w:rsidR="00D512D8" w:rsidRPr="002C7856" w:rsidRDefault="00D512D8" w:rsidP="00D512D8">
      <w:pPr>
        <w:spacing w:after="0" w:line="480" w:lineRule="auto"/>
        <w:jc w:val="center"/>
        <w:rPr>
          <w:rFonts w:ascii="Times New Roman" w:eastAsia="Times New Roman" w:hAnsi="Times New Roman" w:cs="Times New Roman"/>
          <w:b/>
          <w:sz w:val="24"/>
          <w:szCs w:val="24"/>
          <w:lang w:val="en-GB"/>
        </w:rPr>
      </w:pPr>
      <w:r w:rsidRPr="002C7856">
        <w:rPr>
          <w:rFonts w:ascii="Times New Roman" w:eastAsia="Times New Roman" w:hAnsi="Times New Roman" w:cs="Times New Roman"/>
          <w:b/>
          <w:sz w:val="24"/>
          <w:szCs w:val="24"/>
        </w:rPr>
        <w:t xml:space="preserve">Chapter V: </w:t>
      </w:r>
      <w:r w:rsidRPr="00A24DEF">
        <w:rPr>
          <w:rFonts w:ascii="Times New Roman" w:eastAsia="Times New Roman" w:hAnsi="Times New Roman" w:cs="Times New Roman"/>
          <w:b/>
          <w:sz w:val="24"/>
          <w:szCs w:val="24"/>
          <w:lang w:val="en-GB"/>
        </w:rPr>
        <w:t>Near-term, iterative forecasting suggests high predictability of reservoir methane ebullition at weekly time scales</w:t>
      </w:r>
    </w:p>
    <w:p w14:paraId="2913BC9F" w14:textId="77777777" w:rsidR="00D512D8" w:rsidRDefault="00D512D8" w:rsidP="00D512D8">
      <w:pPr>
        <w:spacing w:after="0" w:line="480" w:lineRule="auto"/>
        <w:rPr>
          <w:rFonts w:ascii="Times New Roman" w:eastAsia="Times New Roman" w:hAnsi="Times New Roman" w:cs="Times New Roman"/>
          <w:bCs/>
          <w:sz w:val="24"/>
          <w:szCs w:val="24"/>
          <w:lang w:val="en-GB"/>
        </w:rPr>
      </w:pPr>
    </w:p>
    <w:p w14:paraId="7537F9D3" w14:textId="77777777" w:rsidR="00D512D8" w:rsidRDefault="00D512D8" w:rsidP="00D512D8">
      <w:pPr>
        <w:spacing w:after="0" w:line="480" w:lineRule="auto"/>
        <w:rPr>
          <w:rFonts w:ascii="Times New Roman" w:eastAsia="Times New Roman" w:hAnsi="Times New Roman" w:cs="Times New Roman"/>
          <w:bCs/>
          <w:sz w:val="24"/>
          <w:szCs w:val="24"/>
          <w:vertAlign w:val="superscript"/>
          <w:lang w:val="en-GB"/>
        </w:rPr>
      </w:pPr>
      <w:r w:rsidRPr="002C7856">
        <w:rPr>
          <w:rFonts w:ascii="Times New Roman" w:eastAsia="Times New Roman" w:hAnsi="Times New Roman" w:cs="Times New Roman"/>
          <w:bCs/>
          <w:sz w:val="24"/>
          <w:szCs w:val="24"/>
          <w:lang w:val="en-GB"/>
        </w:rPr>
        <w:t>Ryan P. McClure</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R. Quinn Thomas</w:t>
      </w:r>
      <w:r w:rsidRPr="002C7856">
        <w:rPr>
          <w:rFonts w:ascii="Times New Roman" w:eastAsia="Times New Roman" w:hAnsi="Times New Roman" w:cs="Times New Roman"/>
          <w:bCs/>
          <w:sz w:val="24"/>
          <w:szCs w:val="24"/>
          <w:vertAlign w:val="superscript"/>
          <w:lang w:val="en-GB"/>
        </w:rPr>
        <w:t>2</w:t>
      </w:r>
      <w:r w:rsidRPr="002C7856">
        <w:rPr>
          <w:rFonts w:ascii="Times New Roman" w:eastAsia="Times New Roman" w:hAnsi="Times New Roman" w:cs="Times New Roman"/>
          <w:bCs/>
          <w:sz w:val="24"/>
          <w:szCs w:val="24"/>
          <w:lang w:val="en-GB"/>
        </w:rPr>
        <w:t>, Mary E. Lofton</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Whitney M. Woelmer</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xml:space="preserve"> and Cayelan C. Carey</w:t>
      </w:r>
      <w:r w:rsidRPr="002C7856">
        <w:rPr>
          <w:rFonts w:ascii="Times New Roman" w:eastAsia="Times New Roman" w:hAnsi="Times New Roman" w:cs="Times New Roman"/>
          <w:bCs/>
          <w:sz w:val="24"/>
          <w:szCs w:val="24"/>
          <w:vertAlign w:val="superscript"/>
          <w:lang w:val="en-GB"/>
        </w:rPr>
        <w:t>1</w:t>
      </w:r>
    </w:p>
    <w:p w14:paraId="7F77FA3A" w14:textId="77777777" w:rsidR="00D512D8" w:rsidRPr="002C7856" w:rsidRDefault="00D512D8" w:rsidP="00D512D8">
      <w:pPr>
        <w:spacing w:after="0" w:line="480" w:lineRule="auto"/>
        <w:rPr>
          <w:rFonts w:ascii="Times New Roman" w:eastAsia="Times New Roman" w:hAnsi="Times New Roman" w:cs="Times New Roman"/>
          <w:bCs/>
          <w:sz w:val="24"/>
          <w:szCs w:val="24"/>
          <w:lang w:val="en-GB"/>
        </w:rPr>
      </w:pPr>
    </w:p>
    <w:p w14:paraId="38C77689" w14:textId="77777777" w:rsidR="00D512D8" w:rsidRPr="002C7856" w:rsidRDefault="00D512D8" w:rsidP="00D512D8">
      <w:pPr>
        <w:spacing w:after="0" w:line="480" w:lineRule="auto"/>
        <w:rPr>
          <w:rFonts w:ascii="Times New Roman" w:eastAsia="Times New Roman" w:hAnsi="Times New Roman" w:cs="Times New Roman"/>
          <w:bCs/>
          <w:sz w:val="24"/>
          <w:szCs w:val="24"/>
        </w:rPr>
      </w:pP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rPr>
        <w:t>Department of Biological Sciences, Virginia Tech, Blacksburg, VA, 24061, USA</w:t>
      </w:r>
    </w:p>
    <w:p w14:paraId="571B3C29" w14:textId="77777777" w:rsidR="00D512D8" w:rsidRDefault="00D512D8" w:rsidP="00D512D8">
      <w:pPr>
        <w:spacing w:after="0" w:line="480" w:lineRule="auto"/>
        <w:rPr>
          <w:rFonts w:ascii="Times New Roman" w:eastAsia="Times New Roman" w:hAnsi="Times New Roman" w:cs="Times New Roman"/>
          <w:bCs/>
          <w:sz w:val="24"/>
          <w:szCs w:val="24"/>
        </w:rPr>
      </w:pPr>
      <w:r w:rsidRPr="002C7856">
        <w:rPr>
          <w:rFonts w:ascii="Times New Roman" w:eastAsia="Times New Roman" w:hAnsi="Times New Roman" w:cs="Times New Roman"/>
          <w:bCs/>
          <w:sz w:val="24"/>
          <w:szCs w:val="24"/>
          <w:vertAlign w:val="superscript"/>
          <w:lang w:val="en-GB"/>
        </w:rPr>
        <w:t>2</w:t>
      </w:r>
      <w:r w:rsidRPr="002C7856">
        <w:rPr>
          <w:rFonts w:ascii="Times New Roman" w:eastAsia="Times New Roman" w:hAnsi="Times New Roman" w:cs="Times New Roman"/>
          <w:bCs/>
          <w:sz w:val="24"/>
          <w:szCs w:val="24"/>
        </w:rPr>
        <w:t>Department of Forest Resources and Environmental Conservation, Virginia Tech, Blacksburg, VA, 24061, USA</w:t>
      </w:r>
    </w:p>
    <w:p w14:paraId="4ADFDB4B" w14:textId="77777777" w:rsidR="00D512D8" w:rsidRDefault="00D512D8" w:rsidP="00D512D8">
      <w:pPr>
        <w:spacing w:after="0" w:line="480" w:lineRule="auto"/>
        <w:rPr>
          <w:rFonts w:ascii="Times New Roman" w:eastAsia="Times New Roman" w:hAnsi="Times New Roman" w:cs="Times New Roman"/>
          <w:bCs/>
          <w:i/>
          <w:iCs/>
          <w:sz w:val="24"/>
          <w:szCs w:val="24"/>
        </w:rPr>
      </w:pPr>
    </w:p>
    <w:p w14:paraId="08ECA364" w14:textId="77777777" w:rsidR="00D512D8" w:rsidRPr="00150DC0" w:rsidRDefault="00D512D8" w:rsidP="00D512D8">
      <w:pPr>
        <w:spacing w:after="0" w:line="480" w:lineRule="auto"/>
        <w:rPr>
          <w:rFonts w:ascii="Times New Roman" w:eastAsia="Times New Roman" w:hAnsi="Times New Roman" w:cs="Times New Roman"/>
          <w:bCs/>
          <w:i/>
          <w:iCs/>
          <w:sz w:val="24"/>
          <w:szCs w:val="24"/>
        </w:rPr>
      </w:pPr>
      <w:r w:rsidRPr="00150DC0">
        <w:rPr>
          <w:rFonts w:ascii="Times New Roman" w:eastAsia="Times New Roman" w:hAnsi="Times New Roman" w:cs="Times New Roman"/>
          <w:bCs/>
          <w:i/>
          <w:iCs/>
          <w:sz w:val="24"/>
          <w:szCs w:val="24"/>
        </w:rPr>
        <w:t>Contents of this file</w:t>
      </w:r>
    </w:p>
    <w:p w14:paraId="7944F051"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Supporting </w:t>
      </w:r>
      <w:proofErr w:type="gramStart"/>
      <w:r>
        <w:rPr>
          <w:rFonts w:ascii="Times New Roman" w:eastAsia="Times New Roman" w:hAnsi="Times New Roman" w:cs="Times New Roman"/>
          <w:bCs/>
          <w:sz w:val="24"/>
          <w:szCs w:val="24"/>
        </w:rPr>
        <w:t>information</w:t>
      </w:r>
      <w:proofErr w:type="gramEnd"/>
      <w:r>
        <w:rPr>
          <w:rFonts w:ascii="Times New Roman" w:eastAsia="Times New Roman" w:hAnsi="Times New Roman" w:cs="Times New Roman"/>
          <w:bCs/>
          <w:sz w:val="24"/>
          <w:szCs w:val="24"/>
        </w:rPr>
        <w:t xml:space="preserve"> A</w:t>
      </w:r>
    </w:p>
    <w:p w14:paraId="64C44E15"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Supporting information B</w:t>
      </w:r>
    </w:p>
    <w:p w14:paraId="59F462CE"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Supporting information C</w:t>
      </w:r>
    </w:p>
    <w:p w14:paraId="0F7F5740"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Figures S1 to S4</w:t>
      </w:r>
    </w:p>
    <w:p w14:paraId="2342E0A2"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Equations 1 to 3</w:t>
      </w:r>
    </w:p>
    <w:p w14:paraId="57B06B09" w14:textId="77777777" w:rsidR="00D512D8" w:rsidRDefault="00D512D8" w:rsidP="00D512D8">
      <w:pPr>
        <w:spacing w:after="0" w:line="480" w:lineRule="auto"/>
        <w:rPr>
          <w:rFonts w:ascii="Times New Roman" w:eastAsia="Times New Roman" w:hAnsi="Times New Roman" w:cs="Times New Roman"/>
          <w:bCs/>
          <w:sz w:val="24"/>
          <w:szCs w:val="24"/>
        </w:rPr>
      </w:pPr>
    </w:p>
    <w:p w14:paraId="26071D5A" w14:textId="77777777" w:rsidR="00D512D8" w:rsidRDefault="00D512D8" w:rsidP="00D512D8">
      <w:pPr>
        <w:spacing w:after="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 xml:space="preserve">In preparation for submission to </w:t>
      </w:r>
      <w:proofErr w:type="spellStart"/>
      <w:r w:rsidRPr="002C7856">
        <w:rPr>
          <w:rFonts w:ascii="Times New Roman" w:eastAsia="Times New Roman" w:hAnsi="Times New Roman" w:cs="Times New Roman"/>
          <w:bCs/>
          <w:i/>
          <w:iCs/>
          <w:sz w:val="24"/>
          <w:szCs w:val="24"/>
        </w:rPr>
        <w:t>Biogeosciences</w:t>
      </w:r>
      <w:proofErr w:type="spellEnd"/>
    </w:p>
    <w:p w14:paraId="79FDBA71" w14:textId="77777777" w:rsidR="00D512D8" w:rsidRDefault="00D512D8" w:rsidP="00D512D8">
      <w:pPr>
        <w:spacing w:after="0" w:line="480" w:lineRule="auto"/>
        <w:rPr>
          <w:rFonts w:ascii="Times New Roman" w:eastAsia="Times New Roman" w:hAnsi="Times New Roman" w:cs="Times New Roman"/>
          <w:bCs/>
          <w:sz w:val="24"/>
          <w:szCs w:val="24"/>
        </w:rPr>
      </w:pPr>
    </w:p>
    <w:p w14:paraId="15E67C76"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464174A3" w14:textId="77777777" w:rsidR="00D512D8" w:rsidRPr="0015338C" w:rsidRDefault="00D512D8" w:rsidP="00D512D8">
      <w:pPr>
        <w:spacing w:after="0" w:line="480" w:lineRule="auto"/>
        <w:rPr>
          <w:rFonts w:ascii="Times New Roman" w:eastAsia="Times New Roman" w:hAnsi="Times New Roman" w:cs="Times New Roman"/>
          <w:sz w:val="24"/>
          <w:szCs w:val="24"/>
          <w:lang w:val="en-GB"/>
        </w:rPr>
      </w:pPr>
      <w:r w:rsidRPr="0015338C">
        <w:rPr>
          <w:rFonts w:ascii="Times New Roman" w:eastAsia="Times New Roman" w:hAnsi="Times New Roman" w:cs="Times New Roman"/>
          <w:iCs/>
          <w:sz w:val="24"/>
          <w:szCs w:val="24"/>
          <w:lang w:val="en-GB"/>
        </w:rPr>
        <w:lastRenderedPageBreak/>
        <w:t xml:space="preserve">Supporting </w:t>
      </w:r>
      <w:proofErr w:type="gramStart"/>
      <w:r w:rsidRPr="0015338C">
        <w:rPr>
          <w:rFonts w:ascii="Times New Roman" w:eastAsia="Times New Roman" w:hAnsi="Times New Roman" w:cs="Times New Roman"/>
          <w:iCs/>
          <w:sz w:val="24"/>
          <w:szCs w:val="24"/>
          <w:lang w:val="en-GB"/>
        </w:rPr>
        <w:t>information</w:t>
      </w:r>
      <w:proofErr w:type="gramEnd"/>
      <w:r w:rsidRPr="0015338C">
        <w:rPr>
          <w:rFonts w:ascii="Times New Roman" w:eastAsia="Times New Roman" w:hAnsi="Times New Roman" w:cs="Times New Roman"/>
          <w:iCs/>
          <w:sz w:val="24"/>
          <w:szCs w:val="24"/>
          <w:lang w:val="en-GB"/>
        </w:rPr>
        <w:t xml:space="preserve"> A: Details of the sediment-water interface (SWI) temperature scaling model and </w:t>
      </w:r>
      <w:r w:rsidRPr="0015338C">
        <w:rPr>
          <w:rFonts w:ascii="Times New Roman" w:eastAsia="Times New Roman" w:hAnsi="Times New Roman" w:cs="Times New Roman"/>
          <w:sz w:val="24"/>
          <w:szCs w:val="24"/>
          <w:lang w:val="en-GB"/>
        </w:rPr>
        <w:t>manual data collection procedures for the HOBO temperature loggers, SWI transect-level scaling, and relationship between the dam temperature sensors and the upstream SWI temperatures.</w:t>
      </w:r>
    </w:p>
    <w:p w14:paraId="58246CC7" w14:textId="77777777" w:rsidR="00D512D8" w:rsidRPr="007D088D" w:rsidRDefault="00D512D8" w:rsidP="00D512D8">
      <w:pPr>
        <w:spacing w:after="0" w:line="480" w:lineRule="auto"/>
        <w:ind w:firstLine="720"/>
        <w:rPr>
          <w:rFonts w:ascii="Times New Roman" w:eastAsia="Times New Roman" w:hAnsi="Times New Roman" w:cs="Times New Roman"/>
          <w:bCs/>
          <w:sz w:val="24"/>
          <w:szCs w:val="24"/>
        </w:rPr>
      </w:pPr>
      <w:r w:rsidRPr="007D088D">
        <w:rPr>
          <w:rFonts w:ascii="Times New Roman" w:eastAsia="Times New Roman" w:hAnsi="Times New Roman" w:cs="Times New Roman"/>
          <w:bCs/>
          <w:sz w:val="24"/>
          <w:szCs w:val="24"/>
        </w:rPr>
        <w:t>The temperature scaling model consisted of a first-order linear model:</w:t>
      </w:r>
    </w:p>
    <w:p w14:paraId="086DE6C9" w14:textId="77777777" w:rsidR="00D512D8" w:rsidRPr="007D088D" w:rsidRDefault="00D512D8" w:rsidP="00D512D8">
      <w:pPr>
        <w:spacing w:after="0" w:line="480" w:lineRule="auto"/>
        <w:rPr>
          <w:rFonts w:ascii="Times New Roman" w:eastAsia="Times New Roman" w:hAnsi="Times New Roman" w:cs="Times New Roman"/>
          <w:bCs/>
          <w:sz w:val="24"/>
          <w:szCs w:val="24"/>
        </w:rPr>
      </w:pPr>
    </w:p>
    <w:p w14:paraId="7B3B7459" w14:textId="77777777" w:rsidR="00D512D8" w:rsidRDefault="00E054E9" w:rsidP="00D512D8">
      <w:pPr>
        <w:spacing w:after="0" w:line="480" w:lineRule="auto"/>
        <w:rPr>
          <w:rFonts w:ascii="Times New Roman" w:eastAsia="Times New Roman" w:hAnsi="Times New Roman" w:cs="Times New Roman"/>
          <w:bCs/>
          <w:sz w:val="24"/>
          <w:szCs w:val="24"/>
        </w:rPr>
      </w:pP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d>
          <m:dPr>
            <m:ctrlPr>
              <w:rPr>
                <w:rFonts w:ascii="Cambria Math" w:eastAsia="Times New Roman" w:hAnsi="Cambria Math" w:cs="Times New Roman"/>
                <w:bCs/>
                <w:i/>
                <w:sz w:val="24"/>
                <w:szCs w:val="24"/>
              </w:rPr>
            </m:ctrlPr>
          </m:dPr>
          <m:e>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FT</m:t>
                </m:r>
              </m:e>
              <m:sub>
                <m:r>
                  <w:rPr>
                    <w:rFonts w:ascii="Cambria Math" w:eastAsia="Times New Roman" w:hAnsi="Cambria Math" w:cs="Times New Roman"/>
                    <w:sz w:val="24"/>
                    <w:szCs w:val="24"/>
                  </w:rPr>
                  <m:t>t+1</m:t>
                </m:r>
              </m:sub>
            </m:sSub>
          </m:e>
        </m:d>
        <m:r>
          <w:rPr>
            <w:rFonts w:ascii="Cambria Math" w:eastAsia="Times New Roman" w:hAnsi="Cambria Math" w:cs="Times New Roman"/>
            <w:sz w:val="24"/>
            <w:szCs w:val="24"/>
          </w:rPr>
          <m:t>+ɛ</m:t>
        </m:r>
      </m:oMath>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t>Eqn. S1</w:t>
      </w:r>
    </w:p>
    <w:p w14:paraId="32EB778A" w14:textId="77777777" w:rsidR="00D512D8" w:rsidRPr="007D088D" w:rsidRDefault="00D512D8" w:rsidP="00D512D8">
      <w:pPr>
        <w:spacing w:after="0" w:line="480" w:lineRule="auto"/>
        <w:rPr>
          <w:rFonts w:ascii="Times New Roman" w:eastAsia="Times New Roman" w:hAnsi="Times New Roman" w:cs="Times New Roman"/>
          <w:bCs/>
          <w:sz w:val="24"/>
          <w:szCs w:val="24"/>
        </w:rPr>
      </w:pPr>
    </w:p>
    <w:p w14:paraId="0E55B0B1" w14:textId="77777777" w:rsidR="00D512D8" w:rsidRPr="007D088D" w:rsidRDefault="00D512D8" w:rsidP="00D512D8">
      <w:pPr>
        <w:spacing w:after="0" w:line="480" w:lineRule="auto"/>
        <w:rPr>
          <w:rFonts w:ascii="Times New Roman" w:eastAsia="Times New Roman" w:hAnsi="Times New Roman" w:cs="Times New Roman"/>
          <w:bCs/>
          <w:sz w:val="24"/>
          <w:szCs w:val="24"/>
        </w:rPr>
      </w:pPr>
      <w:r w:rsidRPr="007D088D">
        <w:rPr>
          <w:rFonts w:ascii="Times New Roman" w:eastAsia="Times New Roman" w:hAnsi="Times New Roman" w:cs="Times New Roman"/>
          <w:bCs/>
          <w:sz w:val="24"/>
          <w:szCs w:val="24"/>
        </w:rPr>
        <w:t xml:space="preserve">where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Pr="007D088D">
        <w:rPr>
          <w:rFonts w:ascii="Times New Roman" w:eastAsia="Times New Roman" w:hAnsi="Times New Roman" w:cs="Times New Roman"/>
          <w:bCs/>
          <w:sz w:val="24"/>
          <w:szCs w:val="24"/>
        </w:rPr>
        <w:t xml:space="preserve"> is the forecasted upstream transect SWI temperature until the next sampling date,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FT</m:t>
            </m:r>
          </m:e>
          <m:sub>
            <m:r>
              <w:rPr>
                <w:rFonts w:ascii="Cambria Math" w:eastAsia="Times New Roman" w:hAnsi="Cambria Math" w:cs="Times New Roman"/>
                <w:sz w:val="24"/>
                <w:szCs w:val="24"/>
              </w:rPr>
              <m:t>t+1</m:t>
            </m:r>
          </m:sub>
        </m:sSub>
      </m:oMath>
      <w:r w:rsidRPr="007D088D">
        <w:rPr>
          <w:rFonts w:ascii="Times New Roman" w:eastAsia="Times New Roman" w:hAnsi="Times New Roman" w:cs="Times New Roman"/>
          <w:bCs/>
          <w:sz w:val="24"/>
          <w:szCs w:val="24"/>
        </w:rPr>
        <w:t xml:space="preserve"> represents the </w:t>
      </w:r>
      <w:r>
        <w:rPr>
          <w:rFonts w:ascii="Times New Roman" w:eastAsia="Times New Roman" w:hAnsi="Times New Roman" w:cs="Times New Roman"/>
          <w:bCs/>
          <w:sz w:val="24"/>
          <w:szCs w:val="24"/>
        </w:rPr>
        <w:t xml:space="preserve">mean forecasted temperatures of </w:t>
      </w:r>
      <w:r w:rsidRPr="007D088D">
        <w:rPr>
          <w:rFonts w:ascii="Times New Roman" w:eastAsia="Times New Roman" w:hAnsi="Times New Roman" w:cs="Times New Roman"/>
          <w:bCs/>
          <w:sz w:val="24"/>
          <w:szCs w:val="24"/>
        </w:rPr>
        <w:t>2.3, 2.6, and 3.0</w:t>
      </w:r>
      <w:r>
        <w:rPr>
          <w:rFonts w:ascii="Times New Roman" w:eastAsia="Times New Roman" w:hAnsi="Times New Roman" w:cs="Times New Roman"/>
          <w:bCs/>
          <w:sz w:val="24"/>
          <w:szCs w:val="24"/>
        </w:rPr>
        <w:t xml:space="preserve"> </w:t>
      </w:r>
      <w:r w:rsidRPr="007D088D">
        <w:rPr>
          <w:rFonts w:ascii="Times New Roman" w:eastAsia="Times New Roman" w:hAnsi="Times New Roman" w:cs="Times New Roman"/>
          <w:bCs/>
          <w:sz w:val="24"/>
          <w:szCs w:val="24"/>
        </w:rPr>
        <w:t>m</w:t>
      </w:r>
      <w:r>
        <w:rPr>
          <w:rFonts w:ascii="Times New Roman" w:eastAsia="Times New Roman" w:hAnsi="Times New Roman" w:cs="Times New Roman"/>
          <w:bCs/>
          <w:sz w:val="24"/>
          <w:szCs w:val="24"/>
        </w:rPr>
        <w:t xml:space="preserve"> </w:t>
      </w:r>
      <w:r w:rsidRPr="007D088D">
        <w:rPr>
          <w:rFonts w:ascii="Times New Roman" w:eastAsia="Times New Roman" w:hAnsi="Times New Roman" w:cs="Times New Roman"/>
          <w:bCs/>
          <w:sz w:val="24"/>
          <w:szCs w:val="24"/>
        </w:rPr>
        <w:t>from FLARE, and</w:t>
      </w:r>
      <w:r>
        <w:rPr>
          <w:rFonts w:ascii="Times New Roman" w:eastAsia="Times New Roman" w:hAnsi="Times New Roman" w:cs="Times New Roman"/>
          <w:bCs/>
          <w:sz w:val="24"/>
          <w:szCs w:val="24"/>
        </w:rPr>
        <w:t xml:space="preserve"> </w:t>
      </w:r>
      <m:oMath>
        <m:r>
          <w:rPr>
            <w:rFonts w:ascii="Cambria Math" w:eastAsia="Times New Roman" w:hAnsi="Cambria Math" w:cs="Times New Roman"/>
            <w:sz w:val="24"/>
            <w:szCs w:val="24"/>
          </w:rPr>
          <m:t>ɛ</m:t>
        </m:r>
      </m:oMath>
      <w:r w:rsidRPr="007D088D">
        <w:rPr>
          <w:rFonts w:ascii="Times New Roman" w:eastAsia="Times New Roman" w:hAnsi="Times New Roman" w:cs="Times New Roman"/>
          <w:bCs/>
          <w:sz w:val="24"/>
          <w:szCs w:val="24"/>
        </w:rPr>
        <w:t xml:space="preserve"> represented random process noise added to the model</w:t>
      </w:r>
      <w:r>
        <w:rPr>
          <w:rFonts w:ascii="Times New Roman" w:eastAsia="Times New Roman" w:hAnsi="Times New Roman" w:cs="Times New Roman"/>
          <w:bCs/>
          <w:sz w:val="24"/>
          <w:szCs w:val="24"/>
        </w:rPr>
        <w:t xml:space="preserve"> </w:t>
      </w:r>
      <w:r w:rsidRPr="009B2859">
        <w:rPr>
          <w:rFonts w:ascii="Times New Roman" w:eastAsia="Times New Roman" w:hAnsi="Times New Roman" w:cs="Times New Roman"/>
          <w:sz w:val="24"/>
          <w:szCs w:val="24"/>
        </w:rPr>
        <w:t xml:space="preserve">(i.e., </w:t>
      </w:r>
      <m:oMath>
        <m:r>
          <w:rPr>
            <w:rFonts w:ascii="Cambria Math" w:eastAsia="Times New Roman" w:hAnsi="Cambria Math" w:cs="Times New Roman"/>
            <w:sz w:val="24"/>
            <w:szCs w:val="24"/>
            <w:lang w:val="en-GB"/>
          </w:rPr>
          <m:t>ɛ ~ N</m:t>
        </m:r>
        <m:d>
          <m:dPr>
            <m:ctrlPr>
              <w:rPr>
                <w:rFonts w:ascii="Cambria Math" w:eastAsia="Times New Roman" w:hAnsi="Cambria Math" w:cs="Times New Roman"/>
                <w:i/>
                <w:sz w:val="24"/>
                <w:szCs w:val="24"/>
                <w:lang w:val="en-GB"/>
              </w:rPr>
            </m:ctrlPr>
          </m:dPr>
          <m:e>
            <m:r>
              <w:rPr>
                <w:rFonts w:ascii="Cambria Math" w:eastAsia="Times New Roman" w:hAnsi="Cambria Math" w:cs="Times New Roman"/>
                <w:sz w:val="24"/>
                <w:szCs w:val="24"/>
                <w:lang w:val="en-GB"/>
              </w:rPr>
              <m:t>0, sigma</m:t>
            </m:r>
          </m:e>
        </m:d>
      </m:oMath>
      <w:r w:rsidRPr="009B2859">
        <w:rPr>
          <w:rFonts w:ascii="Times New Roman" w:eastAsia="Times New Roman" w:hAnsi="Times New Roman" w:cs="Times New Roman"/>
          <w:sz w:val="24"/>
          <w:szCs w:val="24"/>
          <w:lang w:val="en-GB"/>
        </w:rPr>
        <w:t xml:space="preserve">, where </w:t>
      </w:r>
      <m:oMath>
        <m:r>
          <w:rPr>
            <w:rFonts w:ascii="Cambria Math" w:eastAsia="Times New Roman" w:hAnsi="Cambria Math" w:cs="Times New Roman"/>
            <w:sz w:val="24"/>
            <w:szCs w:val="24"/>
            <w:lang w:val="en-GB"/>
          </w:rPr>
          <m:t>sigma</m:t>
        </m:r>
      </m:oMath>
      <w:r w:rsidRPr="009B2859">
        <w:rPr>
          <w:rFonts w:ascii="Times New Roman" w:eastAsia="Times New Roman" w:hAnsi="Times New Roman" w:cs="Times New Roman"/>
          <w:sz w:val="24"/>
          <w:szCs w:val="24"/>
          <w:lang w:val="en-GB"/>
        </w:rPr>
        <w:t xml:space="preserve"> is the standard deviation on the priors)</w:t>
      </w:r>
      <w:r w:rsidRPr="007D088D">
        <w:rPr>
          <w:rFonts w:ascii="Times New Roman" w:eastAsia="Times New Roman" w:hAnsi="Times New Roman" w:cs="Times New Roman"/>
          <w:bCs/>
          <w:sz w:val="24"/>
          <w:szCs w:val="24"/>
        </w:rPr>
        <w:t xml:space="preserve">. The </w:t>
      </w:r>
      <w:r>
        <w:rPr>
          <w:rFonts w:ascii="Times New Roman" w:eastAsia="Times New Roman" w:hAnsi="Times New Roman" w:cs="Times New Roman"/>
          <w:bCs/>
          <w:sz w:val="24"/>
          <w:szCs w:val="24"/>
        </w:rPr>
        <w:t xml:space="preserve">original parameter </w:t>
      </w:r>
      <w:r w:rsidRPr="007D088D">
        <w:rPr>
          <w:rFonts w:ascii="Times New Roman" w:eastAsia="Times New Roman" w:hAnsi="Times New Roman" w:cs="Times New Roman"/>
          <w:bCs/>
          <w:sz w:val="24"/>
          <w:szCs w:val="24"/>
        </w:rPr>
        <w:t xml:space="preserve">estimates of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oMath>
      <w:r w:rsidRPr="007D088D">
        <w:rPr>
          <w:rFonts w:ascii="Times New Roman" w:eastAsia="Times New Roman" w:hAnsi="Times New Roman" w:cs="Times New Roman"/>
          <w:bCs/>
          <w:sz w:val="24"/>
          <w:szCs w:val="24"/>
        </w:rPr>
        <w:t xml:space="preserve"> and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sidRPr="007D088D">
        <w:rPr>
          <w:rFonts w:ascii="Times New Roman" w:eastAsia="Times New Roman" w:hAnsi="Times New Roman" w:cs="Times New Roman"/>
          <w:bCs/>
          <w:sz w:val="24"/>
          <w:szCs w:val="24"/>
        </w:rPr>
        <w:t xml:space="preserve"> were fitted from temperature observations </w:t>
      </w:r>
      <w:r>
        <w:rPr>
          <w:rFonts w:ascii="Times New Roman" w:eastAsia="Times New Roman" w:hAnsi="Times New Roman" w:cs="Times New Roman"/>
          <w:bCs/>
          <w:sz w:val="24"/>
          <w:szCs w:val="24"/>
        </w:rPr>
        <w:t xml:space="preserve">that were measured at the dam site and the SWI transect site </w:t>
      </w:r>
      <w:r w:rsidRPr="007D088D">
        <w:rPr>
          <w:rFonts w:ascii="Times New Roman" w:eastAsia="Times New Roman" w:hAnsi="Times New Roman" w:cs="Times New Roman"/>
          <w:bCs/>
          <w:sz w:val="24"/>
          <w:szCs w:val="24"/>
        </w:rPr>
        <w:t xml:space="preserve">between 11 July </w:t>
      </w:r>
      <w:r>
        <w:rPr>
          <w:rFonts w:ascii="Times New Roman" w:eastAsia="Times New Roman" w:hAnsi="Times New Roman" w:cs="Times New Roman"/>
          <w:bCs/>
          <w:sz w:val="24"/>
          <w:szCs w:val="24"/>
        </w:rPr>
        <w:t>to</w:t>
      </w:r>
      <w:r w:rsidRPr="007D088D">
        <w:rPr>
          <w:rFonts w:ascii="Times New Roman" w:eastAsia="Times New Roman" w:hAnsi="Times New Roman" w:cs="Times New Roman"/>
          <w:bCs/>
          <w:sz w:val="24"/>
          <w:szCs w:val="24"/>
        </w:rPr>
        <w:t xml:space="preserve"> 30 October 2018</w:t>
      </w:r>
      <w:r>
        <w:rPr>
          <w:rFonts w:ascii="Times New Roman" w:eastAsia="Times New Roman" w:hAnsi="Times New Roman" w:cs="Times New Roman"/>
          <w:bCs/>
          <w:sz w:val="24"/>
          <w:szCs w:val="24"/>
        </w:rPr>
        <w:t>, 27 May to 24 June 2019,</w:t>
      </w:r>
      <w:r w:rsidRPr="007D088D">
        <w:rPr>
          <w:rFonts w:ascii="Times New Roman" w:eastAsia="Times New Roman" w:hAnsi="Times New Roman" w:cs="Times New Roman"/>
          <w:bCs/>
          <w:sz w:val="24"/>
          <w:szCs w:val="24"/>
        </w:rPr>
        <w:t xml:space="preserve"> and then updated via sequential data assimilation during the 2019 forecasting period</w:t>
      </w:r>
      <w:r>
        <w:rPr>
          <w:rFonts w:ascii="Times New Roman" w:eastAsia="Times New Roman" w:hAnsi="Times New Roman" w:cs="Times New Roman"/>
          <w:bCs/>
          <w:sz w:val="24"/>
          <w:szCs w:val="24"/>
        </w:rPr>
        <w:t xml:space="preserve"> (1 July – 7 November; Figure S5).</w:t>
      </w:r>
    </w:p>
    <w:p w14:paraId="08683BB0" w14:textId="77777777" w:rsidR="00D512D8" w:rsidRPr="007D088D" w:rsidRDefault="00D512D8" w:rsidP="00D512D8">
      <w:pPr>
        <w:spacing w:after="0" w:line="480" w:lineRule="auto"/>
        <w:ind w:firstLine="720"/>
        <w:rPr>
          <w:rFonts w:ascii="Times New Roman" w:eastAsia="Times New Roman" w:hAnsi="Times New Roman" w:cs="Times New Roman"/>
          <w:bCs/>
          <w:sz w:val="24"/>
          <w:szCs w:val="24"/>
          <w:lang w:val="en-GB"/>
        </w:rPr>
      </w:pPr>
      <w:r w:rsidRPr="007D088D">
        <w:rPr>
          <w:rFonts w:ascii="Times New Roman" w:eastAsia="Times New Roman" w:hAnsi="Times New Roman" w:cs="Times New Roman"/>
          <w:bCs/>
          <w:sz w:val="24"/>
          <w:szCs w:val="24"/>
          <w:lang w:val="en-GB"/>
        </w:rPr>
        <w:t>We collected water temperature data at the SWI below each ebullition trap during the training period</w:t>
      </w:r>
      <w:r>
        <w:rPr>
          <w:rFonts w:ascii="Times New Roman" w:eastAsia="Times New Roman" w:hAnsi="Times New Roman" w:cs="Times New Roman"/>
          <w:bCs/>
          <w:sz w:val="24"/>
          <w:szCs w:val="24"/>
          <w:lang w:val="en-GB"/>
        </w:rPr>
        <w:t xml:space="preserve"> (</w:t>
      </w:r>
      <w:r w:rsidRPr="007D088D">
        <w:rPr>
          <w:rFonts w:ascii="Times New Roman" w:eastAsia="Times New Roman" w:hAnsi="Times New Roman" w:cs="Times New Roman"/>
          <w:bCs/>
          <w:sz w:val="24"/>
          <w:szCs w:val="24"/>
        </w:rPr>
        <w:t xml:space="preserve">11 July </w:t>
      </w:r>
      <w:r>
        <w:rPr>
          <w:rFonts w:ascii="Times New Roman" w:eastAsia="Times New Roman" w:hAnsi="Times New Roman" w:cs="Times New Roman"/>
          <w:bCs/>
          <w:sz w:val="24"/>
          <w:szCs w:val="24"/>
        </w:rPr>
        <w:t>to</w:t>
      </w:r>
      <w:r w:rsidRPr="007D088D">
        <w:rPr>
          <w:rFonts w:ascii="Times New Roman" w:eastAsia="Times New Roman" w:hAnsi="Times New Roman" w:cs="Times New Roman"/>
          <w:bCs/>
          <w:sz w:val="24"/>
          <w:szCs w:val="24"/>
        </w:rPr>
        <w:t xml:space="preserve"> 30 October 2018</w:t>
      </w:r>
      <w:r>
        <w:rPr>
          <w:rFonts w:ascii="Times New Roman" w:eastAsia="Times New Roman" w:hAnsi="Times New Roman" w:cs="Times New Roman"/>
          <w:bCs/>
          <w:sz w:val="24"/>
          <w:szCs w:val="24"/>
        </w:rPr>
        <w:t xml:space="preserve"> and 27 May to 24 June 2019</w:t>
      </w:r>
      <w:r>
        <w:rPr>
          <w:rFonts w:ascii="Times New Roman" w:eastAsia="Times New Roman" w:hAnsi="Times New Roman" w:cs="Times New Roman"/>
          <w:bCs/>
          <w:sz w:val="24"/>
          <w:szCs w:val="24"/>
          <w:lang w:val="en-GB"/>
        </w:rPr>
        <w:t>)</w:t>
      </w:r>
      <w:r w:rsidRPr="007D088D">
        <w:rPr>
          <w:rFonts w:ascii="Times New Roman" w:eastAsia="Times New Roman" w:hAnsi="Times New Roman" w:cs="Times New Roman"/>
          <w:bCs/>
          <w:sz w:val="24"/>
          <w:szCs w:val="24"/>
          <w:lang w:val="en-GB"/>
        </w:rPr>
        <w:t xml:space="preserve"> and forecasting period</w:t>
      </w:r>
      <w:r>
        <w:rPr>
          <w:rFonts w:ascii="Times New Roman" w:eastAsia="Times New Roman" w:hAnsi="Times New Roman" w:cs="Times New Roman"/>
          <w:bCs/>
          <w:sz w:val="24"/>
          <w:szCs w:val="24"/>
          <w:lang w:val="en-GB"/>
        </w:rPr>
        <w:t xml:space="preserve"> (</w:t>
      </w:r>
      <w:r>
        <w:rPr>
          <w:rFonts w:ascii="Times New Roman" w:eastAsia="Times New Roman" w:hAnsi="Times New Roman" w:cs="Times New Roman"/>
          <w:bCs/>
          <w:sz w:val="24"/>
          <w:szCs w:val="24"/>
        </w:rPr>
        <w:t>1 July – 7 November)</w:t>
      </w:r>
      <w:r w:rsidRPr="007D088D">
        <w:rPr>
          <w:rFonts w:ascii="Times New Roman" w:eastAsia="Times New Roman" w:hAnsi="Times New Roman" w:cs="Times New Roman"/>
          <w:bCs/>
          <w:sz w:val="24"/>
          <w:szCs w:val="24"/>
          <w:lang w:val="en-GB"/>
        </w:rPr>
        <w:t>. We deployed one temperature logger (HOBO Pendant Temperature/Light Data Logger, Bourne, MA, USA) below each of the n=4 ebullition traps. All temperature loggers recorded data on 10-minute intervals. The loggers were attached to a stainless-steel weight and a nylon string to hold them at the sediments ~</w:t>
      </w:r>
      <w:r>
        <w:rPr>
          <w:rFonts w:ascii="Times New Roman" w:eastAsia="Times New Roman" w:hAnsi="Times New Roman" w:cs="Times New Roman"/>
          <w:bCs/>
          <w:sz w:val="24"/>
          <w:szCs w:val="24"/>
          <w:lang w:val="en-GB"/>
        </w:rPr>
        <w:t>1.0</w:t>
      </w:r>
      <w:r w:rsidRPr="007D088D">
        <w:rPr>
          <w:rFonts w:ascii="Times New Roman" w:eastAsia="Times New Roman" w:hAnsi="Times New Roman" w:cs="Times New Roman"/>
          <w:bCs/>
          <w:sz w:val="24"/>
          <w:szCs w:val="24"/>
          <w:lang w:val="en-GB"/>
        </w:rPr>
        <w:t xml:space="preserve"> m horizontally away from each ebullition trap to prevent disturbance of sediments under the traps. On every CH</w:t>
      </w:r>
      <w:r w:rsidRPr="00C70253">
        <w:rPr>
          <w:rFonts w:ascii="Times New Roman" w:eastAsia="Times New Roman" w:hAnsi="Times New Roman" w:cs="Times New Roman"/>
          <w:bCs/>
          <w:sz w:val="24"/>
          <w:szCs w:val="24"/>
          <w:vertAlign w:val="subscript"/>
          <w:lang w:val="en-GB"/>
        </w:rPr>
        <w:t>4</w:t>
      </w:r>
      <w:r w:rsidRPr="007D088D">
        <w:rPr>
          <w:rFonts w:ascii="Times New Roman" w:eastAsia="Times New Roman" w:hAnsi="Times New Roman" w:cs="Times New Roman"/>
          <w:bCs/>
          <w:sz w:val="24"/>
          <w:szCs w:val="24"/>
          <w:lang w:val="en-GB"/>
        </w:rPr>
        <w:t xml:space="preserve"> ebullition sampling day (Supporting </w:t>
      </w:r>
      <w:r>
        <w:rPr>
          <w:rFonts w:ascii="Times New Roman" w:eastAsia="Times New Roman" w:hAnsi="Times New Roman" w:cs="Times New Roman"/>
          <w:bCs/>
          <w:sz w:val="24"/>
          <w:szCs w:val="24"/>
          <w:lang w:val="en-GB"/>
        </w:rPr>
        <w:t>i</w:t>
      </w:r>
      <w:r w:rsidRPr="007D088D">
        <w:rPr>
          <w:rFonts w:ascii="Times New Roman" w:eastAsia="Times New Roman" w:hAnsi="Times New Roman" w:cs="Times New Roman"/>
          <w:bCs/>
          <w:sz w:val="24"/>
          <w:szCs w:val="24"/>
          <w:lang w:val="en-GB"/>
        </w:rPr>
        <w:t xml:space="preserve">nformation B), we simultaneously pulled the temperature </w:t>
      </w:r>
      <w:r w:rsidRPr="007D088D">
        <w:rPr>
          <w:rFonts w:ascii="Times New Roman" w:eastAsia="Times New Roman" w:hAnsi="Times New Roman" w:cs="Times New Roman"/>
          <w:bCs/>
          <w:sz w:val="24"/>
          <w:szCs w:val="24"/>
          <w:lang w:val="en-GB"/>
        </w:rPr>
        <w:lastRenderedPageBreak/>
        <w:t xml:space="preserve">logger at the trap to the surface and downloaded the data since the previous sampling. The temperature loggers were downloaded using </w:t>
      </w:r>
      <w:proofErr w:type="spellStart"/>
      <w:r w:rsidRPr="007D088D">
        <w:rPr>
          <w:rFonts w:ascii="Times New Roman" w:eastAsia="Times New Roman" w:hAnsi="Times New Roman" w:cs="Times New Roman"/>
          <w:bCs/>
          <w:sz w:val="24"/>
          <w:szCs w:val="24"/>
          <w:lang w:val="en-GB"/>
        </w:rPr>
        <w:t>HOBOware</w:t>
      </w:r>
      <w:proofErr w:type="spellEnd"/>
      <w:r w:rsidRPr="007D088D">
        <w:rPr>
          <w:rFonts w:ascii="Times New Roman" w:eastAsia="Times New Roman" w:hAnsi="Times New Roman" w:cs="Times New Roman"/>
          <w:bCs/>
          <w:sz w:val="24"/>
          <w:szCs w:val="24"/>
          <w:lang w:val="en-GB"/>
        </w:rPr>
        <w:t xml:space="preserve"> version 3.7.13.  </w:t>
      </w:r>
    </w:p>
    <w:p w14:paraId="21C68A0F" w14:textId="77777777" w:rsidR="00D512D8" w:rsidRPr="007D088D" w:rsidRDefault="00D512D8" w:rsidP="00D512D8">
      <w:pPr>
        <w:spacing w:after="0" w:line="480" w:lineRule="auto"/>
        <w:ind w:firstLine="720"/>
        <w:rPr>
          <w:rFonts w:ascii="Times New Roman" w:eastAsia="Times New Roman" w:hAnsi="Times New Roman" w:cs="Times New Roman"/>
          <w:b/>
          <w:bCs/>
          <w:sz w:val="24"/>
          <w:szCs w:val="24"/>
          <w:lang w:val="en-GB"/>
        </w:rPr>
      </w:pPr>
      <w:r w:rsidRPr="007D088D">
        <w:rPr>
          <w:rFonts w:ascii="Times New Roman" w:eastAsia="Times New Roman" w:hAnsi="Times New Roman" w:cs="Times New Roman"/>
          <w:bCs/>
          <w:sz w:val="24"/>
          <w:szCs w:val="24"/>
          <w:lang w:val="en-GB"/>
        </w:rPr>
        <w:t xml:space="preserve">We calculated the daily observed SWI temperature separately for each trap and then averaged the rates from the SWI temperatures measured below all four traps within the transect to determine a mean daily transect SWI temperature. We aggregated the upstream transect data together to match FLARE’s dam site water temperature observations and forecasts, which were also just for one site. The dam site temperature data were downloaded the same day that the SWI temperature loggers were downloaded in FCR and available at Carey et al. (2020). </w:t>
      </w:r>
    </w:p>
    <w:p w14:paraId="58AB20FD" w14:textId="77777777" w:rsidR="00D512D8" w:rsidRDefault="00D512D8" w:rsidP="00D512D8">
      <w:pPr>
        <w:spacing w:after="0" w:line="480" w:lineRule="auto"/>
        <w:ind w:firstLine="720"/>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 xml:space="preserve">Like the data assimilation steps described in the main body of the text, the model parameter estimates were updated iteratively when new data were available. </w:t>
      </w:r>
      <w:r w:rsidRPr="007D088D">
        <w:rPr>
          <w:rFonts w:ascii="Times New Roman" w:eastAsia="Times New Roman" w:hAnsi="Times New Roman" w:cs="Times New Roman"/>
          <w:bCs/>
          <w:sz w:val="24"/>
          <w:szCs w:val="24"/>
          <w:lang w:val="en-GB"/>
        </w:rPr>
        <w:t>Before the next ebullition forecasts were generated, the previous week of daily water temperature data from the dam site platform and upstream were</w:t>
      </w:r>
      <w:r>
        <w:rPr>
          <w:rFonts w:ascii="Times New Roman" w:eastAsia="Times New Roman" w:hAnsi="Times New Roman" w:cs="Times New Roman"/>
          <w:bCs/>
          <w:sz w:val="24"/>
          <w:szCs w:val="24"/>
          <w:lang w:val="en-GB"/>
        </w:rPr>
        <w:t xml:space="preserve"> appended</w:t>
      </w:r>
      <w:r w:rsidRPr="007D088D">
        <w:rPr>
          <w:rFonts w:ascii="Times New Roman" w:eastAsia="Times New Roman" w:hAnsi="Times New Roman" w:cs="Times New Roman"/>
          <w:bCs/>
          <w:sz w:val="24"/>
          <w:szCs w:val="24"/>
          <w:lang w:val="en-GB"/>
        </w:rPr>
        <w:t xml:space="preserve"> </w:t>
      </w:r>
      <w:r w:rsidRPr="00B40422">
        <w:rPr>
          <w:rFonts w:ascii="Times New Roman" w:eastAsia="Times New Roman" w:hAnsi="Times New Roman" w:cs="Times New Roman"/>
          <w:bCs/>
          <w:sz w:val="24"/>
          <w:szCs w:val="24"/>
          <w:lang w:val="en-GB"/>
        </w:rPr>
        <w:t xml:space="preserve">to the dataset of previous observations </w:t>
      </w:r>
      <w:r>
        <w:rPr>
          <w:rFonts w:ascii="Times New Roman" w:eastAsia="Times New Roman" w:hAnsi="Times New Roman" w:cs="Times New Roman"/>
          <w:bCs/>
          <w:sz w:val="24"/>
          <w:szCs w:val="24"/>
          <w:lang w:val="en-GB"/>
        </w:rPr>
        <w:t xml:space="preserve">and </w:t>
      </w:r>
      <w:r w:rsidRPr="00B40422">
        <w:rPr>
          <w:rFonts w:ascii="Times New Roman" w:eastAsia="Times New Roman" w:hAnsi="Times New Roman" w:cs="Times New Roman"/>
          <w:bCs/>
          <w:sz w:val="24"/>
          <w:szCs w:val="24"/>
          <w:lang w:val="en-GB"/>
        </w:rPr>
        <w:t>used to refit the parameters</w:t>
      </w:r>
      <w:r w:rsidRPr="007D088D">
        <w:rPr>
          <w:rFonts w:ascii="Times New Roman" w:eastAsia="Times New Roman" w:hAnsi="Times New Roman" w:cs="Times New Roman"/>
          <w:bCs/>
          <w:sz w:val="24"/>
          <w:szCs w:val="24"/>
          <w:lang w:val="en-GB"/>
        </w:rPr>
        <w:t xml:space="preserv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oMath>
      <w:r>
        <w:rPr>
          <w:rFonts w:eastAsiaTheme="minorEastAsia"/>
          <w:bCs/>
          <w:sz w:val="24"/>
          <w:szCs w:val="24"/>
        </w:rPr>
        <w:t xml:space="preserv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Pr>
          <w:rFonts w:eastAsiaTheme="minorEastAsia"/>
          <w:bCs/>
          <w:sz w:val="24"/>
          <w:szCs w:val="24"/>
        </w:rPr>
        <w:t>,</w:t>
      </w:r>
      <w:r w:rsidRPr="00BB44BB">
        <w:rPr>
          <w:rFonts w:ascii="Times New Roman" w:eastAsiaTheme="minorEastAsia" w:hAnsi="Times New Roman" w:cs="Times New Roman"/>
          <w:bCs/>
          <w:sz w:val="24"/>
          <w:szCs w:val="24"/>
        </w:rPr>
        <w:t xml:space="preserve"> and</w:t>
      </w:r>
      <w:r>
        <w:rPr>
          <w:rFonts w:eastAsiaTheme="minorEastAsia"/>
          <w:bCs/>
          <w:sz w:val="24"/>
          <w:szCs w:val="24"/>
        </w:rPr>
        <w:t xml:space="preserve"> </w:t>
      </w:r>
      <m:oMath>
        <m:r>
          <w:rPr>
            <w:rFonts w:ascii="Cambria Math" w:eastAsia="Times New Roman" w:hAnsi="Cambria Math" w:cs="Times New Roman"/>
            <w:sz w:val="24"/>
            <w:szCs w:val="24"/>
          </w:rPr>
          <m:t>ɛ</m:t>
        </m:r>
      </m:oMath>
      <w:r w:rsidRPr="007D088D">
        <w:rPr>
          <w:rFonts w:ascii="Times New Roman" w:eastAsia="Times New Roman" w:hAnsi="Times New Roman" w:cs="Times New Roman"/>
          <w:bCs/>
          <w:sz w:val="24"/>
          <w:szCs w:val="24"/>
          <w:lang w:val="en-GB"/>
        </w:rPr>
        <w:t xml:space="preserve"> </w:t>
      </w:r>
      <w:r>
        <w:rPr>
          <w:rFonts w:ascii="Times New Roman" w:eastAsia="Times New Roman" w:hAnsi="Times New Roman" w:cs="Times New Roman"/>
          <w:bCs/>
          <w:sz w:val="24"/>
          <w:szCs w:val="24"/>
          <w:lang w:val="en-GB"/>
        </w:rPr>
        <w:t xml:space="preserve">in </w:t>
      </w:r>
      <w:r w:rsidRPr="007D088D">
        <w:rPr>
          <w:rFonts w:ascii="Times New Roman" w:eastAsia="Times New Roman" w:hAnsi="Times New Roman" w:cs="Times New Roman"/>
          <w:bCs/>
          <w:sz w:val="24"/>
          <w:szCs w:val="24"/>
          <w:lang w:val="en-GB"/>
        </w:rPr>
        <w:t>Eqn. S1). When the model parameter estimates were updated based on the new</w:t>
      </w:r>
      <w:r>
        <w:rPr>
          <w:rFonts w:ascii="Times New Roman" w:eastAsia="Times New Roman" w:hAnsi="Times New Roman" w:cs="Times New Roman"/>
          <w:bCs/>
          <w:sz w:val="24"/>
          <w:szCs w:val="24"/>
          <w:lang w:val="en-GB"/>
        </w:rPr>
        <w:t>est dam site</w:t>
      </w:r>
      <w:r w:rsidRPr="007D088D">
        <w:rPr>
          <w:rFonts w:ascii="Times New Roman" w:eastAsia="Times New Roman" w:hAnsi="Times New Roman" w:cs="Times New Roman"/>
          <w:bCs/>
          <w:sz w:val="24"/>
          <w:szCs w:val="24"/>
          <w:lang w:val="en-GB"/>
        </w:rPr>
        <w:t xml:space="preserve"> temperature data</w:t>
      </w:r>
      <w:r>
        <w:rPr>
          <w:rFonts w:ascii="Times New Roman" w:eastAsia="Times New Roman" w:hAnsi="Times New Roman" w:cs="Times New Roman"/>
          <w:bCs/>
          <w:sz w:val="24"/>
          <w:szCs w:val="24"/>
          <w:lang w:val="en-GB"/>
        </w:rPr>
        <w:t xml:space="preserve"> and</w:t>
      </w:r>
      <w:r w:rsidRPr="007D088D">
        <w:rPr>
          <w:rFonts w:ascii="Times New Roman" w:eastAsia="Times New Roman" w:hAnsi="Times New Roman" w:cs="Times New Roman"/>
          <w:bCs/>
          <w:sz w:val="24"/>
          <w:szCs w:val="24"/>
          <w:lang w:val="en-GB"/>
        </w:rPr>
        <w:t xml:space="preserve"> the mean daily transect SWI temperature, the 210 FLARE water temperature ensemble member forecasts for 2.3, 2.6, and 3.0</w:t>
      </w:r>
      <w:r>
        <w:rPr>
          <w:rFonts w:ascii="Times New Roman" w:eastAsia="Times New Roman" w:hAnsi="Times New Roman" w:cs="Times New Roman"/>
          <w:bCs/>
          <w:sz w:val="24"/>
          <w:szCs w:val="24"/>
          <w:lang w:val="en-GB"/>
        </w:rPr>
        <w:t xml:space="preserve"> </w:t>
      </w:r>
      <w:r w:rsidRPr="007D088D">
        <w:rPr>
          <w:rFonts w:ascii="Times New Roman" w:eastAsia="Times New Roman" w:hAnsi="Times New Roman" w:cs="Times New Roman"/>
          <w:bCs/>
          <w:sz w:val="24"/>
          <w:szCs w:val="24"/>
          <w:lang w:val="en-GB"/>
        </w:rPr>
        <w:t>m were</w:t>
      </w:r>
      <w:r>
        <w:rPr>
          <w:rFonts w:ascii="Times New Roman" w:eastAsia="Times New Roman" w:hAnsi="Times New Roman" w:cs="Times New Roman"/>
          <w:bCs/>
          <w:sz w:val="24"/>
          <w:szCs w:val="24"/>
          <w:lang w:val="en-GB"/>
        </w:rPr>
        <w:t xml:space="preserve"> averaged together and then</w:t>
      </w:r>
      <w:r w:rsidRPr="007D088D">
        <w:rPr>
          <w:rFonts w:ascii="Times New Roman" w:eastAsia="Times New Roman" w:hAnsi="Times New Roman" w:cs="Times New Roman"/>
          <w:bCs/>
          <w:sz w:val="24"/>
          <w:szCs w:val="24"/>
          <w:lang w:val="en-GB"/>
        </w:rPr>
        <w:t xml:space="preserve"> applied to the model</w:t>
      </w:r>
      <w:r>
        <w:rPr>
          <w:rFonts w:ascii="Times New Roman" w:eastAsia="Times New Roman" w:hAnsi="Times New Roman" w:cs="Times New Roman"/>
          <w:bCs/>
          <w:sz w:val="24"/>
          <w:szCs w:val="24"/>
          <w:lang w:val="en-GB"/>
        </w:rPr>
        <w:t xml:space="preserve"> (Eqn. S1)</w:t>
      </w:r>
      <w:r w:rsidRPr="007D088D">
        <w:rPr>
          <w:rFonts w:ascii="Times New Roman" w:eastAsia="Times New Roman" w:hAnsi="Times New Roman" w:cs="Times New Roman"/>
          <w:bCs/>
          <w:sz w:val="24"/>
          <w:szCs w:val="24"/>
          <w:lang w:val="en-GB"/>
        </w:rPr>
        <w:t xml:space="preserve"> to predict what the forecasted SWI temperatures were at FCR’s upstream transect for the next sampling day.</w:t>
      </w:r>
    </w:p>
    <w:p w14:paraId="381D64F3" w14:textId="77777777" w:rsidR="00D512D8" w:rsidRDefault="00D512D8" w:rsidP="00D512D8">
      <w:pP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br w:type="page"/>
      </w:r>
    </w:p>
    <w:p w14:paraId="5AB68C5A" w14:textId="77777777" w:rsidR="00D512D8" w:rsidRPr="0015338C" w:rsidRDefault="00D512D8" w:rsidP="00D512D8">
      <w:pPr>
        <w:spacing w:after="0" w:line="480" w:lineRule="auto"/>
        <w:rPr>
          <w:rFonts w:ascii="Times New Roman" w:eastAsia="Times New Roman" w:hAnsi="Times New Roman" w:cs="Times New Roman"/>
          <w:iCs/>
          <w:sz w:val="24"/>
          <w:szCs w:val="24"/>
          <w:lang w:val="en-GB"/>
        </w:rPr>
      </w:pPr>
      <w:r w:rsidRPr="0015338C">
        <w:rPr>
          <w:rFonts w:ascii="Times New Roman" w:eastAsia="Times New Roman" w:hAnsi="Times New Roman" w:cs="Times New Roman"/>
          <w:iCs/>
          <w:sz w:val="24"/>
          <w:szCs w:val="24"/>
          <w:lang w:val="en-GB"/>
        </w:rPr>
        <w:lastRenderedPageBreak/>
        <w:t>Supporting information B: Manual data collection procedures for CH</w:t>
      </w:r>
      <w:r w:rsidRPr="0015338C">
        <w:rPr>
          <w:rFonts w:ascii="Times New Roman" w:eastAsia="Times New Roman" w:hAnsi="Times New Roman" w:cs="Times New Roman"/>
          <w:iCs/>
          <w:sz w:val="24"/>
          <w:szCs w:val="24"/>
          <w:vertAlign w:val="subscript"/>
          <w:lang w:val="en-GB"/>
        </w:rPr>
        <w:t>4</w:t>
      </w:r>
      <w:r w:rsidRPr="0015338C">
        <w:rPr>
          <w:rFonts w:ascii="Times New Roman" w:eastAsia="Times New Roman" w:hAnsi="Times New Roman" w:cs="Times New Roman"/>
          <w:iCs/>
          <w:sz w:val="24"/>
          <w:szCs w:val="24"/>
          <w:lang w:val="en-GB"/>
        </w:rPr>
        <w:t xml:space="preserve"> ebullition rates and transect-level scaling</w:t>
      </w:r>
    </w:p>
    <w:p w14:paraId="28333CE0" w14:textId="77777777" w:rsidR="00D512D8" w:rsidRPr="005D46C1" w:rsidRDefault="00D512D8" w:rsidP="00D512D8">
      <w:pPr>
        <w:spacing w:after="0" w:line="480" w:lineRule="auto"/>
        <w:ind w:firstLine="720"/>
        <w:rPr>
          <w:rFonts w:ascii="Times New Roman" w:eastAsia="Times New Roman" w:hAnsi="Times New Roman" w:cs="Times New Roman"/>
          <w:bCs/>
          <w:sz w:val="24"/>
          <w:szCs w:val="24"/>
          <w:lang w:val="en-GB"/>
        </w:rPr>
      </w:pPr>
      <w:r w:rsidRPr="005D46C1">
        <w:rPr>
          <w:rFonts w:ascii="Times New Roman" w:eastAsia="Times New Roman" w:hAnsi="Times New Roman" w:cs="Times New Roman"/>
          <w:bCs/>
          <w:sz w:val="24"/>
          <w:szCs w:val="24"/>
          <w:lang w:val="en-GB"/>
        </w:rPr>
        <w:t>We used passive traps to measure CH</w:t>
      </w:r>
      <w:r w:rsidRPr="005D46C1">
        <w:rPr>
          <w:rFonts w:ascii="Times New Roman" w:eastAsia="Times New Roman" w:hAnsi="Times New Roman" w:cs="Times New Roman"/>
          <w:bCs/>
          <w:sz w:val="24"/>
          <w:szCs w:val="24"/>
          <w:vertAlign w:val="subscript"/>
          <w:lang w:val="en-GB"/>
        </w:rPr>
        <w:t>4</w:t>
      </w:r>
      <w:r w:rsidRPr="005D46C1">
        <w:rPr>
          <w:rFonts w:ascii="Times New Roman" w:eastAsia="Times New Roman" w:hAnsi="Times New Roman" w:cs="Times New Roman"/>
          <w:bCs/>
          <w:sz w:val="24"/>
          <w:szCs w:val="24"/>
          <w:lang w:val="en-GB"/>
        </w:rPr>
        <w:t xml:space="preserve"> ebullition at the upstream transect site following McClure et al. (2020). The ebullition samples from each trap were extracted across a septum stopper using a needle attached to a 10-mL syringe. </w:t>
      </w:r>
      <w:r>
        <w:rPr>
          <w:rFonts w:ascii="Times New Roman" w:eastAsia="Times New Roman" w:hAnsi="Times New Roman" w:cs="Times New Roman"/>
          <w:bCs/>
          <w:sz w:val="24"/>
          <w:szCs w:val="24"/>
          <w:lang w:val="en-GB"/>
        </w:rPr>
        <w:t>We injected</w:t>
      </w:r>
      <w:r w:rsidRPr="005D46C1">
        <w:rPr>
          <w:rFonts w:ascii="Times New Roman" w:eastAsia="Times New Roman" w:hAnsi="Times New Roman" w:cs="Times New Roman"/>
          <w:bCs/>
          <w:sz w:val="24"/>
          <w:szCs w:val="24"/>
          <w:lang w:val="en-GB"/>
        </w:rPr>
        <w:t xml:space="preserve"> 10 mL of ebullition gas into a 20-mL crimped top glass vial that was pre-filled with saturated salt brine solution. A secondary exit syringe extracted the salt brine solution as the sample was injected to generate 10 mL of gas headspace in the vial. If enough gas sample was available, two replicates were collected from each trap</w:t>
      </w:r>
      <w:r>
        <w:rPr>
          <w:rFonts w:ascii="Times New Roman" w:eastAsia="Times New Roman" w:hAnsi="Times New Roman" w:cs="Times New Roman"/>
          <w:bCs/>
          <w:sz w:val="24"/>
          <w:szCs w:val="24"/>
          <w:lang w:val="en-GB"/>
        </w:rPr>
        <w:t xml:space="preserve"> on a sampling day</w:t>
      </w:r>
      <w:r w:rsidRPr="005D46C1">
        <w:rPr>
          <w:rFonts w:ascii="Times New Roman" w:eastAsia="Times New Roman" w:hAnsi="Times New Roman" w:cs="Times New Roman"/>
          <w:bCs/>
          <w:sz w:val="24"/>
          <w:szCs w:val="24"/>
          <w:lang w:val="en-GB"/>
        </w:rPr>
        <w:t>. The vials were stored upside down until analysis, so the remaining 10 mL of salt brine solution acted as a barrier to prevent any gas from escaping. We extracted any remaining gas from each ebullition trap using a 30 mL syringe and summed the total volume of ebullition gas collected each week.</w:t>
      </w:r>
    </w:p>
    <w:p w14:paraId="50B33198" w14:textId="77777777" w:rsidR="00D512D8" w:rsidRDefault="00D512D8" w:rsidP="00D512D8">
      <w:pPr>
        <w:spacing w:after="0" w:line="480" w:lineRule="auto"/>
        <w:ind w:firstLine="720"/>
        <w:rPr>
          <w:rFonts w:ascii="Times New Roman" w:eastAsia="Times New Roman" w:hAnsi="Times New Roman" w:cs="Times New Roman"/>
          <w:bCs/>
          <w:sz w:val="24"/>
          <w:szCs w:val="24"/>
          <w:lang w:val="en-GB"/>
        </w:rPr>
      </w:pPr>
      <w:r w:rsidRPr="005D46C1">
        <w:rPr>
          <w:rFonts w:ascii="Times New Roman" w:eastAsia="Times New Roman" w:hAnsi="Times New Roman" w:cs="Times New Roman"/>
          <w:bCs/>
          <w:sz w:val="24"/>
          <w:szCs w:val="24"/>
          <w:lang w:val="en-GB"/>
        </w:rPr>
        <w:t>The gas samples were analysed using a gas chromatograph coupled with a flame ionization detector (GC-FID) within 24 hours of collection (following McClure et al. 2018</w:t>
      </w:r>
      <w:r>
        <w:rPr>
          <w:rFonts w:ascii="Times New Roman" w:eastAsia="Times New Roman" w:hAnsi="Times New Roman" w:cs="Times New Roman"/>
          <w:bCs/>
          <w:sz w:val="24"/>
          <w:szCs w:val="24"/>
          <w:lang w:val="en-GB"/>
        </w:rPr>
        <w:t xml:space="preserve">, </w:t>
      </w:r>
      <w:r w:rsidRPr="005D46C1">
        <w:rPr>
          <w:rFonts w:ascii="Times New Roman" w:eastAsia="Times New Roman" w:hAnsi="Times New Roman" w:cs="Times New Roman"/>
          <w:bCs/>
          <w:sz w:val="24"/>
          <w:szCs w:val="24"/>
          <w:lang w:val="en-GB"/>
        </w:rPr>
        <w:t>2020). We determined the directly observed CH</w:t>
      </w:r>
      <w:r w:rsidRPr="005D46C1">
        <w:rPr>
          <w:rFonts w:ascii="Times New Roman" w:eastAsia="Times New Roman" w:hAnsi="Times New Roman" w:cs="Times New Roman"/>
          <w:bCs/>
          <w:sz w:val="24"/>
          <w:szCs w:val="24"/>
          <w:vertAlign w:val="subscript"/>
          <w:lang w:val="en-GB"/>
        </w:rPr>
        <w:t>4</w:t>
      </w:r>
      <w:r w:rsidRPr="005D46C1">
        <w:rPr>
          <w:rFonts w:ascii="Times New Roman" w:eastAsia="Times New Roman" w:hAnsi="Times New Roman" w:cs="Times New Roman"/>
          <w:bCs/>
          <w:sz w:val="24"/>
          <w:szCs w:val="24"/>
          <w:lang w:val="en-GB"/>
        </w:rPr>
        <w:t xml:space="preserve"> ebullition rate (E</w:t>
      </w:r>
      <w:r w:rsidRPr="005D46C1">
        <w:rPr>
          <w:rFonts w:ascii="Times New Roman" w:eastAsia="Times New Roman" w:hAnsi="Times New Roman" w:cs="Times New Roman"/>
          <w:bCs/>
          <w:sz w:val="24"/>
          <w:szCs w:val="24"/>
          <w:vertAlign w:val="subscript"/>
          <w:lang w:val="en-GB"/>
        </w:rPr>
        <w:t>t</w:t>
      </w:r>
      <w:r w:rsidRPr="005D46C1">
        <w:rPr>
          <w:rFonts w:ascii="Times New Roman" w:eastAsia="Times New Roman" w:hAnsi="Times New Roman" w:cs="Times New Roman"/>
          <w:bCs/>
          <w:sz w:val="24"/>
          <w:szCs w:val="24"/>
          <w:lang w:val="en-GB"/>
        </w:rPr>
        <w:t>) as follows:</w:t>
      </w:r>
    </w:p>
    <w:p w14:paraId="0582745B" w14:textId="77777777" w:rsidR="00D512D8" w:rsidRPr="005D46C1" w:rsidRDefault="00D512D8" w:rsidP="00D512D8">
      <w:pPr>
        <w:spacing w:after="0" w:line="480" w:lineRule="auto"/>
        <w:ind w:firstLine="720"/>
        <w:rPr>
          <w:rFonts w:ascii="Times New Roman" w:eastAsia="Times New Roman" w:hAnsi="Times New Roman" w:cs="Times New Roman"/>
          <w:bCs/>
          <w:sz w:val="24"/>
          <w:szCs w:val="24"/>
          <w:lang w:val="en-GB"/>
        </w:rPr>
      </w:pPr>
    </w:p>
    <w:p w14:paraId="78B67C41" w14:textId="77777777" w:rsidR="00D512D8" w:rsidRDefault="00E054E9" w:rsidP="00D512D8">
      <w:pPr>
        <w:spacing w:after="0" w:line="480" w:lineRule="auto"/>
        <w:rPr>
          <w:rFonts w:ascii="Times New Roman" w:eastAsia="Times New Roman" w:hAnsi="Times New Roman" w:cs="Times New Roman"/>
          <w:bCs/>
          <w:sz w:val="24"/>
          <w:szCs w:val="24"/>
        </w:rPr>
      </w:pP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f>
          <m:fPr>
            <m:ctrlPr>
              <w:rPr>
                <w:rFonts w:ascii="Cambria Math" w:eastAsia="Times New Roman" w:hAnsi="Cambria Math" w:cs="Times New Roman"/>
                <w:bCs/>
                <w:i/>
                <w:sz w:val="24"/>
                <w:szCs w:val="24"/>
              </w:rPr>
            </m:ctrlPr>
          </m:fPr>
          <m:num>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gas</m:t>
                </m:r>
              </m:sub>
            </m:sSub>
            <m:d>
              <m:dPr>
                <m:begChr m:val="["/>
                <m:endChr m:val="]"/>
                <m:ctrlPr>
                  <w:rPr>
                    <w:rFonts w:ascii="Cambria Math" w:eastAsia="Times New Roman" w:hAnsi="Cambria Math" w:cs="Times New Roman"/>
                    <w:bCs/>
                    <w:i/>
                    <w:sz w:val="24"/>
                    <w:szCs w:val="24"/>
                  </w:rPr>
                </m:ctrlPr>
              </m:dPr>
              <m:e>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CH</m:t>
                    </m:r>
                  </m:e>
                  <m:sub>
                    <m:r>
                      <w:rPr>
                        <w:rFonts w:ascii="Cambria Math" w:eastAsia="Times New Roman" w:hAnsi="Cambria Math" w:cs="Times New Roman"/>
                        <w:sz w:val="24"/>
                        <w:szCs w:val="24"/>
                      </w:rPr>
                      <m:t>4</m:t>
                    </m:r>
                  </m:sub>
                </m:sSub>
              </m:e>
            </m:d>
          </m:num>
          <m:den>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F</m:t>
                </m:r>
              </m:sub>
            </m:sSub>
          </m:den>
        </m:f>
      </m:oMath>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t>Eqn. S2</w:t>
      </w:r>
    </w:p>
    <w:p w14:paraId="0BC9C878" w14:textId="77777777" w:rsidR="00D512D8" w:rsidRPr="005D46C1" w:rsidRDefault="00D512D8" w:rsidP="00D512D8">
      <w:pPr>
        <w:spacing w:after="0" w:line="480" w:lineRule="auto"/>
        <w:rPr>
          <w:rFonts w:ascii="Times New Roman" w:eastAsia="Times New Roman" w:hAnsi="Times New Roman" w:cs="Times New Roman"/>
          <w:bCs/>
          <w:iCs/>
          <w:sz w:val="24"/>
          <w:szCs w:val="24"/>
        </w:rPr>
      </w:pPr>
    </w:p>
    <w:p w14:paraId="571C6B00" w14:textId="77777777" w:rsidR="00D512D8" w:rsidRPr="005D46C1" w:rsidRDefault="00D512D8" w:rsidP="00D512D8">
      <w:pPr>
        <w:spacing w:after="0" w:line="480" w:lineRule="auto"/>
        <w:rPr>
          <w:rFonts w:ascii="Times New Roman" w:eastAsia="Times New Roman" w:hAnsi="Times New Roman" w:cs="Times New Roman"/>
          <w:bCs/>
          <w:iCs/>
          <w:sz w:val="24"/>
          <w:szCs w:val="24"/>
          <w:lang w:val="en-GB"/>
        </w:rPr>
      </w:pPr>
      <w:r w:rsidRPr="005D46C1">
        <w:rPr>
          <w:rFonts w:ascii="Times New Roman" w:eastAsia="Times New Roman" w:hAnsi="Times New Roman" w:cs="Times New Roman"/>
          <w:bCs/>
          <w:iCs/>
          <w:sz w:val="24"/>
          <w:szCs w:val="24"/>
        </w:rPr>
        <w:t xml:space="preserve">where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gas</m:t>
            </m:r>
          </m:sub>
        </m:sSub>
      </m:oMath>
      <w:r w:rsidRPr="005D46C1">
        <w:rPr>
          <w:rFonts w:ascii="Times New Roman" w:eastAsia="Times New Roman" w:hAnsi="Times New Roman" w:cs="Times New Roman"/>
          <w:bCs/>
          <w:iCs/>
          <w:sz w:val="24"/>
          <w:szCs w:val="24"/>
        </w:rPr>
        <w:t xml:space="preserve"> was the volume of ebullition collected in the trap (liters), </w:t>
      </w:r>
      <m:oMath>
        <m:d>
          <m:dPr>
            <m:begChr m:val="["/>
            <m:endChr m:val="]"/>
            <m:ctrlPr>
              <w:rPr>
                <w:rFonts w:ascii="Cambria Math" w:eastAsia="Times New Roman" w:hAnsi="Cambria Math" w:cs="Times New Roman"/>
                <w:bCs/>
                <w:i/>
                <w:iCs/>
                <w:sz w:val="24"/>
                <w:szCs w:val="24"/>
              </w:rPr>
            </m:ctrlPr>
          </m:dPr>
          <m:e>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CH</m:t>
                </m:r>
              </m:e>
              <m:sub>
                <m:r>
                  <w:rPr>
                    <w:rFonts w:ascii="Cambria Math" w:eastAsia="Times New Roman" w:hAnsi="Cambria Math" w:cs="Times New Roman"/>
                    <w:sz w:val="24"/>
                    <w:szCs w:val="24"/>
                  </w:rPr>
                  <m:t>4</m:t>
                </m:r>
              </m:sub>
            </m:sSub>
          </m:e>
        </m:d>
        <m:r>
          <w:rPr>
            <w:rFonts w:ascii="Cambria Math" w:eastAsia="Times New Roman" w:hAnsi="Cambria Math" w:cs="Times New Roman"/>
            <w:sz w:val="24"/>
            <w:szCs w:val="24"/>
          </w:rPr>
          <m:t xml:space="preserve"> </m:t>
        </m:r>
      </m:oMath>
      <w:r w:rsidRPr="005D46C1">
        <w:rPr>
          <w:rFonts w:ascii="Times New Roman" w:eastAsia="Times New Roman" w:hAnsi="Times New Roman" w:cs="Times New Roman"/>
          <w:bCs/>
          <w:iCs/>
          <w:sz w:val="24"/>
          <w:szCs w:val="24"/>
        </w:rPr>
        <w:t>is the CH</w:t>
      </w:r>
      <w:r w:rsidRPr="005D46C1">
        <w:rPr>
          <w:rFonts w:ascii="Times New Roman" w:eastAsia="Times New Roman" w:hAnsi="Times New Roman" w:cs="Times New Roman"/>
          <w:bCs/>
          <w:iCs/>
          <w:sz w:val="24"/>
          <w:szCs w:val="24"/>
          <w:vertAlign w:val="subscript"/>
        </w:rPr>
        <w:t>4</w:t>
      </w:r>
      <w:r w:rsidRPr="005D46C1">
        <w:rPr>
          <w:rFonts w:ascii="Times New Roman" w:eastAsia="Times New Roman" w:hAnsi="Times New Roman" w:cs="Times New Roman"/>
          <w:bCs/>
          <w:iCs/>
          <w:sz w:val="24"/>
          <w:szCs w:val="24"/>
        </w:rPr>
        <w:t xml:space="preserve"> concentration of the gas (mg CH</w:t>
      </w:r>
      <w:r w:rsidRPr="005D46C1">
        <w:rPr>
          <w:rFonts w:ascii="Times New Roman" w:eastAsia="Times New Roman" w:hAnsi="Times New Roman" w:cs="Times New Roman"/>
          <w:bCs/>
          <w:iCs/>
          <w:sz w:val="24"/>
          <w:szCs w:val="24"/>
          <w:vertAlign w:val="subscript"/>
        </w:rPr>
        <w:t>4</w:t>
      </w:r>
      <w:r w:rsidRPr="005D46C1">
        <w:rPr>
          <w:rFonts w:ascii="Times New Roman" w:eastAsia="Times New Roman" w:hAnsi="Times New Roman" w:cs="Times New Roman"/>
          <w:bCs/>
          <w:iCs/>
          <w:sz w:val="24"/>
          <w:szCs w:val="24"/>
        </w:rPr>
        <w:t xml:space="preserve"> L</w:t>
      </w:r>
      <w:r w:rsidRPr="005D46C1">
        <w:rPr>
          <w:rFonts w:ascii="Times New Roman" w:eastAsia="Times New Roman" w:hAnsi="Times New Roman" w:cs="Times New Roman"/>
          <w:bCs/>
          <w:iCs/>
          <w:sz w:val="24"/>
          <w:szCs w:val="24"/>
          <w:vertAlign w:val="superscript"/>
        </w:rPr>
        <w:t>−1</w:t>
      </w:r>
      <w:r w:rsidRPr="005D46C1">
        <w:rPr>
          <w:rFonts w:ascii="Times New Roman" w:eastAsia="Times New Roman" w:hAnsi="Times New Roman" w:cs="Times New Roman"/>
          <w:bCs/>
          <w:iCs/>
          <w:sz w:val="24"/>
          <w:szCs w:val="24"/>
        </w:rPr>
        <w:t xml:space="preserve">),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d</m:t>
            </m:r>
          </m:sub>
        </m:sSub>
      </m:oMath>
      <w:r w:rsidRPr="005D46C1">
        <w:rPr>
          <w:rFonts w:ascii="Times New Roman" w:eastAsia="Times New Roman" w:hAnsi="Times New Roman" w:cs="Times New Roman"/>
          <w:bCs/>
          <w:iCs/>
          <w:sz w:val="24"/>
          <w:szCs w:val="24"/>
        </w:rPr>
        <w:t xml:space="preserve"> is the duration of time the trap was deployed (in days), and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F</m:t>
            </m:r>
          </m:sub>
        </m:sSub>
      </m:oMath>
      <w:r w:rsidRPr="005D46C1">
        <w:rPr>
          <w:rFonts w:ascii="Times New Roman" w:eastAsia="Times New Roman" w:hAnsi="Times New Roman" w:cs="Times New Roman"/>
          <w:bCs/>
          <w:iCs/>
          <w:sz w:val="24"/>
          <w:szCs w:val="24"/>
        </w:rPr>
        <w:t xml:space="preserve"> is the cross-sectional area of the funnel (0.26 m</w:t>
      </w:r>
      <w:r w:rsidRPr="005D46C1">
        <w:rPr>
          <w:rFonts w:ascii="Times New Roman" w:eastAsia="Times New Roman" w:hAnsi="Times New Roman" w:cs="Times New Roman"/>
          <w:bCs/>
          <w:iCs/>
          <w:sz w:val="24"/>
          <w:szCs w:val="24"/>
          <w:vertAlign w:val="superscript"/>
        </w:rPr>
        <w:t>2</w:t>
      </w:r>
      <w:r w:rsidRPr="005D46C1">
        <w:rPr>
          <w:rFonts w:ascii="Times New Roman" w:eastAsia="Times New Roman" w:hAnsi="Times New Roman" w:cs="Times New Roman"/>
          <w:bCs/>
          <w:iCs/>
          <w:sz w:val="24"/>
          <w:szCs w:val="24"/>
        </w:rPr>
        <w:t xml:space="preserve">). As with the forecasted ebullition rates, the observed ebullition rate therefore represents an integration of the total gas captured per unit area during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d</m:t>
            </m:r>
          </m:sub>
        </m:sSub>
      </m:oMath>
      <w:r w:rsidRPr="005D46C1">
        <w:rPr>
          <w:rFonts w:ascii="Times New Roman" w:eastAsia="Times New Roman" w:hAnsi="Times New Roman" w:cs="Times New Roman"/>
          <w:bCs/>
          <w:iCs/>
          <w:sz w:val="24"/>
          <w:szCs w:val="24"/>
        </w:rPr>
        <w:t xml:space="preserve">. Following McClure at al. (2020), we calculated the daily ebullition rate </w:t>
      </w:r>
      <w:r w:rsidRPr="005D46C1">
        <w:rPr>
          <w:rFonts w:ascii="Times New Roman" w:eastAsia="Times New Roman" w:hAnsi="Times New Roman" w:cs="Times New Roman"/>
          <w:bCs/>
          <w:iCs/>
          <w:sz w:val="24"/>
          <w:szCs w:val="24"/>
        </w:rPr>
        <w:lastRenderedPageBreak/>
        <w:t>separately for each trap every week and then averaged the rates from the four traps within the transect to determine a mean daily transect ebullition rate.</w:t>
      </w:r>
    </w:p>
    <w:p w14:paraId="7841BCCF"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0CF53AED" w14:textId="77777777" w:rsidR="00D512D8" w:rsidRPr="0015338C" w:rsidRDefault="00D512D8" w:rsidP="00D512D8">
      <w:pPr>
        <w:spacing w:after="0" w:line="480" w:lineRule="auto"/>
        <w:rPr>
          <w:rFonts w:ascii="Times New Roman" w:eastAsia="Times New Roman" w:hAnsi="Times New Roman" w:cs="Times New Roman"/>
          <w:sz w:val="24"/>
          <w:szCs w:val="24"/>
        </w:rPr>
      </w:pPr>
      <w:r w:rsidRPr="0015338C">
        <w:rPr>
          <w:rFonts w:ascii="Times New Roman" w:eastAsia="Times New Roman" w:hAnsi="Times New Roman" w:cs="Times New Roman"/>
          <w:iCs/>
          <w:sz w:val="24"/>
          <w:szCs w:val="24"/>
          <w:lang w:val="en-GB"/>
        </w:rPr>
        <w:lastRenderedPageBreak/>
        <w:t xml:space="preserve">Supporting information C: Generation of the forecasts without data assimilation and the persistence null model. </w:t>
      </w:r>
    </w:p>
    <w:p w14:paraId="36E254F7" w14:textId="77777777" w:rsidR="00D512D8" w:rsidRDefault="00D512D8" w:rsidP="00D512D8">
      <w:pPr>
        <w:spacing w:after="0" w:line="480" w:lineRule="auto"/>
        <w:ind w:firstLine="720"/>
        <w:rPr>
          <w:rFonts w:ascii="Times New Roman" w:eastAsia="Times New Roman" w:hAnsi="Times New Roman" w:cs="Times New Roman"/>
          <w:iCs/>
          <w:sz w:val="24"/>
          <w:szCs w:val="24"/>
          <w:lang w:val="en-GB"/>
        </w:rPr>
      </w:pPr>
      <w:r w:rsidRPr="00612A06">
        <w:rPr>
          <w:rFonts w:ascii="Times New Roman" w:eastAsia="Times New Roman" w:hAnsi="Times New Roman" w:cs="Times New Roman"/>
          <w:iCs/>
          <w:sz w:val="24"/>
          <w:szCs w:val="24"/>
          <w:lang w:val="en-GB"/>
        </w:rPr>
        <w:t>We developed a persistence null model</w:t>
      </w:r>
      <w:r>
        <w:rPr>
          <w:rFonts w:ascii="Times New Roman" w:eastAsia="Times New Roman" w:hAnsi="Times New Roman" w:cs="Times New Roman"/>
          <w:iCs/>
          <w:sz w:val="24"/>
          <w:szCs w:val="24"/>
          <w:lang w:val="en-GB"/>
        </w:rPr>
        <w:t xml:space="preserve"> (Eqn. S3)</w:t>
      </w:r>
      <w:r w:rsidRPr="00612A06">
        <w:rPr>
          <w:rFonts w:ascii="Times New Roman" w:eastAsia="Times New Roman" w:hAnsi="Times New Roman" w:cs="Times New Roman"/>
          <w:iCs/>
          <w:sz w:val="24"/>
          <w:szCs w:val="24"/>
          <w:lang w:val="en-GB"/>
        </w:rPr>
        <w:t xml:space="preserve"> and </w:t>
      </w:r>
      <w:r>
        <w:rPr>
          <w:rFonts w:ascii="Times New Roman" w:eastAsia="Times New Roman" w:hAnsi="Times New Roman" w:cs="Times New Roman"/>
          <w:iCs/>
          <w:sz w:val="24"/>
          <w:szCs w:val="24"/>
          <w:lang w:val="en-GB"/>
        </w:rPr>
        <w:t xml:space="preserve">forecasts without iterative data assimilation (using Eqn. 2 in main document) </w:t>
      </w:r>
      <w:r w:rsidRPr="00612A06">
        <w:rPr>
          <w:rFonts w:ascii="Times New Roman" w:eastAsia="Times New Roman" w:hAnsi="Times New Roman" w:cs="Times New Roman"/>
          <w:iCs/>
          <w:sz w:val="24"/>
          <w:szCs w:val="24"/>
          <w:lang w:val="en-GB"/>
        </w:rPr>
        <w:t xml:space="preserve">that forecasted </w:t>
      </w:r>
      <w:r>
        <w:rPr>
          <w:rFonts w:ascii="Times New Roman" w:eastAsia="Times New Roman" w:hAnsi="Times New Roman" w:cs="Times New Roman"/>
          <w:iCs/>
          <w:sz w:val="24"/>
          <w:szCs w:val="24"/>
          <w:lang w:val="en-GB"/>
        </w:rPr>
        <w:t>ebullition</w:t>
      </w:r>
      <w:r w:rsidRPr="00612A06">
        <w:rPr>
          <w:rFonts w:ascii="Times New Roman" w:eastAsia="Times New Roman" w:hAnsi="Times New Roman" w:cs="Times New Roman"/>
          <w:iCs/>
          <w:sz w:val="24"/>
          <w:szCs w:val="24"/>
          <w:lang w:val="en-GB"/>
        </w:rPr>
        <w:t xml:space="preserve"> to evaluate the performance of our iterative CH</w:t>
      </w:r>
      <w:r w:rsidRPr="00612A06">
        <w:rPr>
          <w:rFonts w:ascii="Times New Roman" w:eastAsia="Times New Roman" w:hAnsi="Times New Roman" w:cs="Times New Roman"/>
          <w:iCs/>
          <w:sz w:val="24"/>
          <w:szCs w:val="24"/>
          <w:vertAlign w:val="subscript"/>
          <w:lang w:val="en-GB"/>
        </w:rPr>
        <w:t>4</w:t>
      </w:r>
      <w:r w:rsidRPr="00612A06">
        <w:rPr>
          <w:rFonts w:ascii="Times New Roman" w:eastAsia="Times New Roman" w:hAnsi="Times New Roman" w:cs="Times New Roman"/>
          <w:iCs/>
          <w:sz w:val="24"/>
          <w:szCs w:val="24"/>
          <w:lang w:val="en-GB"/>
        </w:rPr>
        <w:t xml:space="preserve"> ebullition forecasts with data assimilation. </w:t>
      </w:r>
      <w:r>
        <w:rPr>
          <w:rFonts w:ascii="Times New Roman" w:eastAsia="Times New Roman" w:hAnsi="Times New Roman" w:cs="Times New Roman"/>
          <w:iCs/>
          <w:sz w:val="24"/>
          <w:szCs w:val="24"/>
          <w:lang w:val="en-GB"/>
        </w:rPr>
        <w:t>The persistence null model forecasted CH</w:t>
      </w:r>
      <w:r w:rsidRPr="00612A06">
        <w:rPr>
          <w:rFonts w:ascii="Times New Roman" w:eastAsia="Times New Roman" w:hAnsi="Times New Roman" w:cs="Times New Roman"/>
          <w:iCs/>
          <w:sz w:val="24"/>
          <w:szCs w:val="24"/>
          <w:vertAlign w:val="subscript"/>
          <w:lang w:val="en-GB"/>
        </w:rPr>
        <w:t>4</w:t>
      </w:r>
      <w:r>
        <w:rPr>
          <w:rFonts w:ascii="Times New Roman" w:eastAsia="Times New Roman" w:hAnsi="Times New Roman" w:cs="Times New Roman"/>
          <w:iCs/>
          <w:sz w:val="24"/>
          <w:szCs w:val="24"/>
          <w:lang w:val="en-GB"/>
        </w:rPr>
        <w:t xml:space="preserve"> ebullition rates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oMath>
      <w:r>
        <w:rPr>
          <w:rFonts w:ascii="Times New Roman" w:eastAsia="Times New Roman" w:hAnsi="Times New Roman" w:cs="Times New Roman"/>
          <w:iCs/>
          <w:sz w:val="24"/>
          <w:szCs w:val="24"/>
          <w:lang w:val="en-GB"/>
        </w:rPr>
        <w:t>) as follows:</w:t>
      </w:r>
    </w:p>
    <w:p w14:paraId="23E24A6B" w14:textId="77777777" w:rsidR="00D512D8" w:rsidRDefault="00D512D8" w:rsidP="00D512D8">
      <w:pPr>
        <w:spacing w:after="0" w:line="480" w:lineRule="auto"/>
        <w:ind w:firstLine="720"/>
        <w:rPr>
          <w:rFonts w:ascii="Times New Roman" w:eastAsia="Times New Roman" w:hAnsi="Times New Roman" w:cs="Times New Roman"/>
          <w:iCs/>
          <w:sz w:val="24"/>
          <w:szCs w:val="24"/>
          <w:lang w:val="en-GB"/>
        </w:rPr>
      </w:pPr>
    </w:p>
    <w:p w14:paraId="3B4DB7AC" w14:textId="77777777" w:rsidR="00D512D8" w:rsidRDefault="00E054E9" w:rsidP="00D512D8">
      <w:pPr>
        <w:spacing w:after="0" w:line="480" w:lineRule="auto"/>
        <w:rPr>
          <w:rFonts w:ascii="Times New Roman" w:eastAsia="Times New Roman" w:hAnsi="Times New Roman" w:cs="Times New Roman"/>
          <w:iCs/>
          <w:sz w:val="24"/>
          <w:szCs w:val="24"/>
          <w:lang w:val="en-GB"/>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e>
        </m:d>
        <m:r>
          <w:rPr>
            <w:rFonts w:ascii="Cambria Math" w:eastAsia="Times New Roman" w:hAnsi="Cambria Math" w:cs="Times New Roman"/>
            <w:sz w:val="24"/>
            <w:szCs w:val="24"/>
          </w:rPr>
          <m:t>+</m:t>
        </m:r>
        <m:r>
          <w:rPr>
            <w:rFonts w:ascii="Cambria Math" w:eastAsia="Times New Roman" w:hAnsi="Cambria Math" w:cs="Times New Roman"/>
            <w:sz w:val="24"/>
            <w:szCs w:val="24"/>
            <w:lang w:val="en-GB"/>
          </w:rPr>
          <m:t>ɛ</m:t>
        </m:r>
      </m:oMath>
      <w:r w:rsidR="00D512D8">
        <w:rPr>
          <w:rFonts w:ascii="Times New Roman" w:eastAsia="Times New Roman" w:hAnsi="Times New Roman" w:cs="Times New Roman"/>
          <w:sz w:val="24"/>
          <w:szCs w:val="24"/>
          <w:lang w:val="en-GB"/>
        </w:rPr>
        <w:t xml:space="preserve">                                    </w:t>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proofErr w:type="spellStart"/>
      <w:r w:rsidR="00D512D8">
        <w:rPr>
          <w:rFonts w:ascii="Times New Roman" w:eastAsia="Times New Roman" w:hAnsi="Times New Roman" w:cs="Times New Roman"/>
          <w:iCs/>
          <w:sz w:val="24"/>
          <w:szCs w:val="24"/>
          <w:lang w:val="en-GB"/>
        </w:rPr>
        <w:t>Eqn</w:t>
      </w:r>
      <w:proofErr w:type="spellEnd"/>
      <w:r w:rsidR="00D512D8">
        <w:rPr>
          <w:rFonts w:ascii="Times New Roman" w:eastAsia="Times New Roman" w:hAnsi="Times New Roman" w:cs="Times New Roman"/>
          <w:iCs/>
          <w:sz w:val="24"/>
          <w:szCs w:val="24"/>
          <w:lang w:val="en-GB"/>
        </w:rPr>
        <w:t xml:space="preserve"> S3:</w:t>
      </w:r>
    </w:p>
    <w:p w14:paraId="2F8C224B" w14:textId="77777777" w:rsidR="00D512D8" w:rsidRPr="00C70253" w:rsidRDefault="00D512D8" w:rsidP="00D512D8">
      <w:pPr>
        <w:spacing w:after="0" w:line="480" w:lineRule="auto"/>
        <w:jc w:val="center"/>
        <w:rPr>
          <w:rFonts w:ascii="Times New Roman" w:eastAsia="Times New Roman" w:hAnsi="Times New Roman" w:cs="Times New Roman"/>
          <w:sz w:val="24"/>
          <w:szCs w:val="24"/>
          <w:lang w:val="en-GB"/>
        </w:rPr>
      </w:pPr>
    </w:p>
    <w:p w14:paraId="2E0C64CC" w14:textId="77777777" w:rsidR="00D512D8" w:rsidRDefault="00D512D8" w:rsidP="00D512D8">
      <w:pPr>
        <w:spacing w:after="0" w:line="480" w:lineRule="auto"/>
        <w:rPr>
          <w:rFonts w:ascii="Times New Roman" w:eastAsia="Times New Roman" w:hAnsi="Times New Roman" w:cs="Times New Roman"/>
          <w:sz w:val="24"/>
          <w:szCs w:val="24"/>
        </w:rPr>
      </w:pPr>
      <w:r w:rsidRPr="0030549C">
        <w:rPr>
          <w:rFonts w:ascii="Times New Roman" w:eastAsia="Times New Roman" w:hAnsi="Times New Roman" w:cs="Times New Roman"/>
          <w:sz w:val="24"/>
          <w:szCs w:val="24"/>
          <w:lang w:val="en-GB"/>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30549C">
        <w:rPr>
          <w:rFonts w:ascii="Times New Roman" w:eastAsia="Times New Roman" w:hAnsi="Times New Roman" w:cs="Times New Roman"/>
          <w:sz w:val="24"/>
          <w:szCs w:val="24"/>
        </w:rPr>
        <w:t xml:space="preserve"> is </w:t>
      </w:r>
      <w:r w:rsidRPr="009B2859">
        <w:rPr>
          <w:rFonts w:ascii="Times New Roman" w:eastAsia="Times New Roman" w:hAnsi="Times New Roman" w:cs="Times New Roman"/>
          <w:sz w:val="24"/>
          <w:szCs w:val="24"/>
        </w:rPr>
        <w:t xml:space="preserve">a set of 210 random draws from a normal distribution </w:t>
      </w:r>
      <w:r>
        <w:rPr>
          <w:rFonts w:ascii="Times New Roman" w:eastAsia="Times New Roman" w:hAnsi="Times New Roman" w:cs="Times New Roman"/>
          <w:sz w:val="24"/>
          <w:szCs w:val="24"/>
        </w:rPr>
        <w:t>which had</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w:t>
      </w:r>
      <w:r w:rsidRPr="009B2859">
        <w:rPr>
          <w:rFonts w:ascii="Times New Roman" w:eastAsia="Times New Roman" w:hAnsi="Times New Roman" w:cs="Times New Roman"/>
          <w:sz w:val="24"/>
          <w:szCs w:val="24"/>
        </w:rPr>
        <w:t xml:space="preserve">mean equal to the </w:t>
      </w:r>
      <w:r>
        <w:rPr>
          <w:rFonts w:ascii="Times New Roman" w:eastAsia="Times New Roman" w:hAnsi="Times New Roman" w:cs="Times New Roman"/>
          <w:sz w:val="24"/>
          <w:szCs w:val="24"/>
        </w:rPr>
        <w:t xml:space="preserve">mean of the most recent </w:t>
      </w:r>
      <w:r w:rsidRPr="009B2859">
        <w:rPr>
          <w:rFonts w:ascii="Times New Roman" w:eastAsia="Times New Roman" w:hAnsi="Times New Roman" w:cs="Times New Roman"/>
          <w:sz w:val="24"/>
          <w:szCs w:val="24"/>
        </w:rPr>
        <w:t>observation</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a </w:t>
      </w:r>
      <w:r w:rsidRPr="009B2859">
        <w:rPr>
          <w:rFonts w:ascii="Times New Roman" w:eastAsia="Times New Roman" w:hAnsi="Times New Roman" w:cs="Times New Roman"/>
          <w:sz w:val="24"/>
          <w:szCs w:val="24"/>
        </w:rPr>
        <w:t xml:space="preserve">standard error </w:t>
      </w:r>
      <w:r>
        <w:rPr>
          <w:rFonts w:ascii="Times New Roman" w:eastAsia="Times New Roman" w:hAnsi="Times New Roman" w:cs="Times New Roman"/>
          <w:sz w:val="24"/>
          <w:szCs w:val="24"/>
        </w:rPr>
        <w:t>from the standard error of the observations</w:t>
      </w:r>
      <w:r w:rsidRPr="0030549C" w:rsidDel="00BB44BB">
        <w:rPr>
          <w:rFonts w:ascii="Times New Roman" w:eastAsia="Times New Roman" w:hAnsi="Times New Roman" w:cs="Times New Roman"/>
          <w:sz w:val="24"/>
          <w:szCs w:val="24"/>
        </w:rPr>
        <w:t xml:space="preserve"> </w:t>
      </w:r>
      <w:r w:rsidRPr="0030549C">
        <w:rPr>
          <w:rFonts w:ascii="Times New Roman" w:eastAsia="Times New Roman" w:hAnsi="Times New Roman" w:cs="Times New Roman"/>
          <w:sz w:val="24"/>
          <w:szCs w:val="24"/>
        </w:rPr>
        <w:t xml:space="preserve">and </w:t>
      </w:r>
      <m:oMath>
        <m:r>
          <w:rPr>
            <w:rFonts w:ascii="Cambria Math" w:eastAsia="Times New Roman" w:hAnsi="Cambria Math" w:cs="Times New Roman"/>
            <w:sz w:val="24"/>
            <w:szCs w:val="24"/>
            <w:lang w:val="en-GB"/>
          </w:rPr>
          <m:t>ɛ</m:t>
        </m:r>
      </m:oMath>
      <w:r w:rsidRPr="0030549C">
        <w:rPr>
          <w:rFonts w:ascii="Times New Roman" w:eastAsia="Times New Roman" w:hAnsi="Times New Roman" w:cs="Times New Roman"/>
          <w:sz w:val="24"/>
          <w:szCs w:val="24"/>
          <w:lang w:val="en-GB"/>
        </w:rPr>
        <w:t xml:space="preserve"> </w:t>
      </w:r>
      <w:r w:rsidRPr="0030549C">
        <w:rPr>
          <w:rFonts w:ascii="Times New Roman" w:eastAsia="Times New Roman" w:hAnsi="Times New Roman" w:cs="Times New Roman"/>
          <w:sz w:val="24"/>
          <w:szCs w:val="24"/>
        </w:rPr>
        <w:t xml:space="preserve">is random process noise that was added to the model (i.e., </w:t>
      </w:r>
      <m:oMath>
        <m:r>
          <w:rPr>
            <w:rFonts w:ascii="Cambria Math" w:eastAsia="Times New Roman" w:hAnsi="Cambria Math" w:cs="Times New Roman"/>
            <w:sz w:val="24"/>
            <w:szCs w:val="24"/>
            <w:lang w:val="en-GB"/>
          </w:rPr>
          <m:t>ɛ ~ N</m:t>
        </m:r>
        <m:d>
          <m:dPr>
            <m:ctrlPr>
              <w:rPr>
                <w:rFonts w:ascii="Cambria Math" w:eastAsia="Times New Roman" w:hAnsi="Cambria Math" w:cs="Times New Roman"/>
                <w:i/>
                <w:sz w:val="24"/>
                <w:szCs w:val="24"/>
                <w:lang w:val="en-GB"/>
              </w:rPr>
            </m:ctrlPr>
          </m:dPr>
          <m:e>
            <m:r>
              <w:rPr>
                <w:rFonts w:ascii="Cambria Math" w:eastAsia="Times New Roman" w:hAnsi="Cambria Math" w:cs="Times New Roman"/>
                <w:sz w:val="24"/>
                <w:szCs w:val="24"/>
                <w:lang w:val="en-GB"/>
              </w:rPr>
              <m:t>0, sigma</m:t>
            </m:r>
          </m:e>
        </m:d>
      </m:oMath>
      <w:r w:rsidRPr="0030549C">
        <w:rPr>
          <w:rFonts w:ascii="Times New Roman" w:eastAsia="Times New Roman" w:hAnsi="Times New Roman" w:cs="Times New Roman"/>
          <w:sz w:val="24"/>
          <w:szCs w:val="24"/>
          <w:lang w:val="en-GB"/>
        </w:rPr>
        <w:t xml:space="preserve">, </w:t>
      </w:r>
      <w:r w:rsidRPr="009B2859">
        <w:rPr>
          <w:rFonts w:ascii="Times New Roman" w:eastAsia="Times New Roman" w:hAnsi="Times New Roman" w:cs="Times New Roman"/>
          <w:sz w:val="24"/>
          <w:szCs w:val="24"/>
          <w:lang w:val="en-GB"/>
        </w:rPr>
        <w:t xml:space="preserve">where </w:t>
      </w:r>
      <m:oMath>
        <m:r>
          <w:rPr>
            <w:rFonts w:ascii="Cambria Math" w:eastAsia="Times New Roman" w:hAnsi="Cambria Math" w:cs="Times New Roman"/>
            <w:sz w:val="24"/>
            <w:szCs w:val="24"/>
            <w:lang w:val="en-GB"/>
          </w:rPr>
          <m:t>sigma</m:t>
        </m:r>
      </m:oMath>
      <w:r w:rsidRPr="009B2859">
        <w:rPr>
          <w:rFonts w:ascii="Times New Roman" w:eastAsia="Times New Roman" w:hAnsi="Times New Roman" w:cs="Times New Roman"/>
          <w:sz w:val="24"/>
          <w:szCs w:val="24"/>
          <w:lang w:val="en-GB"/>
        </w:rPr>
        <w:t xml:space="preserve"> is the standard deviation on the priors)</w:t>
      </w:r>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a result, the persistence null model generated 210 CH</w:t>
      </w:r>
      <w:r w:rsidRPr="0030549C">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 forecast ensemble members for one week into the future using the observed ebullition rates and added process noise. The persistence null model forecasted ebullition during the same time period as the forecasts with data assimilation (1 July – 7 November). </w:t>
      </w:r>
    </w:p>
    <w:p w14:paraId="2C83BFE0" w14:textId="77777777" w:rsidR="00D512D8" w:rsidRDefault="00D512D8" w:rsidP="00D512D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Finally, we ran the CH</w:t>
      </w:r>
      <w:r w:rsidRPr="00240A5F">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 forecasts without data assimilation. When new data were available, we did not update the model states and parameter estimates from the original forecast model (Eqn. 2 in the main document) developed after a training period. Thus, after the model trained from 27 May to 24 June, we sampled from </w:t>
      </w:r>
      <w:r w:rsidRPr="009B2859">
        <w:rPr>
          <w:rFonts w:ascii="Times New Roman" w:eastAsia="Times New Roman" w:hAnsi="Times New Roman" w:cs="Times New Roman"/>
          <w:sz w:val="24"/>
          <w:szCs w:val="24"/>
        </w:rPr>
        <w:t xml:space="preserve">210 different </w:t>
      </w:r>
      <w:r>
        <w:rPr>
          <w:rFonts w:ascii="Times New Roman" w:eastAsia="Times New Roman" w:hAnsi="Times New Roman" w:cs="Times New Roman"/>
          <w:sz w:val="24"/>
          <w:szCs w:val="24"/>
        </w:rPr>
        <w:t>parameter values each</w:t>
      </w:r>
      <w:r w:rsidRPr="009B2859">
        <w:rPr>
          <w:rFonts w:ascii="Times New Roman" w:eastAsia="Times New Roman" w:hAnsi="Times New Roman" w:cs="Times New Roman"/>
          <w:sz w:val="24"/>
          <w:szCs w:val="24"/>
        </w:rPr>
        <w:t xml:space="preserve"> from the </w:t>
      </w:r>
      <w:r>
        <w:rPr>
          <w:rFonts w:ascii="Times New Roman" w:eastAsia="Times New Roman" w:hAnsi="Times New Roman" w:cs="Times New Roman"/>
          <w:sz w:val="24"/>
          <w:szCs w:val="24"/>
        </w:rPr>
        <w:t xml:space="preserve">three </w:t>
      </w:r>
      <w:r w:rsidRPr="009B2859">
        <w:rPr>
          <w:rFonts w:ascii="Times New Roman" w:eastAsia="Times New Roman" w:hAnsi="Times New Roman" w:cs="Times New Roman"/>
          <w:sz w:val="24"/>
          <w:szCs w:val="24"/>
        </w:rPr>
        <w:t xml:space="preserve">posterior distributions of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w:t>
      </w:r>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oMath>
      <w:r>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(Eqn. 2)</w:t>
      </w:r>
      <w:r>
        <w:rPr>
          <w:rFonts w:ascii="Times New Roman" w:eastAsia="Times New Roman" w:hAnsi="Times New Roman" w:cs="Times New Roman"/>
          <w:sz w:val="24"/>
          <w:szCs w:val="24"/>
        </w:rPr>
        <w:t xml:space="preserve"> that were estimated for the 1 July forecast to predict future CH</w:t>
      </w:r>
      <w:r w:rsidRPr="00DF5EAE">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rates the remainder of the forecasting period (1 July – 7 </w:t>
      </w:r>
      <w:r>
        <w:rPr>
          <w:rFonts w:ascii="Times New Roman" w:eastAsia="Times New Roman" w:hAnsi="Times New Roman" w:cs="Times New Roman"/>
          <w:sz w:val="24"/>
          <w:szCs w:val="24"/>
        </w:rPr>
        <w:lastRenderedPageBreak/>
        <w:t xml:space="preserve">November). Additionally, because the observed ebullition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e>
        </m:d>
      </m:oMath>
      <w:r>
        <w:rPr>
          <w:rFonts w:ascii="Times New Roman" w:eastAsia="Times New Roman" w:hAnsi="Times New Roman" w:cs="Times New Roman"/>
          <w:sz w:val="24"/>
          <w:szCs w:val="24"/>
        </w:rPr>
        <w:t xml:space="preserve"> was included in the original forecast model as the AR term and updated with the forecast model at each forecast cycle, we instead sampled from </w:t>
      </w:r>
      <w:r w:rsidRPr="009B2859">
        <w:rPr>
          <w:rFonts w:ascii="Times New Roman" w:eastAsia="Times New Roman" w:hAnsi="Times New Roman" w:cs="Times New Roman"/>
          <w:sz w:val="24"/>
          <w:szCs w:val="24"/>
        </w:rPr>
        <w:t xml:space="preserve">210 different </w:t>
      </w:r>
      <w:r>
        <w:rPr>
          <w:rFonts w:ascii="Times New Roman" w:eastAsia="Times New Roman" w:hAnsi="Times New Roman" w:cs="Times New Roman"/>
          <w:sz w:val="24"/>
          <w:szCs w:val="24"/>
        </w:rPr>
        <w:t xml:space="preserve">values </w:t>
      </w:r>
      <w:r w:rsidRPr="00DF5EAE">
        <w:rPr>
          <w:rFonts w:ascii="Times New Roman" w:eastAsia="Times New Roman" w:hAnsi="Times New Roman" w:cs="Times New Roman"/>
          <w:sz w:val="24"/>
          <w:szCs w:val="24"/>
        </w:rPr>
        <w:t xml:space="preserve">from </w:t>
      </w:r>
      <w:r>
        <w:rPr>
          <w:rFonts w:ascii="Times New Roman" w:eastAsia="Times New Roman" w:hAnsi="Times New Roman" w:cs="Times New Roman"/>
          <w:sz w:val="24"/>
          <w:szCs w:val="24"/>
        </w:rPr>
        <w:t>the</w:t>
      </w:r>
      <w:r w:rsidRPr="00DF5EAE">
        <w:rPr>
          <w:rFonts w:ascii="Times New Roman" w:eastAsia="Times New Roman" w:hAnsi="Times New Roman" w:cs="Times New Roman"/>
          <w:sz w:val="24"/>
          <w:szCs w:val="24"/>
        </w:rPr>
        <w:t xml:space="preserve"> distribution </w:t>
      </w:r>
      <w:r>
        <w:rPr>
          <w:rFonts w:ascii="Times New Roman" w:eastAsia="Times New Roman" w:hAnsi="Times New Roman" w:cs="Times New Roman"/>
          <w:sz w:val="24"/>
          <w:szCs w:val="24"/>
        </w:rPr>
        <w:t>of the previous week’s CH</w:t>
      </w:r>
      <w:r w:rsidRPr="00DF5EAE">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 forecast as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Pr>
          <w:rFonts w:ascii="Times New Roman" w:eastAsia="Times New Roman" w:hAnsi="Times New Roman" w:cs="Times New Roman"/>
          <w:sz w:val="24"/>
          <w:szCs w:val="24"/>
        </w:rPr>
        <w:t xml:space="preserve"> term. Together, the </w:t>
      </w:r>
      <w:r w:rsidRPr="009B2859">
        <w:rPr>
          <w:rFonts w:ascii="Times New Roman" w:eastAsia="Times New Roman" w:hAnsi="Times New Roman" w:cs="Times New Roman"/>
          <w:sz w:val="24"/>
          <w:szCs w:val="24"/>
        </w:rPr>
        <w:t xml:space="preserve">posterior distributions </w:t>
      </w:r>
      <w:r>
        <w:rPr>
          <w:rFonts w:ascii="Times New Roman" w:eastAsia="Times New Roman" w:hAnsi="Times New Roman" w:cs="Times New Roman"/>
          <w:sz w:val="24"/>
          <w:szCs w:val="24"/>
        </w:rPr>
        <w:t xml:space="preserve">of the </w:t>
      </w:r>
      <w:r>
        <w:rPr>
          <w:rFonts w:ascii="Times New Roman" w:eastAsia="Times New Roman" w:hAnsi="Times New Roman" w:cs="Times New Roman"/>
          <w:bCs/>
          <w:sz w:val="24"/>
          <w:szCs w:val="24"/>
        </w:rPr>
        <w:t>parameters</w:t>
      </w:r>
      <w:r w:rsidRPr="001E13A0">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and use of the previous week’s forecast ensembles instead of observed ebullition ensured that no data assimilation occurred throughout the 1 July to 7 November forecasting period.</w:t>
      </w:r>
    </w:p>
    <w:p w14:paraId="5564BF14" w14:textId="77777777" w:rsidR="00D512D8" w:rsidRDefault="00D512D8" w:rsidP="00D512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5033FC7" w14:textId="77777777" w:rsidR="00D512D8" w:rsidRPr="008430BE" w:rsidRDefault="00D512D8" w:rsidP="00D512D8">
      <w:pPr>
        <w:spacing w:after="0" w:line="480" w:lineRule="auto"/>
        <w:rPr>
          <w:rFonts w:ascii="Times New Roman" w:hAnsi="Times New Roman" w:cs="Times New Roman"/>
        </w:rPr>
      </w:pPr>
    </w:p>
    <w:p w14:paraId="38B28325" w14:textId="77777777" w:rsidR="00D512D8" w:rsidRPr="0015338C" w:rsidRDefault="00D512D8" w:rsidP="00D512D8">
      <w:pPr>
        <w:spacing w:after="0" w:line="240" w:lineRule="auto"/>
        <w:rPr>
          <w:rFonts w:ascii="Times New Roman" w:eastAsia="Times New Roman" w:hAnsi="Times New Roman" w:cs="Times New Roman"/>
          <w:bCs/>
          <w:sz w:val="24"/>
          <w:szCs w:val="24"/>
        </w:rPr>
      </w:pPr>
      <w:r w:rsidRPr="0015338C">
        <w:rPr>
          <w:rFonts w:ascii="Times New Roman" w:eastAsia="Times New Roman" w:hAnsi="Times New Roman" w:cs="Times New Roman"/>
          <w:bCs/>
          <w:sz w:val="24"/>
          <w:szCs w:val="24"/>
        </w:rPr>
        <w:t>Supporting Figures</w:t>
      </w:r>
    </w:p>
    <w:p w14:paraId="335DF1B7" w14:textId="77777777" w:rsidR="00D512D8" w:rsidRDefault="00D512D8" w:rsidP="00D512D8">
      <w:pPr>
        <w:spacing w:after="0" w:line="240" w:lineRule="auto"/>
        <w:rPr>
          <w:rFonts w:ascii="Times New Roman" w:eastAsia="Times New Roman" w:hAnsi="Times New Roman" w:cs="Times New Roman"/>
          <w:b/>
          <w:sz w:val="24"/>
          <w:szCs w:val="24"/>
        </w:rPr>
      </w:pPr>
    </w:p>
    <w:p w14:paraId="360EDA10" w14:textId="77777777" w:rsidR="00D512D8" w:rsidRPr="005D46C1" w:rsidRDefault="00D512D8" w:rsidP="00D512D8">
      <w:pPr>
        <w:spacing w:after="0" w:line="240" w:lineRule="auto"/>
        <w:rPr>
          <w:rFonts w:ascii="Times New Roman" w:eastAsia="Times New Roman" w:hAnsi="Times New Roman" w:cs="Times New Roman"/>
          <w:b/>
          <w:bCs/>
          <w:sz w:val="24"/>
          <w:szCs w:val="24"/>
          <w:lang w:val="en-GB"/>
        </w:rPr>
      </w:pPr>
      <w:r w:rsidRPr="005D46C1">
        <w:rPr>
          <w:rFonts w:ascii="Times New Roman" w:eastAsia="Times New Roman" w:hAnsi="Times New Roman" w:cs="Times New Roman"/>
          <w:b/>
          <w:noProof/>
          <w:sz w:val="24"/>
          <w:szCs w:val="24"/>
          <w:lang w:val="en-GB"/>
        </w:rPr>
        <w:drawing>
          <wp:inline distT="0" distB="0" distL="0" distR="0" wp14:anchorId="607D30B2" wp14:editId="3DC21477">
            <wp:extent cx="5943600" cy="3383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3280"/>
                    </a:xfrm>
                    <a:prstGeom prst="rect">
                      <a:avLst/>
                    </a:prstGeom>
                  </pic:spPr>
                </pic:pic>
              </a:graphicData>
            </a:graphic>
          </wp:inline>
        </w:drawing>
      </w:r>
    </w:p>
    <w:p w14:paraId="72D076D2" w14:textId="77777777" w:rsidR="00D512D8" w:rsidRPr="005D46C1" w:rsidRDefault="00D512D8" w:rsidP="00D512D8">
      <w:pPr>
        <w:spacing w:after="0" w:line="480" w:lineRule="auto"/>
        <w:rPr>
          <w:rFonts w:ascii="Times New Roman" w:eastAsia="Times New Roman" w:hAnsi="Times New Roman" w:cs="Times New Roman"/>
          <w:sz w:val="24"/>
          <w:szCs w:val="24"/>
          <w:lang w:val="en-GB"/>
        </w:rPr>
      </w:pPr>
      <w:r w:rsidRPr="005D46C1">
        <w:rPr>
          <w:rFonts w:ascii="Times New Roman" w:eastAsia="Times New Roman" w:hAnsi="Times New Roman" w:cs="Times New Roman"/>
          <w:sz w:val="24"/>
          <w:szCs w:val="24"/>
          <w:lang w:val="en-GB"/>
        </w:rPr>
        <w:t xml:space="preserve">Figure S1. The weekly time series of the observed (grey) in comparison to predicted (blue) ebullition rates from the upmost transect in Falling Creek Reservoir in </w:t>
      </w:r>
      <w:r>
        <w:rPr>
          <w:rFonts w:ascii="Times New Roman" w:eastAsia="Times New Roman" w:hAnsi="Times New Roman" w:cs="Times New Roman"/>
          <w:sz w:val="24"/>
          <w:szCs w:val="24"/>
          <w:lang w:val="en-GB"/>
        </w:rPr>
        <w:t xml:space="preserve">summer </w:t>
      </w:r>
      <w:r w:rsidRPr="005D46C1">
        <w:rPr>
          <w:rFonts w:ascii="Times New Roman" w:eastAsia="Times New Roman" w:hAnsi="Times New Roman" w:cs="Times New Roman"/>
          <w:sz w:val="24"/>
          <w:szCs w:val="24"/>
          <w:lang w:val="en-GB"/>
        </w:rPr>
        <w:t>2017. The predictions were derived from the autoregressive time series model in Eqn</w:t>
      </w:r>
      <w:r>
        <w:rPr>
          <w:rFonts w:ascii="Times New Roman" w:eastAsia="Times New Roman" w:hAnsi="Times New Roman" w:cs="Times New Roman"/>
          <w:sz w:val="24"/>
          <w:szCs w:val="24"/>
          <w:lang w:val="en-GB"/>
        </w:rPr>
        <w:t>.</w:t>
      </w:r>
      <w:r w:rsidRPr="005D46C1">
        <w:rPr>
          <w:rFonts w:ascii="Times New Roman" w:eastAsia="Times New Roman" w:hAnsi="Times New Roman" w:cs="Times New Roman"/>
          <w:sz w:val="24"/>
          <w:szCs w:val="24"/>
          <w:lang w:val="en-GB"/>
        </w:rPr>
        <w:t xml:space="preserve"> 1 in the main text using static parameters.</w:t>
      </w:r>
      <w:r>
        <w:rPr>
          <w:rFonts w:ascii="Times New Roman" w:eastAsia="Times New Roman" w:hAnsi="Times New Roman" w:cs="Times New Roman"/>
          <w:sz w:val="24"/>
          <w:szCs w:val="24"/>
          <w:lang w:val="en-GB"/>
        </w:rPr>
        <w:t xml:space="preserve"> </w:t>
      </w:r>
      <w:r w:rsidRPr="009B2859">
        <w:rPr>
          <w:rFonts w:ascii="Times New Roman" w:eastAsia="Times New Roman" w:hAnsi="Times New Roman" w:cs="Times New Roman"/>
          <w:sz w:val="24"/>
          <w:szCs w:val="24"/>
        </w:rPr>
        <w:t xml:space="preserve">The </w:t>
      </w:r>
      <w:r>
        <w:rPr>
          <w:rFonts w:ascii="Times New Roman" w:eastAsia="Times New Roman" w:hAnsi="Times New Roman" w:cs="Times New Roman"/>
          <w:bCs/>
          <w:sz w:val="24"/>
          <w:szCs w:val="24"/>
        </w:rPr>
        <w:t>parameters</w:t>
      </w:r>
      <w:r w:rsidRPr="001E13A0">
        <w:rPr>
          <w:rFonts w:ascii="Times New Roman" w:eastAsia="Times New Roman" w:hAnsi="Times New Roman" w:cs="Times New Roman"/>
          <w:bCs/>
          <w:sz w:val="24"/>
          <w:szCs w:val="24"/>
        </w:rPr>
        <w:t xml:space="preserve"> </w:t>
      </w:r>
      <w:r w:rsidRPr="009B2859">
        <w:rPr>
          <w:rFonts w:ascii="Times New Roman" w:eastAsia="Times New Roman" w:hAnsi="Times New Roman" w:cs="Times New Roman"/>
          <w:sz w:val="24"/>
          <w:szCs w:val="24"/>
        </w:rPr>
        <w:t>of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model in Eqn. 1 for the entire May to October 2017 study duration were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oMath>
      <w:r w:rsidRPr="009B2859">
        <w:rPr>
          <w:rFonts w:ascii="Times New Roman" w:eastAsia="Times New Roman" w:hAnsi="Times New Roman" w:cs="Times New Roman"/>
          <w:sz w:val="24"/>
          <w:szCs w:val="24"/>
        </w:rPr>
        <w:t xml:space="preserve"> = -6.58 ± 1.27 (1 </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D</w:t>
      </w:r>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oMath>
      <w:r w:rsidRPr="009B2859">
        <w:rPr>
          <w:rFonts w:ascii="Times New Roman" w:eastAsia="Times New Roman" w:hAnsi="Times New Roman" w:cs="Times New Roman"/>
          <w:sz w:val="24"/>
          <w:szCs w:val="24"/>
        </w:rPr>
        <w:t xml:space="preserve">= 0.26 ± 0.05,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sidRPr="009B2859">
        <w:rPr>
          <w:rFonts w:ascii="Times New Roman" w:eastAsia="Times New Roman" w:hAnsi="Times New Roman" w:cs="Times New Roman"/>
          <w:sz w:val="24"/>
          <w:szCs w:val="24"/>
        </w:rPr>
        <w:t xml:space="preserve"> = 0.38 ± 0.06.</w:t>
      </w:r>
      <w:r w:rsidRPr="005D46C1">
        <w:rPr>
          <w:rFonts w:ascii="Times New Roman" w:eastAsia="Times New Roman" w:hAnsi="Times New Roman" w:cs="Times New Roman"/>
          <w:sz w:val="24"/>
          <w:szCs w:val="24"/>
          <w:lang w:val="en-GB"/>
        </w:rPr>
        <w:t xml:space="preserve"> The root-mean-square-error </w:t>
      </w:r>
      <w:r>
        <w:rPr>
          <w:rFonts w:ascii="Times New Roman" w:eastAsia="Times New Roman" w:hAnsi="Times New Roman" w:cs="Times New Roman"/>
          <w:sz w:val="24"/>
          <w:szCs w:val="24"/>
          <w:lang w:val="en-GB"/>
        </w:rPr>
        <w:t xml:space="preserve">(RMSE) </w:t>
      </w:r>
      <w:r w:rsidRPr="005D46C1">
        <w:rPr>
          <w:rFonts w:ascii="Times New Roman" w:eastAsia="Times New Roman" w:hAnsi="Times New Roman" w:cs="Times New Roman"/>
          <w:sz w:val="24"/>
          <w:szCs w:val="24"/>
          <w:lang w:val="en-GB"/>
        </w:rPr>
        <w:t>for the model in 2017 was 26.9 mg CH</w:t>
      </w:r>
      <w:r w:rsidRPr="005D46C1">
        <w:rPr>
          <w:rFonts w:ascii="Times New Roman" w:eastAsia="Times New Roman" w:hAnsi="Times New Roman" w:cs="Times New Roman"/>
          <w:sz w:val="24"/>
          <w:szCs w:val="24"/>
          <w:vertAlign w:val="subscript"/>
          <w:lang w:val="en-GB"/>
        </w:rPr>
        <w:t>4</w:t>
      </w:r>
      <w:r w:rsidRPr="005D46C1">
        <w:rPr>
          <w:rFonts w:ascii="Times New Roman" w:eastAsia="Times New Roman" w:hAnsi="Times New Roman" w:cs="Times New Roman"/>
          <w:sz w:val="24"/>
          <w:szCs w:val="24"/>
          <w:lang w:val="en-GB"/>
        </w:rPr>
        <w:t xml:space="preserve"> m</w:t>
      </w:r>
      <w:r w:rsidRPr="005D46C1">
        <w:rPr>
          <w:rFonts w:ascii="Times New Roman" w:eastAsia="Times New Roman" w:hAnsi="Times New Roman" w:cs="Times New Roman"/>
          <w:sz w:val="24"/>
          <w:szCs w:val="24"/>
          <w:vertAlign w:val="superscript"/>
          <w:lang w:val="en-GB"/>
        </w:rPr>
        <w:t>-2</w:t>
      </w:r>
      <w:r w:rsidRPr="005D46C1">
        <w:rPr>
          <w:rFonts w:ascii="Times New Roman" w:eastAsia="Times New Roman" w:hAnsi="Times New Roman" w:cs="Times New Roman"/>
          <w:sz w:val="24"/>
          <w:szCs w:val="24"/>
          <w:lang w:val="en-GB"/>
        </w:rPr>
        <w:t xml:space="preserve"> d</w:t>
      </w:r>
      <w:r w:rsidRPr="005D46C1">
        <w:rPr>
          <w:rFonts w:ascii="Times New Roman" w:eastAsia="Times New Roman" w:hAnsi="Times New Roman" w:cs="Times New Roman"/>
          <w:sz w:val="24"/>
          <w:szCs w:val="24"/>
          <w:vertAlign w:val="superscript"/>
          <w:lang w:val="en-GB"/>
        </w:rPr>
        <w:t>-1</w:t>
      </w:r>
      <w:r w:rsidRPr="005D46C1">
        <w:rPr>
          <w:rFonts w:ascii="Times New Roman" w:eastAsia="Times New Roman" w:hAnsi="Times New Roman" w:cs="Times New Roman"/>
          <w:sz w:val="24"/>
          <w:szCs w:val="24"/>
          <w:lang w:val="en-GB"/>
        </w:rPr>
        <w:t xml:space="preserve">. More information on the development of the model can be found </w:t>
      </w:r>
      <w:r>
        <w:rPr>
          <w:rFonts w:ascii="Times New Roman" w:eastAsia="Times New Roman" w:hAnsi="Times New Roman" w:cs="Times New Roman"/>
          <w:sz w:val="24"/>
          <w:szCs w:val="24"/>
          <w:lang w:val="en-GB"/>
        </w:rPr>
        <w:t>in</w:t>
      </w:r>
      <w:r w:rsidRPr="005D46C1">
        <w:rPr>
          <w:rFonts w:ascii="Times New Roman" w:eastAsia="Times New Roman" w:hAnsi="Times New Roman" w:cs="Times New Roman"/>
          <w:sz w:val="24"/>
          <w:szCs w:val="24"/>
          <w:lang w:val="en-GB"/>
        </w:rPr>
        <w:t xml:space="preserve"> McClure et al. (2020).</w:t>
      </w:r>
    </w:p>
    <w:p w14:paraId="426B3C6B" w14:textId="77777777" w:rsidR="00D512D8" w:rsidRPr="005D46C1" w:rsidRDefault="00D512D8" w:rsidP="00D512D8">
      <w:pPr>
        <w:spacing w:after="0" w:line="240" w:lineRule="auto"/>
        <w:rPr>
          <w:rFonts w:ascii="Times New Roman" w:eastAsia="Times New Roman" w:hAnsi="Times New Roman" w:cs="Times New Roman"/>
          <w:b/>
          <w:sz w:val="24"/>
          <w:szCs w:val="24"/>
          <w:lang w:val="en-GB"/>
        </w:rPr>
      </w:pPr>
      <w:r w:rsidRPr="00D05961">
        <w:rPr>
          <w:noProof/>
        </w:rPr>
        <w:lastRenderedPageBreak/>
        <w:t xml:space="preserve"> </w:t>
      </w:r>
      <w:r>
        <w:rPr>
          <w:noProof/>
        </w:rPr>
        <w:drawing>
          <wp:inline distT="0" distB="0" distL="0" distR="0" wp14:anchorId="5997F4CB" wp14:editId="3596E83D">
            <wp:extent cx="5943600" cy="3780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80155"/>
                    </a:xfrm>
                    <a:prstGeom prst="rect">
                      <a:avLst/>
                    </a:prstGeom>
                  </pic:spPr>
                </pic:pic>
              </a:graphicData>
            </a:graphic>
          </wp:inline>
        </w:drawing>
      </w:r>
    </w:p>
    <w:p w14:paraId="26F99E87" w14:textId="77777777" w:rsidR="00D512D8" w:rsidRDefault="00D512D8" w:rsidP="00D512D8">
      <w:pPr>
        <w:spacing w:after="0" w:line="480" w:lineRule="auto"/>
        <w:rPr>
          <w:rFonts w:ascii="Times New Roman" w:eastAsia="Times New Roman" w:hAnsi="Times New Roman" w:cs="Times New Roman"/>
          <w:sz w:val="24"/>
          <w:szCs w:val="24"/>
          <w:lang w:val="en-GB"/>
        </w:rPr>
      </w:pPr>
    </w:p>
    <w:p w14:paraId="514369B9" w14:textId="77777777" w:rsidR="00D512D8" w:rsidRPr="005D46C1" w:rsidRDefault="00D512D8" w:rsidP="00D512D8">
      <w:pPr>
        <w:spacing w:after="0" w:line="480" w:lineRule="auto"/>
        <w:rPr>
          <w:rFonts w:ascii="Times New Roman" w:eastAsia="Times New Roman" w:hAnsi="Times New Roman" w:cs="Times New Roman"/>
          <w:sz w:val="24"/>
          <w:szCs w:val="24"/>
          <w:lang w:val="en-GB"/>
        </w:rPr>
      </w:pPr>
      <w:r w:rsidRPr="005D46C1">
        <w:rPr>
          <w:rFonts w:ascii="Times New Roman" w:eastAsia="Times New Roman" w:hAnsi="Times New Roman" w:cs="Times New Roman"/>
          <w:sz w:val="24"/>
          <w:szCs w:val="24"/>
          <w:lang w:val="en-GB"/>
        </w:rPr>
        <w:t>Figure S2</w:t>
      </w:r>
      <w:r>
        <w:rPr>
          <w:rFonts w:ascii="Times New Roman" w:eastAsia="Times New Roman" w:hAnsi="Times New Roman" w:cs="Times New Roman"/>
          <w:sz w:val="24"/>
          <w:szCs w:val="24"/>
          <w:lang w:val="en-GB"/>
        </w:rPr>
        <w:t>.</w:t>
      </w:r>
      <w:r w:rsidRPr="005D46C1">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The observed CH</w:t>
      </w:r>
      <w:r w:rsidRPr="0076412F">
        <w:rPr>
          <w:rFonts w:ascii="Times New Roman" w:eastAsia="Times New Roman" w:hAnsi="Times New Roman" w:cs="Times New Roman"/>
          <w:sz w:val="24"/>
          <w:szCs w:val="24"/>
          <w:vertAlign w:val="subscript"/>
          <w:lang w:val="en-GB"/>
        </w:rPr>
        <w:t>4</w:t>
      </w:r>
      <w:r>
        <w:rPr>
          <w:rFonts w:ascii="Times New Roman" w:eastAsia="Times New Roman" w:hAnsi="Times New Roman" w:cs="Times New Roman"/>
          <w:sz w:val="24"/>
          <w:szCs w:val="24"/>
          <w:lang w:val="en-GB"/>
        </w:rPr>
        <w:t xml:space="preserve"> ebullition rates (mg CH</w:t>
      </w:r>
      <w:r w:rsidRPr="0076412F">
        <w:rPr>
          <w:rFonts w:ascii="Times New Roman" w:eastAsia="Times New Roman" w:hAnsi="Times New Roman" w:cs="Times New Roman"/>
          <w:sz w:val="24"/>
          <w:szCs w:val="24"/>
          <w:vertAlign w:val="subscript"/>
          <w:lang w:val="en-GB"/>
        </w:rPr>
        <w:t>4</w:t>
      </w:r>
      <w:r>
        <w:rPr>
          <w:rFonts w:ascii="Times New Roman" w:eastAsia="Times New Roman" w:hAnsi="Times New Roman" w:cs="Times New Roman"/>
          <w:sz w:val="24"/>
          <w:szCs w:val="24"/>
          <w:lang w:val="en-GB"/>
        </w:rPr>
        <w:t xml:space="preserve"> m</w:t>
      </w:r>
      <w:r w:rsidRPr="0076412F">
        <w:rPr>
          <w:rFonts w:ascii="Times New Roman" w:eastAsia="Times New Roman" w:hAnsi="Times New Roman" w:cs="Times New Roman"/>
          <w:sz w:val="24"/>
          <w:szCs w:val="24"/>
          <w:vertAlign w:val="superscript"/>
          <w:lang w:val="en-GB"/>
        </w:rPr>
        <w:t>-2</w:t>
      </w:r>
      <w:r>
        <w:rPr>
          <w:rFonts w:ascii="Times New Roman" w:eastAsia="Times New Roman" w:hAnsi="Times New Roman" w:cs="Times New Roman"/>
          <w:sz w:val="24"/>
          <w:szCs w:val="24"/>
          <w:lang w:val="en-GB"/>
        </w:rPr>
        <w:t xml:space="preserve"> d</w:t>
      </w:r>
      <w:r w:rsidRPr="0076412F">
        <w:rPr>
          <w:rFonts w:ascii="Times New Roman" w:eastAsia="Times New Roman" w:hAnsi="Times New Roman" w:cs="Times New Roman"/>
          <w:sz w:val="24"/>
          <w:szCs w:val="24"/>
          <w:vertAlign w:val="superscript"/>
          <w:lang w:val="en-GB"/>
        </w:rPr>
        <w:t>-1</w:t>
      </w:r>
      <w:r>
        <w:rPr>
          <w:rFonts w:ascii="Times New Roman" w:eastAsia="Times New Roman" w:hAnsi="Times New Roman" w:cs="Times New Roman"/>
          <w:sz w:val="24"/>
          <w:szCs w:val="24"/>
          <w:lang w:val="en-GB"/>
        </w:rPr>
        <w:t>) from all four ebullition traps (blue circles) and the mean CH</w:t>
      </w:r>
      <w:r w:rsidRPr="00D05961">
        <w:rPr>
          <w:rFonts w:ascii="Times New Roman" w:eastAsia="Times New Roman" w:hAnsi="Times New Roman" w:cs="Times New Roman"/>
          <w:sz w:val="24"/>
          <w:szCs w:val="24"/>
          <w:vertAlign w:val="subscript"/>
          <w:lang w:val="en-GB"/>
        </w:rPr>
        <w:t>4</w:t>
      </w:r>
      <w:r>
        <w:rPr>
          <w:rFonts w:ascii="Times New Roman" w:eastAsia="Times New Roman" w:hAnsi="Times New Roman" w:cs="Times New Roman"/>
          <w:sz w:val="24"/>
          <w:szCs w:val="24"/>
          <w:lang w:val="en-GB"/>
        </w:rPr>
        <w:t xml:space="preserve"> ebullition rate among all four traps (red diamonds) during the 2019 training and forecasting periods. The vertical dotted line denotes the shift from the training (left) to forecasting period (right). </w:t>
      </w:r>
      <w:r w:rsidRPr="005D46C1">
        <w:rPr>
          <w:rFonts w:ascii="Times New Roman" w:eastAsia="Times New Roman" w:hAnsi="Times New Roman" w:cs="Times New Roman"/>
          <w:sz w:val="24"/>
          <w:szCs w:val="24"/>
          <w:lang w:val="en-GB"/>
        </w:rPr>
        <w:t xml:space="preserve"> </w:t>
      </w:r>
    </w:p>
    <w:p w14:paraId="223BBF64" w14:textId="77777777" w:rsidR="00D512D8" w:rsidRPr="005D46C1" w:rsidRDefault="00D512D8" w:rsidP="00D512D8">
      <w:pPr>
        <w:spacing w:after="0" w:line="240" w:lineRule="auto"/>
        <w:rPr>
          <w:rFonts w:ascii="Times New Roman" w:eastAsia="Times New Roman" w:hAnsi="Times New Roman" w:cs="Times New Roman"/>
          <w:b/>
          <w:bCs/>
          <w:sz w:val="24"/>
          <w:szCs w:val="24"/>
          <w:lang w:val="en-GB"/>
        </w:rPr>
      </w:pPr>
    </w:p>
    <w:p w14:paraId="692A295B" w14:textId="77777777" w:rsidR="00D512D8" w:rsidRPr="005D46C1" w:rsidRDefault="00D512D8" w:rsidP="00D512D8">
      <w:pPr>
        <w:spacing w:after="0" w:line="240" w:lineRule="auto"/>
        <w:rPr>
          <w:rFonts w:ascii="Times New Roman" w:eastAsia="Times New Roman" w:hAnsi="Times New Roman" w:cs="Times New Roman"/>
          <w:b/>
          <w:bCs/>
          <w:sz w:val="24"/>
          <w:szCs w:val="24"/>
          <w:lang w:val="en-GB"/>
        </w:rPr>
      </w:pPr>
      <w:r>
        <w:rPr>
          <w:rFonts w:ascii="Times New Roman" w:eastAsia="Times New Roman" w:hAnsi="Times New Roman" w:cs="Times New Roman"/>
          <w:b/>
          <w:bCs/>
          <w:noProof/>
          <w:sz w:val="24"/>
          <w:szCs w:val="24"/>
          <w:lang w:val="en-GB"/>
        </w:rPr>
        <w:lastRenderedPageBreak/>
        <w:drawing>
          <wp:inline distT="0" distB="0" distL="0" distR="0" wp14:anchorId="7958337D" wp14:editId="47BC3F9D">
            <wp:extent cx="5937885" cy="4453255"/>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14:paraId="11817395" w14:textId="77777777" w:rsidR="00D512D8" w:rsidRPr="005D46C1" w:rsidRDefault="00D512D8" w:rsidP="00D512D8">
      <w:pPr>
        <w:spacing w:after="0" w:line="480" w:lineRule="auto"/>
        <w:rPr>
          <w:rFonts w:ascii="Times New Roman" w:eastAsia="Times New Roman" w:hAnsi="Times New Roman" w:cs="Times New Roman"/>
          <w:iCs/>
          <w:sz w:val="24"/>
          <w:szCs w:val="24"/>
        </w:rPr>
      </w:pPr>
      <w:r w:rsidRPr="005D46C1">
        <w:rPr>
          <w:rFonts w:ascii="Times New Roman" w:eastAsia="Times New Roman" w:hAnsi="Times New Roman" w:cs="Times New Roman"/>
          <w:iCs/>
          <w:sz w:val="24"/>
          <w:szCs w:val="24"/>
        </w:rPr>
        <w:t>Figure S3. Weekly SWI temperature forecasts for the upstream transect in Falling Creek Reservoir in 2019</w:t>
      </w:r>
      <w:r>
        <w:rPr>
          <w:rFonts w:ascii="Times New Roman" w:eastAsia="Times New Roman" w:hAnsi="Times New Roman" w:cs="Times New Roman"/>
          <w:iCs/>
          <w:sz w:val="24"/>
          <w:szCs w:val="24"/>
        </w:rPr>
        <w:t xml:space="preserve"> in both training and forecasting periods</w:t>
      </w:r>
      <w:r w:rsidRPr="005D46C1">
        <w:rPr>
          <w:rFonts w:ascii="Times New Roman" w:eastAsia="Times New Roman" w:hAnsi="Times New Roman" w:cs="Times New Roman"/>
          <w:iCs/>
          <w:sz w:val="24"/>
          <w:szCs w:val="24"/>
        </w:rPr>
        <w:t xml:space="preserve">. The red diamond represents the weekly mean observed SWI temperature (averaged from the loggers below all four ebullition traps during the interval between sampling days) and the orange horizontal histograms represent the </w:t>
      </w:r>
      <w:r>
        <w:rPr>
          <w:rFonts w:ascii="Times New Roman" w:eastAsia="Times New Roman" w:hAnsi="Times New Roman" w:cs="Times New Roman"/>
          <w:iCs/>
          <w:sz w:val="24"/>
          <w:szCs w:val="24"/>
        </w:rPr>
        <w:t xml:space="preserve">weekly </w:t>
      </w:r>
      <w:r w:rsidRPr="005D46C1">
        <w:rPr>
          <w:rFonts w:ascii="Times New Roman" w:eastAsia="Times New Roman" w:hAnsi="Times New Roman" w:cs="Times New Roman"/>
          <w:iCs/>
          <w:sz w:val="24"/>
          <w:szCs w:val="24"/>
        </w:rPr>
        <w:t xml:space="preserve">SWI temperature forecast for the transect from 210 ensemble members. </w:t>
      </w:r>
    </w:p>
    <w:p w14:paraId="2E3BE7B5" w14:textId="77777777" w:rsidR="00D512D8" w:rsidRPr="005D46C1" w:rsidRDefault="00D512D8" w:rsidP="00D512D8">
      <w:pPr>
        <w:spacing w:after="0" w:line="240" w:lineRule="auto"/>
        <w:rPr>
          <w:rFonts w:ascii="Times New Roman" w:eastAsia="Times New Roman" w:hAnsi="Times New Roman" w:cs="Times New Roman"/>
          <w:b/>
          <w:sz w:val="24"/>
          <w:szCs w:val="24"/>
        </w:rPr>
      </w:pPr>
    </w:p>
    <w:p w14:paraId="4B34D6A8" w14:textId="77777777" w:rsidR="00D512D8" w:rsidRPr="005D46C1" w:rsidRDefault="00D512D8" w:rsidP="00D512D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BE157F5" wp14:editId="2EF81764">
            <wp:extent cx="5939790" cy="593979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451BC4F2" w14:textId="77777777" w:rsidR="00D512D8" w:rsidRDefault="00D512D8" w:rsidP="00D512D8">
      <w:pPr>
        <w:spacing w:after="0" w:line="480" w:lineRule="auto"/>
        <w:rPr>
          <w:rFonts w:ascii="Times New Roman" w:eastAsia="Times New Roman" w:hAnsi="Times New Roman" w:cs="Times New Roman"/>
          <w:iCs/>
          <w:sz w:val="24"/>
          <w:szCs w:val="24"/>
        </w:rPr>
      </w:pPr>
      <w:r w:rsidRPr="005D46C1">
        <w:rPr>
          <w:rFonts w:ascii="Times New Roman" w:eastAsia="Times New Roman" w:hAnsi="Times New Roman" w:cs="Times New Roman"/>
          <w:iCs/>
          <w:sz w:val="24"/>
          <w:szCs w:val="24"/>
        </w:rPr>
        <w:t xml:space="preserve">Figure S4. Evaluation of the observed and forecasted SWI temperatures </w:t>
      </w:r>
      <w:r>
        <w:rPr>
          <w:rFonts w:ascii="Times New Roman" w:eastAsia="Times New Roman" w:hAnsi="Times New Roman" w:cs="Times New Roman"/>
          <w:iCs/>
          <w:sz w:val="24"/>
          <w:szCs w:val="24"/>
        </w:rPr>
        <w:t xml:space="preserve">at the upstream transect </w:t>
      </w:r>
      <w:r w:rsidRPr="005D46C1">
        <w:rPr>
          <w:rFonts w:ascii="Times New Roman" w:eastAsia="Times New Roman" w:hAnsi="Times New Roman" w:cs="Times New Roman"/>
          <w:iCs/>
          <w:sz w:val="24"/>
          <w:szCs w:val="24"/>
        </w:rPr>
        <w:t xml:space="preserve">for each forecasted sampling day from 1 July to 7 November 2019. The Nash-Sutcliffe efficiency (NSE) of the forecasts and observations was 0.9. </w:t>
      </w:r>
    </w:p>
    <w:p w14:paraId="555F508E" w14:textId="77777777" w:rsidR="00D512D8" w:rsidRDefault="00D512D8" w:rsidP="00D512D8">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br w:type="page"/>
      </w:r>
    </w:p>
    <w:p w14:paraId="44A22CDB" w14:textId="77777777" w:rsidR="00D512D8" w:rsidRDefault="00D512D8" w:rsidP="00D512D8">
      <w:pPr>
        <w:spacing w:after="0" w:line="480" w:lineRule="auto"/>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lastRenderedPageBreak/>
        <w:drawing>
          <wp:inline distT="0" distB="0" distL="0" distR="0" wp14:anchorId="7EA61271" wp14:editId="441E8551">
            <wp:extent cx="5939790" cy="59397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1C9F9C29" w14:textId="77777777" w:rsidR="00D512D8" w:rsidRDefault="00D512D8" w:rsidP="00D512D8">
      <w:pPr>
        <w:spacing w:after="0" w:line="480" w:lineRule="auto"/>
        <w:rPr>
          <w:rFonts w:ascii="Times New Roman" w:eastAsia="Times New Roman" w:hAnsi="Times New Roman" w:cs="Times New Roman"/>
          <w:iCs/>
          <w:sz w:val="24"/>
          <w:szCs w:val="24"/>
        </w:rPr>
      </w:pPr>
      <w:r w:rsidRPr="00C06FF4">
        <w:rPr>
          <w:rFonts w:ascii="Times New Roman" w:eastAsia="Times New Roman" w:hAnsi="Times New Roman" w:cs="Times New Roman"/>
          <w:iCs/>
          <w:sz w:val="24"/>
          <w:szCs w:val="24"/>
        </w:rPr>
        <w:t>Figure S</w:t>
      </w:r>
      <w:r>
        <w:rPr>
          <w:rFonts w:ascii="Times New Roman" w:eastAsia="Times New Roman" w:hAnsi="Times New Roman" w:cs="Times New Roman"/>
          <w:iCs/>
          <w:sz w:val="24"/>
          <w:szCs w:val="24"/>
        </w:rPr>
        <w:t>5.</w:t>
      </w:r>
      <w:r w:rsidRPr="00C06FF4">
        <w:rPr>
          <w:rFonts w:ascii="Times New Roman" w:eastAsia="Times New Roman" w:hAnsi="Times New Roman" w:cs="Times New Roman"/>
          <w:iCs/>
          <w:sz w:val="24"/>
          <w:szCs w:val="24"/>
        </w:rPr>
        <w:t xml:space="preserve"> Linear relationship between the mean daily temperatures from 2.0 and 3.0</w:t>
      </w:r>
      <w:r>
        <w:rPr>
          <w:rFonts w:ascii="Times New Roman" w:eastAsia="Times New Roman" w:hAnsi="Times New Roman" w:cs="Times New Roman"/>
          <w:iCs/>
          <w:sz w:val="24"/>
          <w:szCs w:val="24"/>
        </w:rPr>
        <w:t xml:space="preserve"> </w:t>
      </w:r>
      <w:r w:rsidRPr="00C06FF4">
        <w:rPr>
          <w:rFonts w:ascii="Times New Roman" w:eastAsia="Times New Roman" w:hAnsi="Times New Roman" w:cs="Times New Roman"/>
          <w:iCs/>
          <w:sz w:val="24"/>
          <w:szCs w:val="24"/>
        </w:rPr>
        <w:t xml:space="preserve">m water temperature sondes at the </w:t>
      </w:r>
      <w:r>
        <w:rPr>
          <w:rFonts w:ascii="Times New Roman" w:eastAsia="Times New Roman" w:hAnsi="Times New Roman" w:cs="Times New Roman"/>
          <w:iCs/>
          <w:sz w:val="24"/>
          <w:szCs w:val="24"/>
        </w:rPr>
        <w:t>dam site</w:t>
      </w:r>
      <w:r w:rsidRPr="00C06FF4">
        <w:rPr>
          <w:rFonts w:ascii="Times New Roman" w:eastAsia="Times New Roman" w:hAnsi="Times New Roman" w:cs="Times New Roman"/>
          <w:iCs/>
          <w:sz w:val="24"/>
          <w:szCs w:val="24"/>
        </w:rPr>
        <w:t xml:space="preserve"> and the upstream transect daily averaged SWI temperatures measured from the HOBO data loggers. The cyan points represent the trained data from 11 July to 10 Oct</w:t>
      </w:r>
      <w:r>
        <w:rPr>
          <w:rFonts w:ascii="Times New Roman" w:eastAsia="Times New Roman" w:hAnsi="Times New Roman" w:cs="Times New Roman"/>
          <w:iCs/>
          <w:sz w:val="24"/>
          <w:szCs w:val="24"/>
        </w:rPr>
        <w:t>ober</w:t>
      </w:r>
      <w:r w:rsidRPr="00C06FF4">
        <w:rPr>
          <w:rFonts w:ascii="Times New Roman" w:eastAsia="Times New Roman" w:hAnsi="Times New Roman" w:cs="Times New Roman"/>
          <w:iCs/>
          <w:sz w:val="24"/>
          <w:szCs w:val="24"/>
        </w:rPr>
        <w:t xml:space="preserve"> 2018</w:t>
      </w:r>
      <w:r>
        <w:rPr>
          <w:rFonts w:ascii="Times New Roman" w:eastAsia="Times New Roman" w:hAnsi="Times New Roman" w:cs="Times New Roman"/>
          <w:iCs/>
          <w:sz w:val="24"/>
          <w:szCs w:val="24"/>
        </w:rPr>
        <w:t xml:space="preserve"> and 27 May to 24 June.</w:t>
      </w:r>
      <w:r w:rsidRPr="00C06FF4">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T</w:t>
      </w:r>
      <w:r w:rsidRPr="00C06FF4">
        <w:rPr>
          <w:rFonts w:ascii="Times New Roman" w:eastAsia="Times New Roman" w:hAnsi="Times New Roman" w:cs="Times New Roman"/>
          <w:iCs/>
          <w:sz w:val="24"/>
          <w:szCs w:val="24"/>
        </w:rPr>
        <w:t xml:space="preserve">he red points represent the daily observations from </w:t>
      </w:r>
      <w:r>
        <w:rPr>
          <w:rFonts w:ascii="Times New Roman" w:eastAsia="Times New Roman" w:hAnsi="Times New Roman" w:cs="Times New Roman"/>
          <w:iCs/>
          <w:sz w:val="24"/>
          <w:szCs w:val="24"/>
        </w:rPr>
        <w:t>1 July</w:t>
      </w:r>
      <w:r w:rsidRPr="00C06FF4">
        <w:rPr>
          <w:rFonts w:ascii="Times New Roman" w:eastAsia="Times New Roman" w:hAnsi="Times New Roman" w:cs="Times New Roman"/>
          <w:iCs/>
          <w:sz w:val="24"/>
          <w:szCs w:val="24"/>
        </w:rPr>
        <w:t xml:space="preserve"> to </w:t>
      </w:r>
      <w:r>
        <w:rPr>
          <w:rFonts w:ascii="Times New Roman" w:eastAsia="Times New Roman" w:hAnsi="Times New Roman" w:cs="Times New Roman"/>
          <w:iCs/>
          <w:sz w:val="24"/>
          <w:szCs w:val="24"/>
        </w:rPr>
        <w:t>07</w:t>
      </w:r>
      <w:r w:rsidRPr="00C06FF4">
        <w:rPr>
          <w:rFonts w:ascii="Times New Roman" w:eastAsia="Times New Roman" w:hAnsi="Times New Roman" w:cs="Times New Roman"/>
          <w:iCs/>
          <w:sz w:val="24"/>
          <w:szCs w:val="24"/>
        </w:rPr>
        <w:t xml:space="preserve"> Nov</w:t>
      </w:r>
      <w:r>
        <w:rPr>
          <w:rFonts w:ascii="Times New Roman" w:eastAsia="Times New Roman" w:hAnsi="Times New Roman" w:cs="Times New Roman"/>
          <w:iCs/>
          <w:sz w:val="24"/>
          <w:szCs w:val="24"/>
        </w:rPr>
        <w:t>ember</w:t>
      </w:r>
      <w:r w:rsidRPr="00C06FF4">
        <w:rPr>
          <w:rFonts w:ascii="Times New Roman" w:eastAsia="Times New Roman" w:hAnsi="Times New Roman" w:cs="Times New Roman"/>
          <w:iCs/>
          <w:sz w:val="24"/>
          <w:szCs w:val="24"/>
        </w:rPr>
        <w:t xml:space="preserve"> 2019</w:t>
      </w:r>
      <w:r>
        <w:rPr>
          <w:rFonts w:ascii="Times New Roman" w:eastAsia="Times New Roman" w:hAnsi="Times New Roman" w:cs="Times New Roman"/>
          <w:iCs/>
          <w:sz w:val="24"/>
          <w:szCs w:val="24"/>
        </w:rPr>
        <w:t xml:space="preserve"> forecasting period</w:t>
      </w:r>
      <w:r w:rsidRPr="00C06FF4">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Refer to Supporting information A on the SWI scaling model development. </w:t>
      </w:r>
    </w:p>
    <w:p w14:paraId="32369920" w14:textId="77777777" w:rsidR="00D512D8" w:rsidRPr="004C5227" w:rsidRDefault="00D512D8" w:rsidP="00D512D8">
      <w:pPr>
        <w:spacing w:after="0" w:line="240" w:lineRule="auto"/>
        <w:rPr>
          <w:rFonts w:ascii="Times New Roman" w:eastAsia="Times New Roman" w:hAnsi="Times New Roman" w:cs="Times New Roman"/>
          <w:b/>
          <w:bCs/>
          <w:iCs/>
          <w:sz w:val="24"/>
          <w:szCs w:val="24"/>
        </w:rPr>
      </w:pPr>
      <w:r w:rsidRPr="004C5227">
        <w:rPr>
          <w:rFonts w:ascii="Times New Roman" w:eastAsia="Times New Roman" w:hAnsi="Times New Roman" w:cs="Times New Roman"/>
          <w:b/>
          <w:bCs/>
          <w:iCs/>
          <w:sz w:val="24"/>
          <w:szCs w:val="24"/>
        </w:rPr>
        <w:lastRenderedPageBreak/>
        <w:t>References</w:t>
      </w:r>
    </w:p>
    <w:p w14:paraId="739D3E5C" w14:textId="77777777" w:rsidR="00D512D8" w:rsidRPr="005D46C1" w:rsidRDefault="00D512D8" w:rsidP="00D512D8">
      <w:pPr>
        <w:spacing w:after="0" w:line="240" w:lineRule="auto"/>
        <w:rPr>
          <w:rFonts w:ascii="Times New Roman" w:eastAsia="Times New Roman" w:hAnsi="Times New Roman" w:cs="Times New Roman"/>
          <w:iCs/>
          <w:sz w:val="24"/>
          <w:szCs w:val="24"/>
        </w:rPr>
      </w:pPr>
    </w:p>
    <w:p w14:paraId="726E322D" w14:textId="77777777" w:rsidR="00D512D8" w:rsidRDefault="00D512D8" w:rsidP="00D512D8">
      <w:pPr>
        <w:spacing w:after="0" w:line="480" w:lineRule="auto"/>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Carey, C.C., B.J. </w:t>
      </w:r>
      <w:proofErr w:type="spellStart"/>
      <w:r w:rsidRPr="000B47E2">
        <w:rPr>
          <w:rFonts w:ascii="Times New Roman" w:eastAsia="Times New Roman" w:hAnsi="Times New Roman" w:cs="Times New Roman"/>
          <w:bCs/>
          <w:sz w:val="24"/>
          <w:szCs w:val="24"/>
        </w:rPr>
        <w:t>Bookout</w:t>
      </w:r>
      <w:proofErr w:type="spellEnd"/>
      <w:r w:rsidRPr="000B47E2">
        <w:rPr>
          <w:rFonts w:ascii="Times New Roman" w:eastAsia="Times New Roman" w:hAnsi="Times New Roman" w:cs="Times New Roman"/>
          <w:bCs/>
          <w:sz w:val="24"/>
          <w:szCs w:val="24"/>
        </w:rPr>
        <w:t xml:space="preserve">, W.M. </w:t>
      </w:r>
      <w:proofErr w:type="spellStart"/>
      <w:r w:rsidRPr="000B47E2">
        <w:rPr>
          <w:rFonts w:ascii="Times New Roman" w:eastAsia="Times New Roman" w:hAnsi="Times New Roman" w:cs="Times New Roman"/>
          <w:bCs/>
          <w:sz w:val="24"/>
          <w:szCs w:val="24"/>
        </w:rPr>
        <w:t>Woelmer</w:t>
      </w:r>
      <w:proofErr w:type="spellEnd"/>
      <w:r w:rsidRPr="000B47E2">
        <w:rPr>
          <w:rFonts w:ascii="Times New Roman" w:eastAsia="Times New Roman" w:hAnsi="Times New Roman" w:cs="Times New Roman"/>
          <w:bCs/>
          <w:sz w:val="24"/>
          <w:szCs w:val="24"/>
        </w:rPr>
        <w:t xml:space="preserve">, and A.S. Lewis. </w:t>
      </w:r>
      <w:r>
        <w:rPr>
          <w:rFonts w:ascii="Times New Roman" w:eastAsia="Times New Roman" w:hAnsi="Times New Roman" w:cs="Times New Roman"/>
          <w:bCs/>
          <w:sz w:val="24"/>
          <w:szCs w:val="24"/>
        </w:rPr>
        <w:t>(</w:t>
      </w:r>
      <w:r w:rsidRPr="000B47E2">
        <w:rPr>
          <w:rFonts w:ascii="Times New Roman" w:eastAsia="Times New Roman" w:hAnsi="Times New Roman" w:cs="Times New Roman"/>
          <w:bCs/>
          <w:sz w:val="24"/>
          <w:szCs w:val="24"/>
        </w:rPr>
        <w:t>2020</w:t>
      </w:r>
      <w:r>
        <w:rPr>
          <w:rFonts w:ascii="Times New Roman" w:eastAsia="Times New Roman" w:hAnsi="Times New Roman" w:cs="Times New Roman"/>
          <w:bCs/>
          <w:sz w:val="24"/>
          <w:szCs w:val="24"/>
        </w:rPr>
        <w:t>)</w:t>
      </w:r>
      <w:r w:rsidRPr="000B47E2">
        <w:rPr>
          <w:rFonts w:ascii="Times New Roman" w:eastAsia="Times New Roman" w:hAnsi="Times New Roman" w:cs="Times New Roman"/>
          <w:bCs/>
          <w:sz w:val="24"/>
          <w:szCs w:val="24"/>
        </w:rPr>
        <w:t>. Time series of high-</w:t>
      </w:r>
    </w:p>
    <w:p w14:paraId="0887D1C7" w14:textId="77777777" w:rsidR="00D512D8" w:rsidRDefault="00D512D8" w:rsidP="00D512D8">
      <w:pPr>
        <w:spacing w:after="0" w:line="480" w:lineRule="auto"/>
        <w:ind w:left="720"/>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frequency sensor data measuring water temperature, dissolved oxygen, conductivity, specific conductivity, total dissolved solids, chlorophyll a, phycocyanin, and fluorescent dissolved organic matter at discrete depths in Falling Creek Reservoir, Virginia, USA in 2018-2019 </w:t>
      </w:r>
      <w:proofErr w:type="spellStart"/>
      <w:r w:rsidRPr="000B47E2">
        <w:rPr>
          <w:rFonts w:ascii="Times New Roman" w:eastAsia="Times New Roman" w:hAnsi="Times New Roman" w:cs="Times New Roman"/>
          <w:bCs/>
          <w:sz w:val="24"/>
          <w:szCs w:val="24"/>
        </w:rPr>
        <w:t>ver</w:t>
      </w:r>
      <w:proofErr w:type="spellEnd"/>
      <w:r w:rsidRPr="000B47E2">
        <w:rPr>
          <w:rFonts w:ascii="Times New Roman" w:eastAsia="Times New Roman" w:hAnsi="Times New Roman" w:cs="Times New Roman"/>
          <w:bCs/>
          <w:sz w:val="24"/>
          <w:szCs w:val="24"/>
        </w:rPr>
        <w:t xml:space="preserve"> 4. Environmental Data Initiative. </w:t>
      </w:r>
    </w:p>
    <w:p w14:paraId="5D876248" w14:textId="77777777" w:rsidR="00D512D8" w:rsidRDefault="00D512D8" w:rsidP="00D512D8">
      <w:pPr>
        <w:spacing w:after="0" w:line="480" w:lineRule="auto"/>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McClure, R. P., Hamre, K. D., </w:t>
      </w:r>
      <w:proofErr w:type="spellStart"/>
      <w:r w:rsidRPr="000B47E2">
        <w:rPr>
          <w:rFonts w:ascii="Times New Roman" w:eastAsia="Times New Roman" w:hAnsi="Times New Roman" w:cs="Times New Roman"/>
          <w:bCs/>
          <w:sz w:val="24"/>
          <w:szCs w:val="24"/>
        </w:rPr>
        <w:t>Niederlehner</w:t>
      </w:r>
      <w:proofErr w:type="spellEnd"/>
      <w:r w:rsidRPr="000B47E2">
        <w:rPr>
          <w:rFonts w:ascii="Times New Roman" w:eastAsia="Times New Roman" w:hAnsi="Times New Roman" w:cs="Times New Roman"/>
          <w:bCs/>
          <w:sz w:val="24"/>
          <w:szCs w:val="24"/>
        </w:rPr>
        <w:t xml:space="preserve">, B. R., Munger, Z. W., Chen, S., Lofton, M. E., </w:t>
      </w:r>
    </w:p>
    <w:p w14:paraId="2DD25DB1" w14:textId="77777777" w:rsidR="00D512D8" w:rsidRDefault="00D512D8" w:rsidP="00D512D8">
      <w:pPr>
        <w:spacing w:after="0" w:line="480"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Schreiber, M. E.,</w:t>
      </w:r>
      <w:r w:rsidRPr="000B47E2">
        <w:rPr>
          <w:rFonts w:ascii="Times New Roman" w:eastAsia="Times New Roman" w:hAnsi="Times New Roman" w:cs="Times New Roman"/>
          <w:bCs/>
          <w:sz w:val="24"/>
          <w:szCs w:val="24"/>
        </w:rPr>
        <w:t xml:space="preserve"> Carey, C. C. (2018). </w:t>
      </w:r>
      <w:proofErr w:type="spellStart"/>
      <w:r w:rsidRPr="000B47E2">
        <w:rPr>
          <w:rFonts w:ascii="Times New Roman" w:eastAsia="Times New Roman" w:hAnsi="Times New Roman" w:cs="Times New Roman"/>
          <w:bCs/>
          <w:sz w:val="24"/>
          <w:szCs w:val="24"/>
        </w:rPr>
        <w:t>Metalimnetic</w:t>
      </w:r>
      <w:proofErr w:type="spellEnd"/>
      <w:r w:rsidRPr="000B47E2">
        <w:rPr>
          <w:rFonts w:ascii="Times New Roman" w:eastAsia="Times New Roman" w:hAnsi="Times New Roman" w:cs="Times New Roman"/>
          <w:bCs/>
          <w:sz w:val="24"/>
          <w:szCs w:val="24"/>
        </w:rPr>
        <w:t xml:space="preserve"> oxygen minima alter the vertical profiles of carbon dioxide and methane in a managed freshwater reservoir. Science of the Total Environment, 636, 610-620. </w:t>
      </w:r>
    </w:p>
    <w:p w14:paraId="7A611A9A" w14:textId="77777777" w:rsidR="00D512D8" w:rsidRDefault="00D512D8" w:rsidP="00D512D8">
      <w:pPr>
        <w:spacing w:after="0" w:line="480" w:lineRule="auto"/>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McClure, R. P., Lofton, M. E., Chen, S., Krueger, K. M., Little, J. C., &amp; Carey, C. C. (2020). The </w:t>
      </w:r>
    </w:p>
    <w:p w14:paraId="7A4674D6" w14:textId="77777777" w:rsidR="00D512D8" w:rsidRDefault="00D512D8" w:rsidP="00D512D8">
      <w:pPr>
        <w:spacing w:line="480" w:lineRule="auto"/>
        <w:ind w:left="720"/>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magnitude and drivers of methane ebullition and diffusion vary on a longitudinal gradient </w:t>
      </w:r>
      <w:r>
        <w:rPr>
          <w:rFonts w:ascii="Times New Roman" w:eastAsia="Times New Roman" w:hAnsi="Times New Roman" w:cs="Times New Roman"/>
          <w:bCs/>
          <w:sz w:val="24"/>
          <w:szCs w:val="24"/>
        </w:rPr>
        <w:t>i</w:t>
      </w:r>
      <w:r w:rsidRPr="000B47E2">
        <w:rPr>
          <w:rFonts w:ascii="Times New Roman" w:eastAsia="Times New Roman" w:hAnsi="Times New Roman" w:cs="Times New Roman"/>
          <w:bCs/>
          <w:sz w:val="24"/>
          <w:szCs w:val="24"/>
        </w:rPr>
        <w:t xml:space="preserve">n a small freshwater reservoir. Journal of Geophysical Research: </w:t>
      </w:r>
      <w:proofErr w:type="spellStart"/>
      <w:r w:rsidRPr="000B47E2">
        <w:rPr>
          <w:rFonts w:ascii="Times New Roman" w:eastAsia="Times New Roman" w:hAnsi="Times New Roman" w:cs="Times New Roman"/>
          <w:bCs/>
          <w:sz w:val="24"/>
          <w:szCs w:val="24"/>
        </w:rPr>
        <w:t>Biogeosciences</w:t>
      </w:r>
      <w:proofErr w:type="spellEnd"/>
      <w:r w:rsidRPr="000B47E2">
        <w:rPr>
          <w:rFonts w:ascii="Times New Roman" w:eastAsia="Times New Roman" w:hAnsi="Times New Roman" w:cs="Times New Roman"/>
          <w:bCs/>
          <w:sz w:val="24"/>
          <w:szCs w:val="24"/>
        </w:rPr>
        <w:t>, 125(3), e2019JG005205.</w:t>
      </w:r>
    </w:p>
    <w:p w14:paraId="7BFD2F59" w14:textId="77777777" w:rsidR="00E27532" w:rsidRDefault="00E27532"/>
    <w:sectPr w:rsidR="00E275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Cayelan C. Carey" w:date="2020-11-06T13:57:00Z" w:initials="CCC">
    <w:p w14:paraId="61ED4F76" w14:textId="77777777" w:rsidR="00E054E9" w:rsidRDefault="00E054E9">
      <w:pPr>
        <w:pStyle w:val="CommentText"/>
      </w:pPr>
      <w:r>
        <w:rPr>
          <w:rStyle w:val="CommentReference"/>
        </w:rPr>
        <w:annotationRef/>
      </w:r>
      <w:r>
        <w:t>what is word limit?</w:t>
      </w:r>
    </w:p>
  </w:comment>
  <w:comment w:id="18" w:author="Cayelan C. Carey" w:date="2020-11-06T14:01:00Z" w:initials="CCC">
    <w:p w14:paraId="680E564E" w14:textId="77777777" w:rsidR="00E054E9" w:rsidRDefault="00E054E9">
      <w:pPr>
        <w:pStyle w:val="CommentText"/>
      </w:pPr>
      <w:r>
        <w:rPr>
          <w:rStyle w:val="CommentReference"/>
        </w:rPr>
        <w:annotationRef/>
      </w:r>
      <w:r>
        <w:t xml:space="preserve">placeholder- did you actually add in IC? can't remember from flurry of week prior to handoff to committee </w:t>
      </w:r>
    </w:p>
  </w:comment>
  <w:comment w:id="123" w:author="Cayelan C. Carey" w:date="2020-11-06T14:54:00Z" w:initials="CCC">
    <w:p w14:paraId="0911D285" w14:textId="77777777" w:rsidR="00E054E9" w:rsidRDefault="00E054E9">
      <w:pPr>
        <w:pStyle w:val="CommentText"/>
      </w:pPr>
      <w:r>
        <w:rPr>
          <w:rStyle w:val="CommentReference"/>
        </w:rPr>
        <w:annotationRef/>
      </w:r>
      <w:r>
        <w:t xml:space="preserve">this prob should be defined (for a </w:t>
      </w:r>
      <w:proofErr w:type="spellStart"/>
      <w:r>
        <w:t>Biogeo</w:t>
      </w:r>
      <w:proofErr w:type="spellEnd"/>
      <w:r>
        <w:t xml:space="preserve"> audience)</w:t>
      </w:r>
    </w:p>
  </w:comment>
  <w:comment w:id="127" w:author="McClure, Ryan" w:date="2020-11-05T11:16:00Z" w:initials="MR">
    <w:p w14:paraId="0BC5E62D" w14:textId="77777777" w:rsidR="00E054E9" w:rsidRDefault="00E054E9">
      <w:pPr>
        <w:pStyle w:val="CommentText"/>
      </w:pPr>
      <w:r>
        <w:rPr>
          <w:rStyle w:val="CommentReference"/>
        </w:rPr>
        <w:annotationRef/>
      </w:r>
      <w:r>
        <w:t xml:space="preserve">See – to a forecaster this is important but Maddie literally had no idea what the difference between the time-step and horizon really meant. Meaning, to what extent is it worth including -or- include it in the case a hardcore forecaster gets this? </w:t>
      </w:r>
    </w:p>
  </w:comment>
  <w:comment w:id="128" w:author="Cayelan C. Carey" w:date="2020-11-06T14:58:00Z" w:initials="CCC">
    <w:p w14:paraId="421C061E" w14:textId="77777777" w:rsidR="00E054E9" w:rsidRDefault="00E054E9">
      <w:pPr>
        <w:pStyle w:val="CommentText"/>
      </w:pPr>
      <w:r>
        <w:rPr>
          <w:rStyle w:val="CommentReference"/>
        </w:rPr>
        <w:annotationRef/>
      </w:r>
      <w:r>
        <w:t>I would keep in but define forecast horizon above</w:t>
      </w:r>
    </w:p>
  </w:comment>
  <w:comment w:id="129" w:author="Cayelan C. Carey" w:date="2020-11-06T14:59:00Z" w:initials="CCC">
    <w:p w14:paraId="48238876" w14:textId="77777777" w:rsidR="00E054E9" w:rsidRDefault="00E054E9">
      <w:pPr>
        <w:pStyle w:val="CommentText"/>
      </w:pPr>
      <w:r>
        <w:rPr>
          <w:rStyle w:val="CommentReference"/>
        </w:rPr>
        <w:annotationRef/>
      </w:r>
      <w:proofErr w:type="spellStart"/>
      <w:r>
        <w:t>its</w:t>
      </w:r>
      <w:proofErr w:type="spellEnd"/>
      <w:r>
        <w:t xml:space="preserve"> not just the model being trained</w:t>
      </w:r>
    </w:p>
  </w:comment>
  <w:comment w:id="142" w:author="McClure, Ryan" w:date="2020-11-05T11:22:00Z" w:initials="MR">
    <w:p w14:paraId="1636EF5C" w14:textId="77777777" w:rsidR="00E054E9" w:rsidRDefault="00E054E9">
      <w:pPr>
        <w:pStyle w:val="CommentText"/>
      </w:pPr>
      <w:r>
        <w:rPr>
          <w:rStyle w:val="CommentReference"/>
        </w:rPr>
        <w:annotationRef/>
      </w:r>
      <w:r>
        <w:t xml:space="preserve">Erin and others found the “battleship” guide for the second concept figure distracting. </w:t>
      </w:r>
    </w:p>
  </w:comment>
  <w:comment w:id="143" w:author="Cayelan C. Carey" w:date="2020-11-06T15:01:00Z" w:initials="CCC">
    <w:p w14:paraId="548963C1" w14:textId="77777777" w:rsidR="00E054E9" w:rsidRDefault="00E054E9">
      <w:pPr>
        <w:pStyle w:val="CommentText"/>
      </w:pPr>
      <w:r>
        <w:rPr>
          <w:rStyle w:val="CommentReference"/>
        </w:rPr>
        <w:annotationRef/>
      </w:r>
      <w:r>
        <w:t>ok- maybe crowdsource to other authors (WW, MEL) and see what they think? It doesn't bother me...</w:t>
      </w:r>
    </w:p>
  </w:comment>
  <w:comment w:id="168" w:author="Cayelan C. Carey" w:date="2020-11-06T15:02:00Z" w:initials="CCC">
    <w:p w14:paraId="35C4B9F5" w14:textId="77777777" w:rsidR="00E054E9" w:rsidRDefault="00E054E9">
      <w:pPr>
        <w:pStyle w:val="CommentText"/>
      </w:pPr>
      <w:r>
        <w:rPr>
          <w:rStyle w:val="CommentReference"/>
        </w:rPr>
        <w:annotationRef/>
      </w:r>
      <w:r>
        <w:t>def get Mary's feedback on this- reviewers asked for nitty gritty Bayesian details in her similar methods section for her EA manuscript</w:t>
      </w:r>
    </w:p>
  </w:comment>
  <w:comment w:id="224" w:author="Cayelan C. Carey" w:date="2020-11-06T15:06:00Z" w:initials="CCC">
    <w:p w14:paraId="571EB37C" w14:textId="77777777" w:rsidR="00E054E9" w:rsidRDefault="00E054E9">
      <w:pPr>
        <w:pStyle w:val="CommentText"/>
      </w:pPr>
      <w:r>
        <w:rPr>
          <w:rStyle w:val="CommentReference"/>
        </w:rPr>
        <w:annotationRef/>
      </w:r>
      <w:r>
        <w:t>not sure what retroactive is- will flag</w:t>
      </w:r>
    </w:p>
  </w:comment>
  <w:comment w:id="234" w:author="Cayelan C. Carey" w:date="2020-11-06T15:07:00Z" w:initials="CCC">
    <w:p w14:paraId="4FD880D3" w14:textId="77777777" w:rsidR="00E054E9" w:rsidRDefault="00E054E9">
      <w:pPr>
        <w:pStyle w:val="CommentText"/>
      </w:pPr>
      <w:r>
        <w:rPr>
          <w:rStyle w:val="CommentReference"/>
        </w:rPr>
        <w:annotationRef/>
      </w:r>
      <w:r>
        <w:t>right??</w:t>
      </w:r>
    </w:p>
  </w:comment>
  <w:comment w:id="325" w:author="Cayelan C. Carey" w:date="2020-11-06T15:13:00Z" w:initials="CCC">
    <w:p w14:paraId="3FD30441" w14:textId="77777777" w:rsidR="00E054E9" w:rsidRDefault="00E054E9">
      <w:pPr>
        <w:pStyle w:val="CommentText"/>
      </w:pPr>
      <w:r>
        <w:rPr>
          <w:rStyle w:val="CommentReference"/>
        </w:rPr>
        <w:annotationRef/>
      </w:r>
      <w:r>
        <w:t>what do you mean by "total" here?</w:t>
      </w:r>
    </w:p>
  </w:comment>
  <w:comment w:id="395" w:author="Cayelan C. Carey" w:date="2020-11-06T15:19:00Z" w:initials="CCC">
    <w:p w14:paraId="1D571725" w14:textId="77777777" w:rsidR="00E054E9" w:rsidRDefault="00E054E9">
      <w:pPr>
        <w:pStyle w:val="CommentText"/>
      </w:pPr>
      <w:r>
        <w:rPr>
          <w:rStyle w:val="CommentReference"/>
        </w:rPr>
        <w:annotationRef/>
      </w:r>
      <w:r>
        <w:t>moved this down to here where I think it fits better, text still needs smoothing</w:t>
      </w:r>
    </w:p>
  </w:comment>
  <w:comment w:id="412" w:author="Cayelan C. Carey" w:date="2020-11-06T15:34:00Z" w:initials="CCC">
    <w:p w14:paraId="311F9EA4" w14:textId="77777777" w:rsidR="00E054E9" w:rsidRDefault="00E054E9">
      <w:pPr>
        <w:pStyle w:val="CommentText"/>
      </w:pPr>
      <w:r>
        <w:rPr>
          <w:rStyle w:val="CommentReference"/>
        </w:rPr>
        <w:annotationRef/>
      </w:r>
      <w:r>
        <w:t>given that this is an important part of your "understanding" I think that it needs a separate section. not sure where it should go though</w:t>
      </w:r>
    </w:p>
  </w:comment>
  <w:comment w:id="414" w:author="Cayelan C. Carey" w:date="2020-11-06T15:36:00Z" w:initials="CCC">
    <w:p w14:paraId="2515B5E6" w14:textId="77777777" w:rsidR="00E054E9" w:rsidRDefault="00E054E9">
      <w:pPr>
        <w:pStyle w:val="CommentText"/>
      </w:pPr>
      <w:r>
        <w:rPr>
          <w:rStyle w:val="CommentReference"/>
        </w:rPr>
        <w:annotationRef/>
      </w:r>
      <w:r>
        <w:t>Can you make this less about parameter rates nitty gritty and much more about how the parameters show how the relative importance of these terms change over time</w:t>
      </w:r>
    </w:p>
  </w:comment>
  <w:comment w:id="528" w:author="McClure, Ryan" w:date="2020-11-05T12:13:00Z" w:initials="MR">
    <w:p w14:paraId="4CEFF47F" w14:textId="77777777" w:rsidR="00E054E9" w:rsidRDefault="00E054E9" w:rsidP="00787F1A">
      <w:pPr>
        <w:pStyle w:val="CommentText"/>
      </w:pPr>
      <w:r>
        <w:rPr>
          <w:rStyle w:val="CommentReference"/>
        </w:rPr>
        <w:annotationRef/>
      </w:r>
      <w:r>
        <w:t>1230</w:t>
      </w:r>
    </w:p>
    <w:p w14:paraId="2C8391F7" w14:textId="77777777" w:rsidR="00E054E9" w:rsidRDefault="00E054E9" w:rsidP="00787F1A">
      <w:pPr>
        <w:pStyle w:val="CommentText"/>
      </w:pPr>
      <w:r>
        <w:t>6629</w:t>
      </w:r>
    </w:p>
    <w:p w14:paraId="4E8384CD" w14:textId="77777777" w:rsidR="00E054E9" w:rsidRDefault="00E054E9" w:rsidP="00787F1A">
      <w:pPr>
        <w:pStyle w:val="CommentText"/>
      </w:pPr>
      <w:r>
        <w:t>3660</w:t>
      </w:r>
    </w:p>
  </w:comment>
  <w:comment w:id="556" w:author="McClure, Ryan" w:date="2020-11-05T12:17:00Z" w:initials="MR">
    <w:p w14:paraId="268A7EAC" w14:textId="77777777" w:rsidR="00E054E9" w:rsidRDefault="00E054E9" w:rsidP="00787F1A">
      <w:pPr>
        <w:pStyle w:val="CommentText"/>
      </w:pPr>
      <w:r>
        <w:rPr>
          <w:rStyle w:val="CommentReference"/>
        </w:rPr>
        <w:annotationRef/>
      </w:r>
      <w:r>
        <w:t>60000</w:t>
      </w:r>
      <w:r>
        <w:tab/>
        <w:t>-</w:t>
      </w:r>
    </w:p>
    <w:p w14:paraId="2A2A49ED" w14:textId="77777777" w:rsidR="00E054E9" w:rsidRDefault="00E054E9" w:rsidP="00787F1A">
      <w:pPr>
        <w:pStyle w:val="CommentText"/>
      </w:pPr>
      <w:r>
        <w:t>65000</w:t>
      </w:r>
      <w:r>
        <w:tab/>
        <w:t>12</w:t>
      </w:r>
    </w:p>
    <w:p w14:paraId="3362E0D7" w14:textId="77777777" w:rsidR="00E054E9" w:rsidRDefault="00E054E9" w:rsidP="00787F1A">
      <w:pPr>
        <w:pStyle w:val="CommentText"/>
      </w:pPr>
      <w:r>
        <w:t>52000</w:t>
      </w:r>
      <w:r>
        <w:tab/>
        <w:t>8.6</w:t>
      </w:r>
    </w:p>
    <w:p w14:paraId="7358667A" w14:textId="77777777" w:rsidR="00E054E9" w:rsidRDefault="00E054E9" w:rsidP="00787F1A">
      <w:pPr>
        <w:pStyle w:val="CommentText"/>
      </w:pPr>
      <w:r>
        <w:t>89000</w:t>
      </w:r>
      <w:r>
        <w:tab/>
        <w:t>37</w:t>
      </w:r>
    </w:p>
  </w:comment>
  <w:comment w:id="615" w:author="Cayelan C. Carey" w:date="2020-11-06T15:24:00Z" w:initials="CCC">
    <w:p w14:paraId="21605660" w14:textId="77777777" w:rsidR="00E054E9" w:rsidRDefault="00E054E9">
      <w:pPr>
        <w:pStyle w:val="CommentText"/>
      </w:pPr>
      <w:r>
        <w:rPr>
          <w:rStyle w:val="CommentReference"/>
        </w:rPr>
        <w:annotationRef/>
      </w:r>
      <w:r>
        <w:t>ok to say?</w:t>
      </w:r>
    </w:p>
  </w:comment>
  <w:comment w:id="650" w:author="Cayelan C. Carey" w:date="2020-11-06T15:25:00Z" w:initials="CCC">
    <w:p w14:paraId="07DE64B0" w14:textId="77777777" w:rsidR="00E054E9" w:rsidRDefault="00E054E9">
      <w:pPr>
        <w:pStyle w:val="CommentText"/>
      </w:pPr>
      <w:r>
        <w:rPr>
          <w:rStyle w:val="CommentReference"/>
        </w:rPr>
        <w:annotationRef/>
      </w:r>
      <w:r>
        <w:t>not 100% sure what you mean here?</w:t>
      </w:r>
    </w:p>
  </w:comment>
  <w:comment w:id="792" w:author="Cayelan C. Carey" w:date="2020-11-06T15:37:00Z" w:initials="CCC">
    <w:p w14:paraId="79C9762C" w14:textId="77777777" w:rsidR="00E054E9" w:rsidRDefault="00E054E9">
      <w:pPr>
        <w:pStyle w:val="CommentText"/>
      </w:pPr>
      <w:r>
        <w:rPr>
          <w:rStyle w:val="CommentReference"/>
        </w:rPr>
        <w:annotationRef/>
      </w:r>
      <w:r>
        <w:t xml:space="preserve">not sure if this is the right adjective here; manageable is pretty subjective. Prefer the original wording </w:t>
      </w:r>
      <w:proofErr w:type="spellStart"/>
      <w:r>
        <w:t>bc</w:t>
      </w:r>
      <w:proofErr w:type="spellEnd"/>
      <w:r>
        <w:t xml:space="preserve"> we </w:t>
      </w:r>
      <w:proofErr w:type="spellStart"/>
      <w:r>
        <w:t>dont</w:t>
      </w:r>
      <w:proofErr w:type="spellEnd"/>
      <w:r>
        <w:t xml:space="preserve"> know what others can manage or not</w:t>
      </w:r>
    </w:p>
  </w:comment>
  <w:comment w:id="920" w:author="Cayelan C. Carey" w:date="2020-11-06T15:43:00Z" w:initials="CCC">
    <w:p w14:paraId="40C765B4" w14:textId="77777777" w:rsidR="00E054E9" w:rsidRDefault="00E054E9">
      <w:pPr>
        <w:pStyle w:val="CommentText"/>
      </w:pPr>
      <w:r>
        <w:rPr>
          <w:rStyle w:val="CommentReference"/>
        </w:rPr>
        <w:annotationRef/>
      </w:r>
      <w:r>
        <w:t>I MIGHT MOVE THIS UP</w:t>
      </w:r>
    </w:p>
  </w:comment>
  <w:comment w:id="938" w:author="Cayelan C. Carey" w:date="2020-11-06T15:44:00Z" w:initials="CCC">
    <w:p w14:paraId="3C957DA3" w14:textId="77777777" w:rsidR="00E054E9" w:rsidRDefault="00E054E9">
      <w:pPr>
        <w:pStyle w:val="CommentText"/>
      </w:pPr>
      <w:r>
        <w:rPr>
          <w:rStyle w:val="CommentReference"/>
        </w:rPr>
        <w:annotationRef/>
      </w:r>
      <w:r>
        <w:t>good!</w:t>
      </w:r>
    </w:p>
  </w:comment>
  <w:comment w:id="939" w:author="Cayelan C. Carey" w:date="2020-11-06T15:44:00Z" w:initials="CCC">
    <w:p w14:paraId="4E01A87C" w14:textId="77777777" w:rsidR="00E054E9" w:rsidRDefault="00E054E9">
      <w:pPr>
        <w:pStyle w:val="CommentText"/>
      </w:pPr>
      <w:r>
        <w:rPr>
          <w:rStyle w:val="CommentReference"/>
        </w:rPr>
        <w:annotationRef/>
      </w:r>
      <w:r>
        <w:t xml:space="preserve">can you make this more ecology-y and less repeating the results? </w:t>
      </w:r>
      <w:proofErr w:type="spellStart"/>
      <w:r>
        <w:t>Intepret</w:t>
      </w:r>
      <w:proofErr w:type="spellEnd"/>
      <w:r>
        <w:t xml:space="preserve"> the data in context of season- what does it mean that the importance of SWI temp decreased on 15-22 July- can you relate ebullition back to what the water temp was then? do you see a temp threshold effect?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ED4F76" w15:done="0"/>
  <w15:commentEx w15:paraId="680E564E" w15:done="0"/>
  <w15:commentEx w15:paraId="0911D285" w15:done="0"/>
  <w15:commentEx w15:paraId="0BC5E62D" w15:done="0"/>
  <w15:commentEx w15:paraId="421C061E" w15:done="0"/>
  <w15:commentEx w15:paraId="48238876" w15:done="0"/>
  <w15:commentEx w15:paraId="1636EF5C" w15:done="0"/>
  <w15:commentEx w15:paraId="548963C1" w15:done="0"/>
  <w15:commentEx w15:paraId="35C4B9F5" w15:done="0"/>
  <w15:commentEx w15:paraId="571EB37C" w15:done="0"/>
  <w15:commentEx w15:paraId="4FD880D3" w15:done="0"/>
  <w15:commentEx w15:paraId="3FD30441" w15:done="0"/>
  <w15:commentEx w15:paraId="1D571725" w15:done="0"/>
  <w15:commentEx w15:paraId="311F9EA4" w15:done="0"/>
  <w15:commentEx w15:paraId="2515B5E6" w15:done="0"/>
  <w15:commentEx w15:paraId="4E8384CD" w15:done="0"/>
  <w15:commentEx w15:paraId="7358667A" w15:done="0"/>
  <w15:commentEx w15:paraId="21605660" w15:done="0"/>
  <w15:commentEx w15:paraId="07DE64B0" w15:done="0"/>
  <w15:commentEx w15:paraId="79C9762C" w15:done="0"/>
  <w15:commentEx w15:paraId="40C765B4" w15:done="0"/>
  <w15:commentEx w15:paraId="3C957DA3" w15:done="0"/>
  <w15:commentEx w15:paraId="4E01A8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ED4F76" w16cid:durableId="23576A6A"/>
  <w16cid:commentId w16cid:paraId="680E564E" w16cid:durableId="23576A6B"/>
  <w16cid:commentId w16cid:paraId="0911D285" w16cid:durableId="23576A6C"/>
  <w16cid:commentId w16cid:paraId="0BC5E62D" w16cid:durableId="23576A6D"/>
  <w16cid:commentId w16cid:paraId="421C061E" w16cid:durableId="23576A6E"/>
  <w16cid:commentId w16cid:paraId="48238876" w16cid:durableId="23576A6F"/>
  <w16cid:commentId w16cid:paraId="1636EF5C" w16cid:durableId="23576A70"/>
  <w16cid:commentId w16cid:paraId="548963C1" w16cid:durableId="23576A71"/>
  <w16cid:commentId w16cid:paraId="35C4B9F5" w16cid:durableId="23576A72"/>
  <w16cid:commentId w16cid:paraId="571EB37C" w16cid:durableId="23576A73"/>
  <w16cid:commentId w16cid:paraId="4FD880D3" w16cid:durableId="23576A74"/>
  <w16cid:commentId w16cid:paraId="3FD30441" w16cid:durableId="23576A75"/>
  <w16cid:commentId w16cid:paraId="1D571725" w16cid:durableId="23576A76"/>
  <w16cid:commentId w16cid:paraId="311F9EA4" w16cid:durableId="23576A77"/>
  <w16cid:commentId w16cid:paraId="2515B5E6" w16cid:durableId="23576A78"/>
  <w16cid:commentId w16cid:paraId="4E8384CD" w16cid:durableId="23576A79"/>
  <w16cid:commentId w16cid:paraId="7358667A" w16cid:durableId="23576A7A"/>
  <w16cid:commentId w16cid:paraId="21605660" w16cid:durableId="23576A7B"/>
  <w16cid:commentId w16cid:paraId="07DE64B0" w16cid:durableId="23576A7C"/>
  <w16cid:commentId w16cid:paraId="79C9762C" w16cid:durableId="23576A7D"/>
  <w16cid:commentId w16cid:paraId="40C765B4" w16cid:durableId="23576A7E"/>
  <w16cid:commentId w16cid:paraId="3C957DA3" w16cid:durableId="23576A7F"/>
  <w16cid:commentId w16cid:paraId="4E01A87C" w16cid:durableId="23576A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ABE95" w14:textId="77777777" w:rsidR="00132DD5" w:rsidRDefault="00132DD5" w:rsidP="001522F2">
      <w:pPr>
        <w:spacing w:after="0" w:line="240" w:lineRule="auto"/>
      </w:pPr>
      <w:r>
        <w:separator/>
      </w:r>
    </w:p>
  </w:endnote>
  <w:endnote w:type="continuationSeparator" w:id="0">
    <w:p w14:paraId="46DF9EB3" w14:textId="77777777" w:rsidR="00132DD5" w:rsidRDefault="00132DD5" w:rsidP="00152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1094" w:author="Cayelan C. Carey" w:date="2020-11-06T15:08:00Z"/>
  <w:sdt>
    <w:sdtPr>
      <w:rPr>
        <w:rStyle w:val="PageNumber"/>
      </w:rPr>
      <w:id w:val="2012938008"/>
      <w:docPartObj>
        <w:docPartGallery w:val="Page Numbers (Bottom of Page)"/>
        <w:docPartUnique/>
      </w:docPartObj>
    </w:sdtPr>
    <w:sdtContent>
      <w:customXmlInsRangeEnd w:id="1094"/>
      <w:p w14:paraId="06E0BD52" w14:textId="77777777" w:rsidR="00E054E9" w:rsidRDefault="00E054E9" w:rsidP="00096851">
        <w:pPr>
          <w:pStyle w:val="Footer"/>
          <w:framePr w:wrap="none" w:vAnchor="text" w:hAnchor="margin" w:xAlign="right" w:y="1"/>
          <w:rPr>
            <w:ins w:id="1095" w:author="Cayelan C. Carey" w:date="2020-11-06T15:08:00Z"/>
            <w:rStyle w:val="PageNumber"/>
          </w:rPr>
        </w:pPr>
        <w:ins w:id="1096" w:author="Cayelan C. Carey" w:date="2020-11-06T15:08:00Z">
          <w:r>
            <w:rPr>
              <w:rStyle w:val="PageNumber"/>
            </w:rPr>
            <w:fldChar w:fldCharType="begin"/>
          </w:r>
          <w:r>
            <w:rPr>
              <w:rStyle w:val="PageNumber"/>
            </w:rPr>
            <w:instrText xml:space="preserve"> PAGE </w:instrText>
          </w:r>
          <w:r>
            <w:rPr>
              <w:rStyle w:val="PageNumber"/>
            </w:rPr>
            <w:fldChar w:fldCharType="end"/>
          </w:r>
        </w:ins>
      </w:p>
      <w:customXmlInsRangeStart w:id="1097" w:author="Cayelan C. Carey" w:date="2020-11-06T15:08:00Z"/>
    </w:sdtContent>
  </w:sdt>
  <w:customXmlInsRangeEnd w:id="1097"/>
  <w:p w14:paraId="76CB9E9E" w14:textId="77777777" w:rsidR="00E054E9" w:rsidRDefault="00E054E9">
    <w:pPr>
      <w:pStyle w:val="Footer"/>
      <w:ind w:right="360"/>
      <w:pPrChange w:id="1098" w:author="Cayelan C. Carey" w:date="2020-11-06T15:08: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1099" w:author="Cayelan C. Carey" w:date="2020-11-06T15:08:00Z"/>
  <w:sdt>
    <w:sdtPr>
      <w:rPr>
        <w:rStyle w:val="PageNumber"/>
      </w:rPr>
      <w:id w:val="1508866275"/>
      <w:docPartObj>
        <w:docPartGallery w:val="Page Numbers (Bottom of Page)"/>
        <w:docPartUnique/>
      </w:docPartObj>
    </w:sdtPr>
    <w:sdtEndPr>
      <w:rPr>
        <w:rStyle w:val="PageNumber"/>
        <w:rFonts w:ascii="Times New Roman" w:hAnsi="Times New Roman" w:cs="Times New Roman"/>
        <w:sz w:val="24"/>
        <w:szCs w:val="24"/>
      </w:rPr>
    </w:sdtEndPr>
    <w:sdtContent>
      <w:customXmlInsRangeEnd w:id="1099"/>
      <w:p w14:paraId="66281B6A" w14:textId="77777777" w:rsidR="00E054E9" w:rsidRPr="001522F2" w:rsidRDefault="00E054E9" w:rsidP="00096851">
        <w:pPr>
          <w:pStyle w:val="Footer"/>
          <w:framePr w:wrap="none" w:vAnchor="text" w:hAnchor="margin" w:xAlign="right" w:y="1"/>
          <w:rPr>
            <w:ins w:id="1100" w:author="Cayelan C. Carey" w:date="2020-11-06T15:08:00Z"/>
            <w:rStyle w:val="PageNumber"/>
            <w:rFonts w:ascii="Times New Roman" w:hAnsi="Times New Roman" w:cs="Times New Roman"/>
            <w:sz w:val="24"/>
            <w:szCs w:val="24"/>
            <w:rPrChange w:id="1101" w:author="Cayelan C. Carey" w:date="2020-11-06T15:08:00Z">
              <w:rPr>
                <w:ins w:id="1102" w:author="Cayelan C. Carey" w:date="2020-11-06T15:08:00Z"/>
                <w:rStyle w:val="PageNumber"/>
              </w:rPr>
            </w:rPrChange>
          </w:rPr>
        </w:pPr>
        <w:ins w:id="1103" w:author="Cayelan C. Carey" w:date="2020-11-06T15:08:00Z">
          <w:r w:rsidRPr="001522F2">
            <w:rPr>
              <w:rStyle w:val="PageNumber"/>
              <w:rFonts w:ascii="Times New Roman" w:hAnsi="Times New Roman" w:cs="Times New Roman"/>
              <w:sz w:val="24"/>
              <w:szCs w:val="24"/>
              <w:rPrChange w:id="1104" w:author="Cayelan C. Carey" w:date="2020-11-06T15:08:00Z">
                <w:rPr>
                  <w:rStyle w:val="PageNumber"/>
                </w:rPr>
              </w:rPrChange>
            </w:rPr>
            <w:fldChar w:fldCharType="begin"/>
          </w:r>
          <w:r w:rsidRPr="001522F2">
            <w:rPr>
              <w:rStyle w:val="PageNumber"/>
              <w:rFonts w:ascii="Times New Roman" w:hAnsi="Times New Roman" w:cs="Times New Roman"/>
              <w:sz w:val="24"/>
              <w:szCs w:val="24"/>
              <w:rPrChange w:id="1105" w:author="Cayelan C. Carey" w:date="2020-11-06T15:08:00Z">
                <w:rPr>
                  <w:rStyle w:val="PageNumber"/>
                </w:rPr>
              </w:rPrChange>
            </w:rPr>
            <w:instrText xml:space="preserve"> PAGE </w:instrText>
          </w:r>
        </w:ins>
        <w:r w:rsidRPr="001522F2">
          <w:rPr>
            <w:rStyle w:val="PageNumber"/>
            <w:rFonts w:ascii="Times New Roman" w:hAnsi="Times New Roman" w:cs="Times New Roman"/>
            <w:sz w:val="24"/>
            <w:szCs w:val="24"/>
            <w:rPrChange w:id="1106" w:author="Cayelan C. Carey" w:date="2020-11-06T15:08:00Z">
              <w:rPr>
                <w:rStyle w:val="PageNumber"/>
              </w:rPr>
            </w:rPrChange>
          </w:rPr>
          <w:fldChar w:fldCharType="separate"/>
        </w:r>
        <w:r w:rsidRPr="001522F2">
          <w:rPr>
            <w:rStyle w:val="PageNumber"/>
            <w:rFonts w:ascii="Times New Roman" w:hAnsi="Times New Roman" w:cs="Times New Roman"/>
            <w:noProof/>
            <w:sz w:val="24"/>
            <w:szCs w:val="24"/>
            <w:rPrChange w:id="1107" w:author="Cayelan C. Carey" w:date="2020-11-06T15:08:00Z">
              <w:rPr>
                <w:rStyle w:val="PageNumber"/>
                <w:noProof/>
              </w:rPr>
            </w:rPrChange>
          </w:rPr>
          <w:t>1</w:t>
        </w:r>
        <w:ins w:id="1108" w:author="Cayelan C. Carey" w:date="2020-11-06T15:08:00Z">
          <w:r w:rsidRPr="001522F2">
            <w:rPr>
              <w:rStyle w:val="PageNumber"/>
              <w:rFonts w:ascii="Times New Roman" w:hAnsi="Times New Roman" w:cs="Times New Roman"/>
              <w:sz w:val="24"/>
              <w:szCs w:val="24"/>
              <w:rPrChange w:id="1109" w:author="Cayelan C. Carey" w:date="2020-11-06T15:08:00Z">
                <w:rPr>
                  <w:rStyle w:val="PageNumber"/>
                </w:rPr>
              </w:rPrChange>
            </w:rPr>
            <w:fldChar w:fldCharType="end"/>
          </w:r>
        </w:ins>
      </w:p>
      <w:customXmlInsRangeStart w:id="1110" w:author="Cayelan C. Carey" w:date="2020-11-06T15:08:00Z"/>
    </w:sdtContent>
  </w:sdt>
  <w:customXmlInsRangeEnd w:id="1110"/>
  <w:p w14:paraId="2BB0A653" w14:textId="77777777" w:rsidR="00E054E9" w:rsidRDefault="00E054E9">
    <w:pPr>
      <w:pStyle w:val="Footer"/>
      <w:ind w:right="360"/>
      <w:pPrChange w:id="1111" w:author="Cayelan C. Carey" w:date="2020-11-06T15:08: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2FD602" w14:textId="77777777" w:rsidR="00132DD5" w:rsidRDefault="00132DD5" w:rsidP="001522F2">
      <w:pPr>
        <w:spacing w:after="0" w:line="240" w:lineRule="auto"/>
      </w:pPr>
      <w:r>
        <w:separator/>
      </w:r>
    </w:p>
  </w:footnote>
  <w:footnote w:type="continuationSeparator" w:id="0">
    <w:p w14:paraId="4574ACE9" w14:textId="77777777" w:rsidR="00132DD5" w:rsidRDefault="00132DD5" w:rsidP="001522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03925"/>
    <w:multiLevelType w:val="hybridMultilevel"/>
    <w:tmpl w:val="1366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876E42"/>
    <w:multiLevelType w:val="hybridMultilevel"/>
    <w:tmpl w:val="22FA28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635CC"/>
    <w:multiLevelType w:val="hybridMultilevel"/>
    <w:tmpl w:val="8042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B5724"/>
    <w:multiLevelType w:val="hybridMultilevel"/>
    <w:tmpl w:val="ACDC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A1739"/>
    <w:multiLevelType w:val="multilevel"/>
    <w:tmpl w:val="22BE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C3018"/>
    <w:multiLevelType w:val="hybridMultilevel"/>
    <w:tmpl w:val="9A1E2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86894"/>
    <w:multiLevelType w:val="multilevel"/>
    <w:tmpl w:val="9208BB58"/>
    <w:lvl w:ilvl="0">
      <w:start w:val="4"/>
      <w:numFmt w:val="decimal"/>
      <w:lvlText w:val="%1"/>
      <w:lvlJc w:val="left"/>
      <w:pPr>
        <w:ind w:left="360" w:hanging="360"/>
      </w:pPr>
      <w:rPr>
        <w:rFonts w:asciiTheme="majorHAnsi" w:hAnsiTheme="majorHAnsi" w:cstheme="majorHAnsi" w:hint="default"/>
      </w:rPr>
    </w:lvl>
    <w:lvl w:ilvl="1">
      <w:start w:val="5"/>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asciiTheme="majorHAnsi" w:hAnsiTheme="majorHAnsi" w:cstheme="majorHAnsi" w:hint="default"/>
      </w:rPr>
    </w:lvl>
    <w:lvl w:ilvl="4">
      <w:start w:val="1"/>
      <w:numFmt w:val="decimal"/>
      <w:lvlText w:val="%1.%2.%3.%4.%5"/>
      <w:lvlJc w:val="left"/>
      <w:pPr>
        <w:ind w:left="720" w:hanging="720"/>
      </w:pPr>
      <w:rPr>
        <w:rFonts w:asciiTheme="majorHAnsi" w:hAnsiTheme="majorHAnsi" w:cstheme="majorHAnsi" w:hint="default"/>
      </w:rPr>
    </w:lvl>
    <w:lvl w:ilvl="5">
      <w:start w:val="1"/>
      <w:numFmt w:val="decimal"/>
      <w:lvlText w:val="%1.%2.%3.%4.%5.%6"/>
      <w:lvlJc w:val="left"/>
      <w:pPr>
        <w:ind w:left="1080" w:hanging="1080"/>
      </w:pPr>
      <w:rPr>
        <w:rFonts w:asciiTheme="majorHAnsi" w:hAnsiTheme="majorHAnsi" w:cstheme="majorHAnsi" w:hint="default"/>
      </w:rPr>
    </w:lvl>
    <w:lvl w:ilvl="6">
      <w:start w:val="1"/>
      <w:numFmt w:val="decimal"/>
      <w:lvlText w:val="%1.%2.%3.%4.%5.%6.%7"/>
      <w:lvlJc w:val="left"/>
      <w:pPr>
        <w:ind w:left="1080" w:hanging="1080"/>
      </w:pPr>
      <w:rPr>
        <w:rFonts w:asciiTheme="majorHAnsi" w:hAnsiTheme="majorHAnsi" w:cstheme="majorHAnsi" w:hint="default"/>
      </w:rPr>
    </w:lvl>
    <w:lvl w:ilvl="7">
      <w:start w:val="1"/>
      <w:numFmt w:val="decimal"/>
      <w:lvlText w:val="%1.%2.%3.%4.%5.%6.%7.%8"/>
      <w:lvlJc w:val="left"/>
      <w:pPr>
        <w:ind w:left="1440" w:hanging="1440"/>
      </w:pPr>
      <w:rPr>
        <w:rFonts w:asciiTheme="majorHAnsi" w:hAnsiTheme="majorHAnsi" w:cstheme="majorHAnsi" w:hint="default"/>
      </w:rPr>
    </w:lvl>
    <w:lvl w:ilvl="8">
      <w:start w:val="1"/>
      <w:numFmt w:val="decimal"/>
      <w:lvlText w:val="%1.%2.%3.%4.%5.%6.%7.%8.%9"/>
      <w:lvlJc w:val="left"/>
      <w:pPr>
        <w:ind w:left="1440" w:hanging="1440"/>
      </w:pPr>
      <w:rPr>
        <w:rFonts w:asciiTheme="majorHAnsi" w:hAnsiTheme="majorHAnsi" w:cstheme="majorHAnsi" w:hint="default"/>
      </w:rPr>
    </w:lvl>
  </w:abstractNum>
  <w:abstractNum w:abstractNumId="8"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AA7D75"/>
    <w:multiLevelType w:val="hybridMultilevel"/>
    <w:tmpl w:val="70F8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36BE5"/>
    <w:multiLevelType w:val="hybridMultilevel"/>
    <w:tmpl w:val="E6584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1641F"/>
    <w:multiLevelType w:val="multilevel"/>
    <w:tmpl w:val="A4028B06"/>
    <w:lvl w:ilvl="0">
      <w:start w:val="4"/>
      <w:numFmt w:val="decimal"/>
      <w:lvlText w:val="%1"/>
      <w:lvlJc w:val="left"/>
      <w:pPr>
        <w:ind w:left="360" w:hanging="360"/>
      </w:pPr>
      <w:rPr>
        <w:rFonts w:asciiTheme="majorHAnsi" w:hAnsiTheme="majorHAnsi" w:cstheme="majorHAnsi" w:hint="default"/>
      </w:rPr>
    </w:lvl>
    <w:lvl w:ilvl="1">
      <w:start w:val="5"/>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asciiTheme="majorHAnsi" w:hAnsiTheme="majorHAnsi" w:cstheme="majorHAnsi" w:hint="default"/>
      </w:rPr>
    </w:lvl>
    <w:lvl w:ilvl="4">
      <w:start w:val="1"/>
      <w:numFmt w:val="decimal"/>
      <w:lvlText w:val="%1.%2.%3.%4.%5"/>
      <w:lvlJc w:val="left"/>
      <w:pPr>
        <w:ind w:left="720" w:hanging="720"/>
      </w:pPr>
      <w:rPr>
        <w:rFonts w:asciiTheme="majorHAnsi" w:hAnsiTheme="majorHAnsi" w:cstheme="majorHAnsi" w:hint="default"/>
      </w:rPr>
    </w:lvl>
    <w:lvl w:ilvl="5">
      <w:start w:val="1"/>
      <w:numFmt w:val="decimal"/>
      <w:lvlText w:val="%1.%2.%3.%4.%5.%6"/>
      <w:lvlJc w:val="left"/>
      <w:pPr>
        <w:ind w:left="1080" w:hanging="1080"/>
      </w:pPr>
      <w:rPr>
        <w:rFonts w:asciiTheme="majorHAnsi" w:hAnsiTheme="majorHAnsi" w:cstheme="majorHAnsi" w:hint="default"/>
      </w:rPr>
    </w:lvl>
    <w:lvl w:ilvl="6">
      <w:start w:val="1"/>
      <w:numFmt w:val="decimal"/>
      <w:lvlText w:val="%1.%2.%3.%4.%5.%6.%7"/>
      <w:lvlJc w:val="left"/>
      <w:pPr>
        <w:ind w:left="1080" w:hanging="1080"/>
      </w:pPr>
      <w:rPr>
        <w:rFonts w:asciiTheme="majorHAnsi" w:hAnsiTheme="majorHAnsi" w:cstheme="majorHAnsi" w:hint="default"/>
      </w:rPr>
    </w:lvl>
    <w:lvl w:ilvl="7">
      <w:start w:val="1"/>
      <w:numFmt w:val="decimal"/>
      <w:lvlText w:val="%1.%2.%3.%4.%5.%6.%7.%8"/>
      <w:lvlJc w:val="left"/>
      <w:pPr>
        <w:ind w:left="1440" w:hanging="1440"/>
      </w:pPr>
      <w:rPr>
        <w:rFonts w:asciiTheme="majorHAnsi" w:hAnsiTheme="majorHAnsi" w:cstheme="majorHAnsi" w:hint="default"/>
      </w:rPr>
    </w:lvl>
    <w:lvl w:ilvl="8">
      <w:start w:val="1"/>
      <w:numFmt w:val="decimal"/>
      <w:lvlText w:val="%1.%2.%3.%4.%5.%6.%7.%8.%9"/>
      <w:lvlJc w:val="left"/>
      <w:pPr>
        <w:ind w:left="1440" w:hanging="1440"/>
      </w:pPr>
      <w:rPr>
        <w:rFonts w:asciiTheme="majorHAnsi" w:hAnsiTheme="majorHAnsi" w:cstheme="majorHAnsi" w:hint="default"/>
      </w:rPr>
    </w:lvl>
  </w:abstractNum>
  <w:abstractNum w:abstractNumId="12" w15:restartNumberingAfterBreak="0">
    <w:nsid w:val="369E161D"/>
    <w:multiLevelType w:val="hybridMultilevel"/>
    <w:tmpl w:val="1C82E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E13529"/>
    <w:multiLevelType w:val="hybridMultilevel"/>
    <w:tmpl w:val="2DE4D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C27898"/>
    <w:multiLevelType w:val="hybridMultilevel"/>
    <w:tmpl w:val="F08E15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B91455"/>
    <w:multiLevelType w:val="hybridMultilevel"/>
    <w:tmpl w:val="8EF8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B4927"/>
    <w:multiLevelType w:val="hybridMultilevel"/>
    <w:tmpl w:val="5F883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3B764D"/>
    <w:multiLevelType w:val="hybridMultilevel"/>
    <w:tmpl w:val="76E0D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591323"/>
    <w:multiLevelType w:val="multilevel"/>
    <w:tmpl w:val="A298170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BDE1AA8"/>
    <w:multiLevelType w:val="hybridMultilevel"/>
    <w:tmpl w:val="C7E63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104B06"/>
    <w:multiLevelType w:val="multilevel"/>
    <w:tmpl w:val="E95281F6"/>
    <w:lvl w:ilvl="0">
      <w:start w:val="4"/>
      <w:numFmt w:val="decimal"/>
      <w:lvlText w:val="%1"/>
      <w:lvlJc w:val="left"/>
      <w:pPr>
        <w:ind w:left="360" w:hanging="360"/>
      </w:pPr>
      <w:rPr>
        <w:rFonts w:asciiTheme="majorHAnsi" w:hAnsiTheme="majorHAnsi" w:cstheme="majorHAnsi" w:hint="default"/>
      </w:rPr>
    </w:lvl>
    <w:lvl w:ilvl="1">
      <w:start w:val="6"/>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asciiTheme="majorHAnsi" w:hAnsiTheme="majorHAnsi" w:cstheme="majorHAnsi" w:hint="default"/>
      </w:rPr>
    </w:lvl>
    <w:lvl w:ilvl="4">
      <w:start w:val="1"/>
      <w:numFmt w:val="decimal"/>
      <w:lvlText w:val="%1.%2.%3.%4.%5"/>
      <w:lvlJc w:val="left"/>
      <w:pPr>
        <w:ind w:left="720" w:hanging="720"/>
      </w:pPr>
      <w:rPr>
        <w:rFonts w:asciiTheme="majorHAnsi" w:hAnsiTheme="majorHAnsi" w:cstheme="majorHAnsi" w:hint="default"/>
      </w:rPr>
    </w:lvl>
    <w:lvl w:ilvl="5">
      <w:start w:val="1"/>
      <w:numFmt w:val="decimal"/>
      <w:lvlText w:val="%1.%2.%3.%4.%5.%6"/>
      <w:lvlJc w:val="left"/>
      <w:pPr>
        <w:ind w:left="1080" w:hanging="1080"/>
      </w:pPr>
      <w:rPr>
        <w:rFonts w:asciiTheme="majorHAnsi" w:hAnsiTheme="majorHAnsi" w:cstheme="majorHAnsi" w:hint="default"/>
      </w:rPr>
    </w:lvl>
    <w:lvl w:ilvl="6">
      <w:start w:val="1"/>
      <w:numFmt w:val="decimal"/>
      <w:lvlText w:val="%1.%2.%3.%4.%5.%6.%7"/>
      <w:lvlJc w:val="left"/>
      <w:pPr>
        <w:ind w:left="1080" w:hanging="1080"/>
      </w:pPr>
      <w:rPr>
        <w:rFonts w:asciiTheme="majorHAnsi" w:hAnsiTheme="majorHAnsi" w:cstheme="majorHAnsi" w:hint="default"/>
      </w:rPr>
    </w:lvl>
    <w:lvl w:ilvl="7">
      <w:start w:val="1"/>
      <w:numFmt w:val="decimal"/>
      <w:lvlText w:val="%1.%2.%3.%4.%5.%6.%7.%8"/>
      <w:lvlJc w:val="left"/>
      <w:pPr>
        <w:ind w:left="1440" w:hanging="1440"/>
      </w:pPr>
      <w:rPr>
        <w:rFonts w:asciiTheme="majorHAnsi" w:hAnsiTheme="majorHAnsi" w:cstheme="majorHAnsi" w:hint="default"/>
      </w:rPr>
    </w:lvl>
    <w:lvl w:ilvl="8">
      <w:start w:val="1"/>
      <w:numFmt w:val="decimal"/>
      <w:lvlText w:val="%1.%2.%3.%4.%5.%6.%7.%8.%9"/>
      <w:lvlJc w:val="left"/>
      <w:pPr>
        <w:ind w:left="1440" w:hanging="1440"/>
      </w:pPr>
      <w:rPr>
        <w:rFonts w:asciiTheme="majorHAnsi" w:hAnsiTheme="majorHAnsi" w:cstheme="majorHAnsi" w:hint="default"/>
      </w:rPr>
    </w:lvl>
  </w:abstractNum>
  <w:abstractNum w:abstractNumId="21" w15:restartNumberingAfterBreak="0">
    <w:nsid w:val="7C0A5F7F"/>
    <w:multiLevelType w:val="multilevel"/>
    <w:tmpl w:val="C2B8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5"/>
  </w:num>
  <w:num w:numId="4">
    <w:abstractNumId w:val="21"/>
  </w:num>
  <w:num w:numId="5">
    <w:abstractNumId w:val="2"/>
  </w:num>
  <w:num w:numId="6">
    <w:abstractNumId w:val="19"/>
  </w:num>
  <w:num w:numId="7">
    <w:abstractNumId w:val="9"/>
  </w:num>
  <w:num w:numId="8">
    <w:abstractNumId w:val="0"/>
  </w:num>
  <w:num w:numId="9">
    <w:abstractNumId w:val="12"/>
  </w:num>
  <w:num w:numId="10">
    <w:abstractNumId w:val="13"/>
  </w:num>
  <w:num w:numId="11">
    <w:abstractNumId w:val="17"/>
  </w:num>
  <w:num w:numId="12">
    <w:abstractNumId w:val="4"/>
  </w:num>
  <w:num w:numId="13">
    <w:abstractNumId w:val="15"/>
  </w:num>
  <w:num w:numId="14">
    <w:abstractNumId w:val="16"/>
  </w:num>
  <w:num w:numId="15">
    <w:abstractNumId w:val="3"/>
  </w:num>
  <w:num w:numId="16">
    <w:abstractNumId w:val="14"/>
  </w:num>
  <w:num w:numId="17">
    <w:abstractNumId w:val="10"/>
  </w:num>
  <w:num w:numId="18">
    <w:abstractNumId w:val="6"/>
  </w:num>
  <w:num w:numId="19">
    <w:abstractNumId w:val="18"/>
  </w:num>
  <w:num w:numId="20">
    <w:abstractNumId w:val="20"/>
  </w:num>
  <w:num w:numId="21">
    <w:abstractNumId w:val="11"/>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yelan C. Carey">
    <w15:presenceInfo w15:providerId="None" w15:userId="Cayelan C. Carey"/>
  </w15:person>
  <w15:person w15:author="McClure, Ryan">
    <w15:presenceInfo w15:providerId="None" w15:userId="McClure, R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2D8"/>
    <w:rsid w:val="000168E4"/>
    <w:rsid w:val="000408A4"/>
    <w:rsid w:val="000442F7"/>
    <w:rsid w:val="00073F8B"/>
    <w:rsid w:val="00074652"/>
    <w:rsid w:val="0008138E"/>
    <w:rsid w:val="00081EE0"/>
    <w:rsid w:val="00096851"/>
    <w:rsid w:val="000D6BDE"/>
    <w:rsid w:val="00126E1F"/>
    <w:rsid w:val="00132DD5"/>
    <w:rsid w:val="001522F2"/>
    <w:rsid w:val="00164A52"/>
    <w:rsid w:val="00165F24"/>
    <w:rsid w:val="001A10AE"/>
    <w:rsid w:val="00227D07"/>
    <w:rsid w:val="00230DB9"/>
    <w:rsid w:val="00245A0F"/>
    <w:rsid w:val="00265BFF"/>
    <w:rsid w:val="002825D9"/>
    <w:rsid w:val="002D5D97"/>
    <w:rsid w:val="002F3C1A"/>
    <w:rsid w:val="002F5AB6"/>
    <w:rsid w:val="002F7017"/>
    <w:rsid w:val="00306267"/>
    <w:rsid w:val="0031251E"/>
    <w:rsid w:val="0033626A"/>
    <w:rsid w:val="00345CF6"/>
    <w:rsid w:val="00354AAF"/>
    <w:rsid w:val="00373012"/>
    <w:rsid w:val="00394B21"/>
    <w:rsid w:val="003B12E9"/>
    <w:rsid w:val="003B6E70"/>
    <w:rsid w:val="003C39D7"/>
    <w:rsid w:val="00400DC5"/>
    <w:rsid w:val="0040748A"/>
    <w:rsid w:val="00415589"/>
    <w:rsid w:val="00463430"/>
    <w:rsid w:val="004671EE"/>
    <w:rsid w:val="004826D6"/>
    <w:rsid w:val="00491280"/>
    <w:rsid w:val="004A0A96"/>
    <w:rsid w:val="004E3F6B"/>
    <w:rsid w:val="004F700A"/>
    <w:rsid w:val="00521CE3"/>
    <w:rsid w:val="00522528"/>
    <w:rsid w:val="00522EF9"/>
    <w:rsid w:val="00532AD1"/>
    <w:rsid w:val="00532EFA"/>
    <w:rsid w:val="005453AB"/>
    <w:rsid w:val="005652F4"/>
    <w:rsid w:val="00573F1F"/>
    <w:rsid w:val="00580169"/>
    <w:rsid w:val="0058239E"/>
    <w:rsid w:val="00623FFB"/>
    <w:rsid w:val="00627F70"/>
    <w:rsid w:val="00635A0F"/>
    <w:rsid w:val="0066387C"/>
    <w:rsid w:val="00664FF3"/>
    <w:rsid w:val="00680D5F"/>
    <w:rsid w:val="006841DE"/>
    <w:rsid w:val="006D50C3"/>
    <w:rsid w:val="006F2423"/>
    <w:rsid w:val="00700A86"/>
    <w:rsid w:val="00711CED"/>
    <w:rsid w:val="00712A60"/>
    <w:rsid w:val="0073677D"/>
    <w:rsid w:val="00743048"/>
    <w:rsid w:val="00747530"/>
    <w:rsid w:val="00787F1A"/>
    <w:rsid w:val="0079105D"/>
    <w:rsid w:val="007A7DBD"/>
    <w:rsid w:val="007C35EB"/>
    <w:rsid w:val="007E7C60"/>
    <w:rsid w:val="0082759E"/>
    <w:rsid w:val="00867D7C"/>
    <w:rsid w:val="008A7223"/>
    <w:rsid w:val="008B6857"/>
    <w:rsid w:val="008D6027"/>
    <w:rsid w:val="00912F27"/>
    <w:rsid w:val="0093390D"/>
    <w:rsid w:val="00933BAB"/>
    <w:rsid w:val="00955DCD"/>
    <w:rsid w:val="009630A9"/>
    <w:rsid w:val="009A27CE"/>
    <w:rsid w:val="009A2F23"/>
    <w:rsid w:val="009A770B"/>
    <w:rsid w:val="009B353D"/>
    <w:rsid w:val="009B5E2B"/>
    <w:rsid w:val="009F2297"/>
    <w:rsid w:val="00A3659C"/>
    <w:rsid w:val="00A60785"/>
    <w:rsid w:val="00A900C3"/>
    <w:rsid w:val="00AD7BFB"/>
    <w:rsid w:val="00AE7E4E"/>
    <w:rsid w:val="00AF79D3"/>
    <w:rsid w:val="00B139C2"/>
    <w:rsid w:val="00B61943"/>
    <w:rsid w:val="00B7073F"/>
    <w:rsid w:val="00B73044"/>
    <w:rsid w:val="00B778D3"/>
    <w:rsid w:val="00BB261B"/>
    <w:rsid w:val="00BB7FD4"/>
    <w:rsid w:val="00BF4FF7"/>
    <w:rsid w:val="00C16421"/>
    <w:rsid w:val="00C164D5"/>
    <w:rsid w:val="00C3747A"/>
    <w:rsid w:val="00C378F0"/>
    <w:rsid w:val="00C450A3"/>
    <w:rsid w:val="00C74ADC"/>
    <w:rsid w:val="00C969EF"/>
    <w:rsid w:val="00CA66AF"/>
    <w:rsid w:val="00CD51D4"/>
    <w:rsid w:val="00CF3F2C"/>
    <w:rsid w:val="00D05D28"/>
    <w:rsid w:val="00D3482A"/>
    <w:rsid w:val="00D41C9A"/>
    <w:rsid w:val="00D512D8"/>
    <w:rsid w:val="00D709D7"/>
    <w:rsid w:val="00D74A47"/>
    <w:rsid w:val="00D76EC2"/>
    <w:rsid w:val="00D81CE0"/>
    <w:rsid w:val="00DB4F58"/>
    <w:rsid w:val="00DF5721"/>
    <w:rsid w:val="00E054E9"/>
    <w:rsid w:val="00E118AA"/>
    <w:rsid w:val="00E27532"/>
    <w:rsid w:val="00E4184A"/>
    <w:rsid w:val="00E84F51"/>
    <w:rsid w:val="00E9201C"/>
    <w:rsid w:val="00EC29AF"/>
    <w:rsid w:val="00ED0E19"/>
    <w:rsid w:val="00EF53D3"/>
    <w:rsid w:val="00F2083B"/>
    <w:rsid w:val="00F50631"/>
    <w:rsid w:val="00F622BE"/>
    <w:rsid w:val="00F72C7A"/>
    <w:rsid w:val="00F75EDF"/>
    <w:rsid w:val="00F81D87"/>
    <w:rsid w:val="00FC25A8"/>
    <w:rsid w:val="00FC5271"/>
    <w:rsid w:val="00FD116A"/>
    <w:rsid w:val="00FF142E"/>
    <w:rsid w:val="00FF7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5BE33"/>
  <w15:chartTrackingRefBased/>
  <w15:docId w15:val="{A9193B9F-B7A4-4BCB-81D6-CDC544B04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2D8"/>
  </w:style>
  <w:style w:type="paragraph" w:styleId="Heading1">
    <w:name w:val="heading 1"/>
    <w:basedOn w:val="Normal"/>
    <w:next w:val="Normal"/>
    <w:link w:val="Heading1Char"/>
    <w:qFormat/>
    <w:rsid w:val="00D51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D512D8"/>
    <w:pPr>
      <w:keepNext/>
      <w:keepLines/>
      <w:spacing w:before="360" w:after="80" w:line="240" w:lineRule="auto"/>
      <w:contextualSpacing/>
      <w:outlineLvl w:val="1"/>
    </w:pPr>
    <w:rPr>
      <w:rFonts w:ascii="Times New Roman" w:eastAsia="Cambria" w:hAnsi="Times New Roman" w:cs="Times New Roman"/>
      <w:b/>
      <w:sz w:val="36"/>
      <w:szCs w:val="36"/>
    </w:rPr>
  </w:style>
  <w:style w:type="paragraph" w:styleId="Heading3">
    <w:name w:val="heading 3"/>
    <w:basedOn w:val="Normal"/>
    <w:next w:val="Normal"/>
    <w:link w:val="Heading3Char"/>
    <w:unhideWhenUsed/>
    <w:qFormat/>
    <w:rsid w:val="00D512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qFormat/>
    <w:rsid w:val="00D512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rsid w:val="00D512D8"/>
    <w:pPr>
      <w:keepNext/>
      <w:keepLines/>
      <w:spacing w:before="220" w:after="40" w:line="240" w:lineRule="auto"/>
      <w:contextualSpacing/>
      <w:outlineLvl w:val="4"/>
    </w:pPr>
    <w:rPr>
      <w:rFonts w:ascii="Times New Roman" w:eastAsia="Cambria" w:hAnsi="Times New Roman" w:cs="Times New Roman"/>
      <w:b/>
    </w:rPr>
  </w:style>
  <w:style w:type="paragraph" w:styleId="Heading6">
    <w:name w:val="heading 6"/>
    <w:basedOn w:val="Normal"/>
    <w:next w:val="Normal"/>
    <w:link w:val="Heading6Char"/>
    <w:rsid w:val="00D512D8"/>
    <w:pPr>
      <w:keepNext/>
      <w:keepLines/>
      <w:spacing w:before="200" w:after="40" w:line="240" w:lineRule="auto"/>
      <w:contextualSpacing/>
      <w:outlineLvl w:val="5"/>
    </w:pPr>
    <w:rPr>
      <w:rFonts w:ascii="Times New Roman" w:eastAsia="Cambria" w:hAnsi="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12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D512D8"/>
    <w:rPr>
      <w:rFonts w:ascii="Times New Roman" w:eastAsia="Cambria" w:hAnsi="Times New Roman" w:cs="Times New Roman"/>
      <w:b/>
      <w:sz w:val="36"/>
      <w:szCs w:val="36"/>
    </w:rPr>
  </w:style>
  <w:style w:type="character" w:customStyle="1" w:styleId="Heading3Char">
    <w:name w:val="Heading 3 Char"/>
    <w:basedOn w:val="DefaultParagraphFont"/>
    <w:link w:val="Heading3"/>
    <w:rsid w:val="00D512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D512D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D512D8"/>
    <w:rPr>
      <w:rFonts w:ascii="Times New Roman" w:eastAsia="Cambria" w:hAnsi="Times New Roman" w:cs="Times New Roman"/>
      <w:b/>
    </w:rPr>
  </w:style>
  <w:style w:type="character" w:customStyle="1" w:styleId="Heading6Char">
    <w:name w:val="Heading 6 Char"/>
    <w:basedOn w:val="DefaultParagraphFont"/>
    <w:link w:val="Heading6"/>
    <w:rsid w:val="00D512D8"/>
    <w:rPr>
      <w:rFonts w:ascii="Times New Roman" w:eastAsia="Cambria" w:hAnsi="Times New Roman" w:cs="Times New Roman"/>
      <w:b/>
      <w:sz w:val="20"/>
      <w:szCs w:val="20"/>
    </w:rPr>
  </w:style>
  <w:style w:type="character" w:customStyle="1" w:styleId="BalloonTextChar">
    <w:name w:val="Balloon Text Char"/>
    <w:basedOn w:val="DefaultParagraphFont"/>
    <w:link w:val="BalloonText"/>
    <w:uiPriority w:val="99"/>
    <w:semiHidden/>
    <w:rsid w:val="00D512D8"/>
    <w:rPr>
      <w:rFonts w:ascii="Segoe UI" w:hAnsi="Segoe UI" w:cs="Segoe UI"/>
      <w:sz w:val="18"/>
      <w:szCs w:val="18"/>
    </w:rPr>
  </w:style>
  <w:style w:type="paragraph" w:styleId="BalloonText">
    <w:name w:val="Balloon Text"/>
    <w:basedOn w:val="Normal"/>
    <w:link w:val="BalloonTextChar"/>
    <w:uiPriority w:val="99"/>
    <w:semiHidden/>
    <w:unhideWhenUsed/>
    <w:rsid w:val="00D512D8"/>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rsid w:val="00D512D8"/>
    <w:pPr>
      <w:spacing w:line="240" w:lineRule="auto"/>
    </w:pPr>
    <w:rPr>
      <w:sz w:val="20"/>
      <w:szCs w:val="20"/>
    </w:rPr>
  </w:style>
  <w:style w:type="character" w:customStyle="1" w:styleId="CommentTextChar">
    <w:name w:val="Comment Text Char"/>
    <w:basedOn w:val="DefaultParagraphFont"/>
    <w:link w:val="CommentText"/>
    <w:uiPriority w:val="99"/>
    <w:rsid w:val="00D512D8"/>
    <w:rPr>
      <w:sz w:val="20"/>
      <w:szCs w:val="20"/>
    </w:rPr>
  </w:style>
  <w:style w:type="character" w:customStyle="1" w:styleId="CommentSubjectChar">
    <w:name w:val="Comment Subject Char"/>
    <w:basedOn w:val="CommentTextChar"/>
    <w:link w:val="CommentSubject"/>
    <w:uiPriority w:val="99"/>
    <w:semiHidden/>
    <w:rsid w:val="00D512D8"/>
    <w:rPr>
      <w:b/>
      <w:bCs/>
      <w:sz w:val="20"/>
      <w:szCs w:val="20"/>
    </w:rPr>
  </w:style>
  <w:style w:type="paragraph" w:styleId="CommentSubject">
    <w:name w:val="annotation subject"/>
    <w:basedOn w:val="CommentText"/>
    <w:next w:val="CommentText"/>
    <w:link w:val="CommentSubjectChar"/>
    <w:uiPriority w:val="99"/>
    <w:semiHidden/>
    <w:unhideWhenUsed/>
    <w:rsid w:val="00D512D8"/>
    <w:rPr>
      <w:b/>
      <w:bCs/>
    </w:rPr>
  </w:style>
  <w:style w:type="paragraph" w:styleId="ListParagraph">
    <w:name w:val="List Paragraph"/>
    <w:basedOn w:val="Normal"/>
    <w:uiPriority w:val="34"/>
    <w:qFormat/>
    <w:rsid w:val="00D512D8"/>
    <w:pPr>
      <w:ind w:left="720"/>
      <w:contextualSpacing/>
    </w:pPr>
  </w:style>
  <w:style w:type="table" w:styleId="TableGrid">
    <w:name w:val="Table Grid"/>
    <w:basedOn w:val="TableNormal"/>
    <w:uiPriority w:val="59"/>
    <w:rsid w:val="00D51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12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2D8"/>
  </w:style>
  <w:style w:type="paragraph" w:styleId="Footer">
    <w:name w:val="footer"/>
    <w:basedOn w:val="Normal"/>
    <w:link w:val="FooterChar"/>
    <w:uiPriority w:val="99"/>
    <w:unhideWhenUsed/>
    <w:rsid w:val="00D512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2D8"/>
  </w:style>
  <w:style w:type="character" w:styleId="Hyperlink">
    <w:name w:val="Hyperlink"/>
    <w:basedOn w:val="DefaultParagraphFont"/>
    <w:unhideWhenUsed/>
    <w:rsid w:val="00D512D8"/>
    <w:rPr>
      <w:color w:val="0563C1" w:themeColor="hyperlink"/>
      <w:u w:val="single"/>
    </w:rPr>
  </w:style>
  <w:style w:type="character" w:styleId="Strong">
    <w:name w:val="Strong"/>
    <w:basedOn w:val="DefaultParagraphFont"/>
    <w:uiPriority w:val="22"/>
    <w:qFormat/>
    <w:rsid w:val="00D512D8"/>
    <w:rPr>
      <w:b/>
      <w:bCs/>
    </w:rPr>
  </w:style>
  <w:style w:type="character" w:customStyle="1" w:styleId="cit-auth">
    <w:name w:val="cit-auth"/>
    <w:basedOn w:val="DefaultParagraphFont"/>
    <w:rsid w:val="00D512D8"/>
  </w:style>
  <w:style w:type="character" w:customStyle="1" w:styleId="cit-name-surname">
    <w:name w:val="cit-name-surname"/>
    <w:basedOn w:val="DefaultParagraphFont"/>
    <w:rsid w:val="00D512D8"/>
  </w:style>
  <w:style w:type="character" w:customStyle="1" w:styleId="cit-name-given-names">
    <w:name w:val="cit-name-given-names"/>
    <w:basedOn w:val="DefaultParagraphFont"/>
    <w:rsid w:val="00D512D8"/>
  </w:style>
  <w:style w:type="character" w:customStyle="1" w:styleId="cit-pub-date">
    <w:name w:val="cit-pub-date"/>
    <w:basedOn w:val="DefaultParagraphFont"/>
    <w:rsid w:val="00D512D8"/>
  </w:style>
  <w:style w:type="character" w:customStyle="1" w:styleId="cit-article-title">
    <w:name w:val="cit-article-title"/>
    <w:basedOn w:val="DefaultParagraphFont"/>
    <w:rsid w:val="00D512D8"/>
  </w:style>
  <w:style w:type="character" w:customStyle="1" w:styleId="cit-source">
    <w:name w:val="cit-source"/>
    <w:basedOn w:val="DefaultParagraphFont"/>
    <w:rsid w:val="00D512D8"/>
  </w:style>
  <w:style w:type="character" w:customStyle="1" w:styleId="cit-ed">
    <w:name w:val="cit-ed"/>
    <w:basedOn w:val="DefaultParagraphFont"/>
    <w:rsid w:val="00D512D8"/>
  </w:style>
  <w:style w:type="character" w:customStyle="1" w:styleId="cit-publ-name">
    <w:name w:val="cit-publ-name"/>
    <w:basedOn w:val="DefaultParagraphFont"/>
    <w:rsid w:val="00D512D8"/>
  </w:style>
  <w:style w:type="character" w:customStyle="1" w:styleId="cit-publ-loc">
    <w:name w:val="cit-publ-loc"/>
    <w:basedOn w:val="DefaultParagraphFont"/>
    <w:rsid w:val="00D512D8"/>
  </w:style>
  <w:style w:type="character" w:customStyle="1" w:styleId="cit-fpage">
    <w:name w:val="cit-fpage"/>
    <w:basedOn w:val="DefaultParagraphFont"/>
    <w:rsid w:val="00D512D8"/>
  </w:style>
  <w:style w:type="character" w:customStyle="1" w:styleId="cit-lpage">
    <w:name w:val="cit-lpage"/>
    <w:basedOn w:val="DefaultParagraphFont"/>
    <w:rsid w:val="00D512D8"/>
  </w:style>
  <w:style w:type="character" w:customStyle="1" w:styleId="apple-converted-space">
    <w:name w:val="apple-converted-space"/>
    <w:basedOn w:val="DefaultParagraphFont"/>
    <w:rsid w:val="00D512D8"/>
  </w:style>
  <w:style w:type="character" w:customStyle="1" w:styleId="gsct1">
    <w:name w:val="gs_ct1"/>
    <w:basedOn w:val="DefaultParagraphFont"/>
    <w:rsid w:val="00D512D8"/>
  </w:style>
  <w:style w:type="paragraph" w:styleId="Title">
    <w:name w:val="Title"/>
    <w:basedOn w:val="Normal"/>
    <w:next w:val="Normal"/>
    <w:link w:val="TitleChar"/>
    <w:rsid w:val="00D512D8"/>
    <w:pPr>
      <w:keepNext/>
      <w:keepLines/>
      <w:spacing w:before="480" w:after="120" w:line="240" w:lineRule="auto"/>
      <w:contextualSpacing/>
    </w:pPr>
    <w:rPr>
      <w:rFonts w:ascii="Times New Roman" w:eastAsia="Cambria" w:hAnsi="Times New Roman" w:cs="Times New Roman"/>
      <w:b/>
      <w:sz w:val="72"/>
      <w:szCs w:val="72"/>
    </w:rPr>
  </w:style>
  <w:style w:type="character" w:customStyle="1" w:styleId="TitleChar">
    <w:name w:val="Title Char"/>
    <w:basedOn w:val="DefaultParagraphFont"/>
    <w:link w:val="Title"/>
    <w:rsid w:val="00D512D8"/>
    <w:rPr>
      <w:rFonts w:ascii="Times New Roman" w:eastAsia="Cambria" w:hAnsi="Times New Roman" w:cs="Times New Roman"/>
      <w:b/>
      <w:sz w:val="72"/>
      <w:szCs w:val="72"/>
    </w:rPr>
  </w:style>
  <w:style w:type="paragraph" w:styleId="Subtitle">
    <w:name w:val="Subtitle"/>
    <w:basedOn w:val="Normal"/>
    <w:next w:val="Normal"/>
    <w:link w:val="SubtitleChar"/>
    <w:rsid w:val="00D512D8"/>
    <w:pPr>
      <w:keepNext/>
      <w:keepLines/>
      <w:spacing w:before="360" w:after="80" w:line="240" w:lineRule="auto"/>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D512D8"/>
    <w:rPr>
      <w:rFonts w:ascii="Georgia" w:eastAsia="Georgia" w:hAnsi="Georgia" w:cs="Georgia"/>
      <w:i/>
      <w:color w:val="666666"/>
      <w:sz w:val="48"/>
      <w:szCs w:val="48"/>
    </w:rPr>
  </w:style>
  <w:style w:type="paragraph" w:styleId="NormalWeb">
    <w:name w:val="Normal (Web)"/>
    <w:basedOn w:val="Normal"/>
    <w:uiPriority w:val="99"/>
    <w:unhideWhenUsed/>
    <w:rsid w:val="00D512D8"/>
    <w:pPr>
      <w:spacing w:before="100" w:beforeAutospacing="1" w:after="100" w:afterAutospacing="1" w:line="240" w:lineRule="auto"/>
    </w:pPr>
    <w:rPr>
      <w:rFonts w:ascii="Times New Roman" w:eastAsia="Cambria" w:hAnsi="Times New Roman" w:cs="Times New Roman"/>
      <w:sz w:val="24"/>
      <w:szCs w:val="24"/>
    </w:rPr>
  </w:style>
  <w:style w:type="paragraph" w:customStyle="1" w:styleId="p1">
    <w:name w:val="p1"/>
    <w:basedOn w:val="Normal"/>
    <w:rsid w:val="00D512D8"/>
    <w:pPr>
      <w:spacing w:after="0" w:line="240" w:lineRule="auto"/>
    </w:pPr>
    <w:rPr>
      <w:rFonts w:ascii="Helvetica" w:eastAsia="Cambria" w:hAnsi="Helvetica" w:cs="Times New Roman"/>
      <w:sz w:val="18"/>
      <w:szCs w:val="18"/>
    </w:rPr>
  </w:style>
  <w:style w:type="character" w:customStyle="1" w:styleId="s1">
    <w:name w:val="s1"/>
    <w:basedOn w:val="DefaultParagraphFont"/>
    <w:rsid w:val="00D512D8"/>
  </w:style>
  <w:style w:type="character" w:customStyle="1" w:styleId="citationref">
    <w:name w:val="citationref"/>
    <w:basedOn w:val="DefaultParagraphFont"/>
    <w:rsid w:val="00D512D8"/>
  </w:style>
  <w:style w:type="character" w:customStyle="1" w:styleId="FootnoteTextChar">
    <w:name w:val="Footnote Text Char"/>
    <w:basedOn w:val="DefaultParagraphFont"/>
    <w:link w:val="FootnoteText"/>
    <w:uiPriority w:val="99"/>
    <w:semiHidden/>
    <w:rsid w:val="00D512D8"/>
    <w:rPr>
      <w:rFonts w:ascii="Times New Roman" w:eastAsia="Cambria" w:hAnsi="Times New Roman" w:cs="Times New Roman"/>
      <w:sz w:val="20"/>
      <w:szCs w:val="20"/>
    </w:rPr>
  </w:style>
  <w:style w:type="paragraph" w:styleId="FootnoteText">
    <w:name w:val="footnote text"/>
    <w:basedOn w:val="Normal"/>
    <w:link w:val="FootnoteTextChar"/>
    <w:uiPriority w:val="99"/>
    <w:semiHidden/>
    <w:unhideWhenUsed/>
    <w:rsid w:val="00D512D8"/>
    <w:pPr>
      <w:spacing w:after="0" w:line="240" w:lineRule="auto"/>
    </w:pPr>
    <w:rPr>
      <w:rFonts w:ascii="Times New Roman" w:eastAsia="Cambria" w:hAnsi="Times New Roman" w:cs="Times New Roman"/>
      <w:sz w:val="20"/>
      <w:szCs w:val="20"/>
    </w:rPr>
  </w:style>
  <w:style w:type="paragraph" w:customStyle="1" w:styleId="Betreff">
    <w:name w:val="Betreff"/>
    <w:basedOn w:val="Normal"/>
    <w:next w:val="Normal"/>
    <w:rsid w:val="00D512D8"/>
    <w:pPr>
      <w:spacing w:after="0" w:line="360" w:lineRule="auto"/>
      <w:jc w:val="both"/>
    </w:pPr>
    <w:rPr>
      <w:rFonts w:ascii="Times New Roman" w:eastAsia="Times New Roman" w:hAnsi="Times New Roman" w:cs="Times New Roman"/>
      <w:b/>
      <w:sz w:val="20"/>
      <w:szCs w:val="24"/>
      <w:lang w:val="en-GB" w:eastAsia="de-DE"/>
    </w:rPr>
  </w:style>
  <w:style w:type="paragraph" w:customStyle="1" w:styleId="Bullets">
    <w:name w:val="Bullets"/>
    <w:basedOn w:val="Normal"/>
    <w:link w:val="BulletsChar"/>
    <w:rsid w:val="00D512D8"/>
    <w:pPr>
      <w:numPr>
        <w:numId w:val="1"/>
      </w:numPr>
      <w:spacing w:after="0" w:line="360" w:lineRule="auto"/>
      <w:jc w:val="both"/>
    </w:pPr>
    <w:rPr>
      <w:rFonts w:ascii="Times New Roman" w:eastAsia="Times New Roman" w:hAnsi="Times New Roman" w:cs="Times New Roman"/>
      <w:sz w:val="20"/>
      <w:szCs w:val="24"/>
      <w:lang w:val="en-GB" w:eastAsia="de-DE"/>
    </w:rPr>
  </w:style>
  <w:style w:type="character" w:customStyle="1" w:styleId="BulletsChar">
    <w:name w:val="Bullets Char"/>
    <w:link w:val="Bullets"/>
    <w:rsid w:val="00D512D8"/>
    <w:rPr>
      <w:rFonts w:ascii="Times New Roman" w:eastAsia="Times New Roman" w:hAnsi="Times New Roman" w:cs="Times New Roman"/>
      <w:sz w:val="20"/>
      <w:szCs w:val="24"/>
      <w:lang w:val="en-GB" w:eastAsia="de-DE"/>
    </w:rPr>
  </w:style>
  <w:style w:type="paragraph" w:customStyle="1" w:styleId="Kontakt">
    <w:name w:val="Kontakt"/>
    <w:basedOn w:val="Normal"/>
    <w:rsid w:val="00D512D8"/>
    <w:pPr>
      <w:spacing w:after="0" w:line="160" w:lineRule="exact"/>
      <w:jc w:val="both"/>
    </w:pPr>
    <w:rPr>
      <w:rFonts w:ascii="Times New Roman" w:eastAsia="Times New Roman" w:hAnsi="Times New Roman" w:cs="Times New Roman"/>
      <w:color w:val="808080"/>
      <w:sz w:val="13"/>
      <w:szCs w:val="24"/>
      <w:lang w:val="en-GB" w:eastAsia="de-DE"/>
    </w:rPr>
  </w:style>
  <w:style w:type="paragraph" w:customStyle="1" w:styleId="Name">
    <w:name w:val="Name"/>
    <w:basedOn w:val="Normal"/>
    <w:rsid w:val="00D512D8"/>
    <w:pPr>
      <w:spacing w:before="160" w:after="80" w:line="360" w:lineRule="auto"/>
      <w:jc w:val="both"/>
    </w:pPr>
    <w:rPr>
      <w:rFonts w:ascii="Book Antiqua" w:eastAsia="Times New Roman" w:hAnsi="Book Antiqua" w:cs="Times New Roman"/>
      <w:color w:val="808080"/>
      <w:szCs w:val="24"/>
      <w:lang w:val="en-GB" w:eastAsia="de-DE"/>
    </w:rPr>
  </w:style>
  <w:style w:type="paragraph" w:customStyle="1" w:styleId="CopernicusWordtemplate">
    <w:name w:val="Copernicus_Word_template"/>
    <w:basedOn w:val="Normal"/>
    <w:link w:val="CopernicusWordtemplateChar"/>
    <w:rsid w:val="00D512D8"/>
    <w:pPr>
      <w:spacing w:after="0" w:line="360" w:lineRule="auto"/>
      <w:jc w:val="both"/>
    </w:pPr>
    <w:rPr>
      <w:rFonts w:ascii="Times New Roman" w:eastAsia="Times New Roman" w:hAnsi="Times New Roman" w:cs="Times New Roman"/>
      <w:sz w:val="20"/>
      <w:szCs w:val="24"/>
      <w:lang w:val="en-GB" w:eastAsia="de-DE"/>
    </w:rPr>
  </w:style>
  <w:style w:type="character" w:customStyle="1" w:styleId="CopernicusWordtemplateChar">
    <w:name w:val="Copernicus_Word_template Char"/>
    <w:basedOn w:val="DefaultParagraphFont"/>
    <w:link w:val="CopernicusWordtemplate"/>
    <w:rsid w:val="00D512D8"/>
    <w:rPr>
      <w:rFonts w:ascii="Times New Roman" w:eastAsia="Times New Roman" w:hAnsi="Times New Roman" w:cs="Times New Roman"/>
      <w:sz w:val="20"/>
      <w:szCs w:val="24"/>
      <w:lang w:val="en-GB" w:eastAsia="de-DE"/>
    </w:rPr>
  </w:style>
  <w:style w:type="paragraph" w:customStyle="1" w:styleId="MStitle">
    <w:name w:val="MS title"/>
    <w:basedOn w:val="Normal"/>
    <w:link w:val="MStitleChar"/>
    <w:qFormat/>
    <w:rsid w:val="00D512D8"/>
    <w:pPr>
      <w:spacing w:before="360" w:after="0" w:line="440" w:lineRule="exact"/>
      <w:contextualSpacing/>
      <w:jc w:val="both"/>
    </w:pPr>
    <w:rPr>
      <w:rFonts w:ascii="Times New Roman" w:eastAsia="Times New Roman" w:hAnsi="Times New Roman" w:cs="Times New Roman"/>
      <w:b/>
      <w:sz w:val="34"/>
      <w:szCs w:val="24"/>
      <w:lang w:val="en-GB" w:eastAsia="de-DE"/>
    </w:rPr>
  </w:style>
  <w:style w:type="character" w:customStyle="1" w:styleId="MStitleChar">
    <w:name w:val="MS title Char"/>
    <w:basedOn w:val="DefaultParagraphFont"/>
    <w:link w:val="MStitle"/>
    <w:rsid w:val="00D512D8"/>
    <w:rPr>
      <w:rFonts w:ascii="Times New Roman" w:eastAsia="Times New Roman" w:hAnsi="Times New Roman" w:cs="Times New Roman"/>
      <w:b/>
      <w:sz w:val="34"/>
      <w:szCs w:val="24"/>
      <w:lang w:val="en-GB" w:eastAsia="de-DE"/>
    </w:rPr>
  </w:style>
  <w:style w:type="paragraph" w:customStyle="1" w:styleId="Affiliation">
    <w:name w:val="Affiliation"/>
    <w:basedOn w:val="Normal"/>
    <w:link w:val="AffiliationChar"/>
    <w:qFormat/>
    <w:rsid w:val="00D512D8"/>
    <w:pPr>
      <w:spacing w:before="120" w:after="0" w:line="240" w:lineRule="auto"/>
      <w:contextualSpacing/>
      <w:jc w:val="both"/>
    </w:pPr>
    <w:rPr>
      <w:rFonts w:ascii="Times New Roman" w:eastAsia="Times New Roman" w:hAnsi="Times New Roman" w:cs="Times New Roman"/>
      <w:sz w:val="20"/>
      <w:szCs w:val="24"/>
      <w:lang w:val="en-GB" w:eastAsia="de-DE"/>
    </w:rPr>
  </w:style>
  <w:style w:type="character" w:customStyle="1" w:styleId="AffiliationChar">
    <w:name w:val="Affiliation Char"/>
    <w:basedOn w:val="DefaultParagraphFont"/>
    <w:link w:val="Affiliation"/>
    <w:rsid w:val="00D512D8"/>
    <w:rPr>
      <w:rFonts w:ascii="Times New Roman" w:eastAsia="Times New Roman" w:hAnsi="Times New Roman" w:cs="Times New Roman"/>
      <w:sz w:val="20"/>
      <w:szCs w:val="24"/>
      <w:lang w:val="en-GB" w:eastAsia="de-DE"/>
    </w:rPr>
  </w:style>
  <w:style w:type="paragraph" w:customStyle="1" w:styleId="Equation">
    <w:name w:val="Equation"/>
    <w:basedOn w:val="Normal"/>
    <w:link w:val="EquationChar"/>
    <w:rsid w:val="00D512D8"/>
    <w:pPr>
      <w:spacing w:before="120" w:after="120" w:line="360" w:lineRule="auto"/>
      <w:jc w:val="both"/>
    </w:pPr>
    <w:rPr>
      <w:rFonts w:ascii="Cambria Math" w:eastAsia="Times New Roman" w:hAnsi="Cambria Math" w:cs="Times New Roman"/>
      <w:sz w:val="20"/>
      <w:szCs w:val="24"/>
      <w:lang w:val="en-GB" w:eastAsia="de-DE"/>
    </w:rPr>
  </w:style>
  <w:style w:type="character" w:customStyle="1" w:styleId="EquationChar">
    <w:name w:val="Equation Char"/>
    <w:basedOn w:val="DefaultParagraphFont"/>
    <w:link w:val="Equation"/>
    <w:rsid w:val="00D512D8"/>
    <w:rPr>
      <w:rFonts w:ascii="Cambria Math" w:eastAsia="Times New Roman" w:hAnsi="Cambria Math" w:cs="Times New Roman"/>
      <w:sz w:val="20"/>
      <w:szCs w:val="24"/>
      <w:lang w:val="en-GB" w:eastAsia="de-DE"/>
    </w:rPr>
  </w:style>
  <w:style w:type="paragraph" w:styleId="Caption">
    <w:name w:val="caption"/>
    <w:basedOn w:val="Normal"/>
    <w:next w:val="Normal"/>
    <w:uiPriority w:val="35"/>
    <w:unhideWhenUsed/>
    <w:qFormat/>
    <w:rsid w:val="00D512D8"/>
    <w:pPr>
      <w:spacing w:after="200" w:line="240" w:lineRule="auto"/>
      <w:jc w:val="both"/>
    </w:pPr>
    <w:rPr>
      <w:rFonts w:ascii="Times New Roman" w:eastAsia="Times New Roman" w:hAnsi="Times New Roman" w:cs="Times New Roman"/>
      <w:b/>
      <w:bCs/>
      <w:sz w:val="18"/>
      <w:szCs w:val="18"/>
      <w:lang w:val="en-GB" w:eastAsia="de-DE"/>
    </w:rPr>
  </w:style>
  <w:style w:type="paragraph" w:customStyle="1" w:styleId="Correspondence">
    <w:name w:val="Correspondence"/>
    <w:basedOn w:val="Normal"/>
    <w:link w:val="CorrespondenceChar"/>
    <w:qFormat/>
    <w:rsid w:val="00D512D8"/>
    <w:pPr>
      <w:spacing w:before="120" w:after="360" w:line="240" w:lineRule="auto"/>
      <w:jc w:val="both"/>
    </w:pPr>
    <w:rPr>
      <w:rFonts w:ascii="Times New Roman" w:eastAsia="Times New Roman" w:hAnsi="Times New Roman" w:cs="Times New Roman"/>
      <w:sz w:val="20"/>
      <w:szCs w:val="24"/>
      <w:lang w:val="en-GB" w:eastAsia="de-DE"/>
    </w:rPr>
  </w:style>
  <w:style w:type="character" w:customStyle="1" w:styleId="CorrespondenceChar">
    <w:name w:val="Correspondence Char"/>
    <w:basedOn w:val="DefaultParagraphFont"/>
    <w:link w:val="Correspondence"/>
    <w:rsid w:val="00D512D8"/>
    <w:rPr>
      <w:rFonts w:ascii="Times New Roman" w:eastAsia="Times New Roman" w:hAnsi="Times New Roman" w:cs="Times New Roman"/>
      <w:sz w:val="20"/>
      <w:szCs w:val="24"/>
      <w:lang w:val="en-GB" w:eastAsia="de-DE"/>
    </w:rPr>
  </w:style>
  <w:style w:type="paragraph" w:customStyle="1" w:styleId="Authors">
    <w:name w:val="Authors"/>
    <w:basedOn w:val="Normal"/>
    <w:link w:val="AuthorsChar"/>
    <w:qFormat/>
    <w:rsid w:val="00D512D8"/>
    <w:pPr>
      <w:spacing w:before="180" w:after="0" w:line="240" w:lineRule="auto"/>
      <w:contextualSpacing/>
      <w:jc w:val="both"/>
    </w:pPr>
    <w:rPr>
      <w:rFonts w:ascii="Times New Roman" w:eastAsia="Times New Roman" w:hAnsi="Times New Roman" w:cs="Times New Roman"/>
      <w:sz w:val="24"/>
      <w:szCs w:val="24"/>
      <w:lang w:val="en-GB" w:eastAsia="de-DE"/>
    </w:rPr>
  </w:style>
  <w:style w:type="character" w:customStyle="1" w:styleId="AuthorsChar">
    <w:name w:val="Authors Char"/>
    <w:basedOn w:val="DefaultParagraphFont"/>
    <w:link w:val="Authors"/>
    <w:rsid w:val="00D512D8"/>
    <w:rPr>
      <w:rFonts w:ascii="Times New Roman" w:eastAsia="Times New Roman" w:hAnsi="Times New Roman" w:cs="Times New Roman"/>
      <w:sz w:val="24"/>
      <w:szCs w:val="24"/>
      <w:lang w:val="en-GB" w:eastAsia="de-DE"/>
    </w:rPr>
  </w:style>
  <w:style w:type="character" w:customStyle="1" w:styleId="HTMLPreformattedChar">
    <w:name w:val="HTML Preformatted Char"/>
    <w:basedOn w:val="DefaultParagraphFont"/>
    <w:link w:val="HTMLPreformatted"/>
    <w:uiPriority w:val="99"/>
    <w:semiHidden/>
    <w:rsid w:val="00D512D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51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B353D"/>
    <w:rPr>
      <w:color w:val="954F72" w:themeColor="followedHyperlink"/>
      <w:u w:val="single"/>
    </w:rPr>
  </w:style>
  <w:style w:type="character" w:styleId="CommentReference">
    <w:name w:val="annotation reference"/>
    <w:basedOn w:val="DefaultParagraphFont"/>
    <w:uiPriority w:val="99"/>
    <w:semiHidden/>
    <w:unhideWhenUsed/>
    <w:rsid w:val="002F5AB6"/>
    <w:rPr>
      <w:sz w:val="16"/>
      <w:szCs w:val="16"/>
    </w:rPr>
  </w:style>
  <w:style w:type="paragraph" w:styleId="Revision">
    <w:name w:val="Revision"/>
    <w:hidden/>
    <w:uiPriority w:val="99"/>
    <w:semiHidden/>
    <w:rsid w:val="00787F1A"/>
    <w:pPr>
      <w:spacing w:after="0" w:line="240" w:lineRule="auto"/>
    </w:pPr>
  </w:style>
  <w:style w:type="character" w:styleId="LineNumber">
    <w:name w:val="line number"/>
    <w:basedOn w:val="DefaultParagraphFont"/>
    <w:uiPriority w:val="99"/>
    <w:semiHidden/>
    <w:unhideWhenUsed/>
    <w:rsid w:val="00743048"/>
  </w:style>
  <w:style w:type="character" w:styleId="PageNumber">
    <w:name w:val="page number"/>
    <w:basedOn w:val="DefaultParagraphFont"/>
    <w:uiPriority w:val="99"/>
    <w:semiHidden/>
    <w:unhideWhenUsed/>
    <w:rsid w:val="001522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zenodo.org/badge/latestdoi/275238644" TargetMode="External"/><Relationship Id="rId18" Type="http://schemas.openxmlformats.org/officeDocument/2006/relationships/footer" Target="footer2.xml"/><Relationship Id="rId26" Type="http://schemas.openxmlformats.org/officeDocument/2006/relationships/image" Target="media/image10.tiff"/><Relationship Id="rId3" Type="http://schemas.openxmlformats.org/officeDocument/2006/relationships/styles" Target="styles.xml"/><Relationship Id="rId21" Type="http://schemas.openxmlformats.org/officeDocument/2006/relationships/image" Target="media/image5.tiff"/><Relationship Id="rId7" Type="http://schemas.openxmlformats.org/officeDocument/2006/relationships/endnotes" Target="endnotes.xml"/><Relationship Id="rId12" Type="http://schemas.openxmlformats.org/officeDocument/2006/relationships/hyperlink" Target="https://github.com/ryanmclake/CH4cast" TargetMode="External"/><Relationship Id="rId17" Type="http://schemas.openxmlformats.org/officeDocument/2006/relationships/footer" Target="footer1.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martreservoir.org/user_guide/"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tiff"/><Relationship Id="rId28" Type="http://schemas.openxmlformats.org/officeDocument/2006/relationships/image" Target="media/image12.tiff"/><Relationship Id="rId10" Type="http://schemas.microsoft.com/office/2016/09/relationships/commentsIds" Target="commentsIds.xml"/><Relationship Id="rId19" Type="http://schemas.openxmlformats.org/officeDocument/2006/relationships/image" Target="media/image3.tif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ryanmclake/CH4cast" TargetMode="External"/><Relationship Id="rId22" Type="http://schemas.openxmlformats.org/officeDocument/2006/relationships/image" Target="media/image6.tiff"/><Relationship Id="rId27" Type="http://schemas.openxmlformats.org/officeDocument/2006/relationships/image" Target="media/image11.tiff"/><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F35B5-79EB-4C0B-9851-97865C44C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2114</TotalTime>
  <Pages>59</Pages>
  <Words>13785</Words>
  <Characters>78575</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McClure, Ryan</dc:creator>
  <cp:keywords/>
  <dc:description/>
  <cp:lastModifiedBy>McClure, Ryan</cp:lastModifiedBy>
  <cp:revision>3</cp:revision>
  <dcterms:created xsi:type="dcterms:W3CDTF">2020-11-12T13:02:00Z</dcterms:created>
  <dcterms:modified xsi:type="dcterms:W3CDTF">2020-11-19T19:10:00Z</dcterms:modified>
</cp:coreProperties>
</file>